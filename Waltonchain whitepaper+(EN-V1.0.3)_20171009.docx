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8F5F4">
    <v:background id="_x0000_s1025">
      <v:fill type="tile" on="t" color2="#FFFFFF" o:title="paper2" focussize="0,0" recolor="t" r:id="rId12"/>
    </v:background>
  </w:background>
  <w:body>
    <w:p>
      <w:pPr>
        <w:jc w:val="center"/>
        <w:rPr>
          <w:rFonts w:asciiTheme="minorHAnsi" w:hAnsiTheme="minorHAnsi" w:cstheme="minorHAnsi"/>
          <w:b/>
          <w:bCs/>
          <w:color w:val="000000"/>
        </w:rPr>
      </w:pPr>
    </w:p>
    <w:p>
      <w:pPr>
        <w:jc w:val="both"/>
        <w:rPr>
          <w:rFonts w:asciiTheme="minorHAnsi" w:hAnsiTheme="minorHAnsi" w:cstheme="minorHAnsi"/>
          <w:b/>
          <w:bCs/>
          <w:color w:val="000000"/>
        </w:rPr>
      </w:pPr>
    </w:p>
    <w:p>
      <w:pPr>
        <w:pStyle w:val="31"/>
        <w:jc w:val="center"/>
        <w:rPr>
          <w:rFonts w:asciiTheme="minorHAnsi" w:hAnsiTheme="minorHAnsi" w:cstheme="minorHAnsi"/>
          <w:b/>
          <w:bCs/>
          <w:color w:val="000000"/>
          <w:sz w:val="52"/>
          <w:szCs w:val="52"/>
        </w:rPr>
      </w:pPr>
      <w:bookmarkStart w:id="0" w:name="_Toc14903"/>
      <w:bookmarkStart w:id="1" w:name="_Toc2305"/>
      <w:bookmarkStart w:id="2" w:name="_Toc8867"/>
      <w:bookmarkStart w:id="3" w:name="_Toc1644"/>
      <w:bookmarkStart w:id="4" w:name="_Toc18672"/>
      <w:bookmarkStart w:id="5" w:name="_Toc13294"/>
      <w:bookmarkStart w:id="6" w:name="_Toc10202"/>
      <w:r>
        <w:rPr>
          <w:rFonts w:asciiTheme="minorHAnsi" w:hAnsiTheme="minorHAnsi" w:cstheme="minorHAnsi"/>
          <w:b/>
          <w:bCs/>
          <w:color w:val="000000"/>
          <w:sz w:val="52"/>
          <w:szCs w:val="52"/>
        </w:rPr>
        <w:t>Waltonchain White Paper</w:t>
      </w:r>
      <w:bookmarkEnd w:id="0"/>
      <w:bookmarkEnd w:id="1"/>
      <w:bookmarkEnd w:id="2"/>
      <w:bookmarkEnd w:id="3"/>
      <w:bookmarkEnd w:id="4"/>
      <w:bookmarkEnd w:id="5"/>
      <w:bookmarkEnd w:id="6"/>
    </w:p>
    <w:p>
      <w:pPr>
        <w:pStyle w:val="31"/>
        <w:jc w:val="both"/>
        <w:rPr>
          <w:rFonts w:asciiTheme="minorHAnsi" w:hAnsiTheme="minorHAnsi" w:cstheme="minorHAnsi"/>
          <w:b/>
          <w:bCs/>
          <w:color w:val="000000"/>
          <w:sz w:val="52"/>
          <w:szCs w:val="52"/>
        </w:rPr>
      </w:pPr>
      <w:bookmarkStart w:id="7" w:name="_Toc9329"/>
      <w:bookmarkStart w:id="8" w:name="_Toc23423"/>
    </w:p>
    <w:p>
      <w:pPr>
        <w:pStyle w:val="31"/>
        <w:jc w:val="center"/>
        <w:rPr>
          <w:rFonts w:asciiTheme="minorHAnsi" w:hAnsiTheme="minorHAnsi" w:cstheme="minorHAnsi"/>
          <w:b/>
          <w:bCs/>
          <w:color w:val="000000"/>
          <w:sz w:val="52"/>
          <w:szCs w:val="52"/>
        </w:rPr>
      </w:pPr>
      <w:bookmarkStart w:id="9" w:name="_Toc22503"/>
      <w:bookmarkStart w:id="10" w:name="_Toc1067"/>
      <w:bookmarkStart w:id="11" w:name="_Toc10758"/>
      <w:bookmarkStart w:id="12" w:name="_Toc30461"/>
      <w:bookmarkStart w:id="13" w:name="_Toc5438"/>
      <w:r>
        <w:rPr>
          <w:rFonts w:asciiTheme="minorHAnsi" w:hAnsiTheme="minorHAnsi" w:cstheme="minorHAnsi"/>
          <w:b/>
          <w:bCs/>
          <w:color w:val="000000"/>
          <w:sz w:val="52"/>
          <w:szCs w:val="52"/>
        </w:rPr>
        <w:t>(V 1.0</w:t>
      </w:r>
      <w:r>
        <w:rPr>
          <w:rFonts w:asciiTheme="minorHAnsi" w:hAnsiTheme="minorHAnsi" w:cstheme="minorHAnsi"/>
          <w:b/>
          <w:bCs/>
          <w:color w:val="000000"/>
          <w:sz w:val="52"/>
          <w:szCs w:val="52"/>
          <w:lang w:val="en-US"/>
        </w:rPr>
        <w:t>.3</w:t>
      </w:r>
      <w:r>
        <w:rPr>
          <w:rFonts w:asciiTheme="minorHAnsi" w:hAnsiTheme="minorHAnsi" w:cstheme="minorHAnsi"/>
          <w:b/>
          <w:bCs/>
          <w:color w:val="000000"/>
          <w:sz w:val="52"/>
          <w:szCs w:val="52"/>
        </w:rPr>
        <w:t>)</w:t>
      </w:r>
      <w:bookmarkEnd w:id="7"/>
      <w:bookmarkEnd w:id="8"/>
      <w:bookmarkEnd w:id="9"/>
      <w:bookmarkEnd w:id="10"/>
      <w:bookmarkEnd w:id="11"/>
      <w:bookmarkEnd w:id="12"/>
      <w:bookmarkEnd w:id="13"/>
    </w:p>
    <w:p>
      <w:pPr>
        <w:jc w:val="center"/>
        <w:rPr>
          <w:rFonts w:asciiTheme="minorHAnsi" w:hAnsiTheme="minorHAnsi" w:cstheme="minorHAnsi"/>
          <w:b/>
          <w:bCs/>
          <w:color w:val="000000"/>
        </w:rPr>
      </w:pPr>
    </w:p>
    <w:p>
      <w:pPr>
        <w:jc w:val="both"/>
        <w:rPr>
          <w:rFonts w:asciiTheme="minorHAnsi" w:hAnsiTheme="minorHAnsi" w:cstheme="minorHAnsi"/>
          <w:b/>
          <w:bCs/>
          <w:color w:val="000000"/>
          <w:sz w:val="24"/>
          <w:szCs w:val="24"/>
        </w:rPr>
      </w:pPr>
    </w:p>
    <w:p>
      <w:pPr>
        <w:jc w:val="center"/>
        <w:rPr>
          <w:rFonts w:eastAsia="微软雅黑" w:asciiTheme="minorHAnsi" w:hAnsiTheme="minorHAnsi" w:cstheme="minorHAnsi"/>
          <w:b/>
          <w:bCs/>
          <w:color w:val="7E7E7E" w:themeColor="text1" w:themeTint="80"/>
          <w:szCs w:val="21"/>
        </w:rPr>
      </w:pPr>
      <w:r>
        <w:rPr>
          <w:rFonts w:eastAsia="微软雅黑" w:asciiTheme="minorHAnsi" w:hAnsiTheme="minorHAnsi" w:cstheme="minorHAnsi"/>
          <w:b/>
          <w:bCs/>
          <w:color w:val="7E7E7E" w:themeColor="text1" w:themeTint="80"/>
          <w:szCs w:val="21"/>
        </w:rPr>
        <w:t>Value Internet of Things (VIoT) constructs a perfect commercial ecosystem via the integration of the real world and the block chain</w:t>
      </w:r>
    </w:p>
    <w:p>
      <w:pPr>
        <w:jc w:val="center"/>
        <w:rPr>
          <w:rFonts w:eastAsia="微软雅黑" w:asciiTheme="minorHAnsi" w:hAnsiTheme="minorHAnsi" w:cstheme="minorHAnsi"/>
          <w:b/>
          <w:bCs/>
          <w:color w:val="7E7E7E" w:themeColor="text1" w:themeTint="80"/>
          <w:szCs w:val="21"/>
        </w:rPr>
      </w:pPr>
      <w:r>
        <w:rPr>
          <w:rFonts w:eastAsia="微软雅黑" w:asciiTheme="minorHAnsi" w:hAnsiTheme="minorHAnsi" w:cstheme="minorHAnsi"/>
          <w:b/>
          <w:bCs/>
          <w:color w:val="7E7E7E" w:themeColor="text1" w:themeTint="80"/>
          <w:szCs w:val="21"/>
        </w:rPr>
        <w:t xml:space="preserve">Ushering human beings into the reliable digital life </w:t>
      </w:r>
    </w:p>
    <w:p>
      <w:pPr>
        <w:jc w:val="center"/>
        <w:rPr>
          <w:rFonts w:eastAsia="微软雅黑" w:asciiTheme="minorHAnsi" w:hAnsiTheme="minorHAnsi" w:cstheme="minorHAnsi"/>
          <w:b/>
          <w:bCs/>
          <w:color w:val="7E7E7E" w:themeColor="text1" w:themeTint="80"/>
          <w:szCs w:val="21"/>
        </w:rPr>
      </w:pPr>
      <w:r>
        <w:rPr>
          <w:rFonts w:eastAsia="微软雅黑" w:asciiTheme="minorHAnsi" w:hAnsiTheme="minorHAnsi" w:cstheme="minorHAnsi"/>
          <w:b/>
          <w:bCs/>
          <w:color w:val="7E7E7E" w:themeColor="text1" w:themeTint="80"/>
          <w:szCs w:val="21"/>
        </w:rPr>
        <w:t>Waltonchain unfolds the new era of Value Internet of Things (VIoT)</w:t>
      </w:r>
    </w:p>
    <w:p>
      <w:pPr>
        <w:jc w:val="center"/>
        <w:rPr>
          <w:rFonts w:asciiTheme="minorHAnsi" w:hAnsiTheme="minorHAnsi" w:cstheme="minorHAnsi"/>
          <w:b/>
          <w:bCs/>
          <w:color w:val="000000"/>
        </w:rPr>
      </w:pPr>
    </w:p>
    <w:p>
      <w:pPr>
        <w:jc w:val="center"/>
        <w:rPr>
          <w:rFonts w:asciiTheme="minorHAnsi" w:hAnsiTheme="minorHAnsi" w:cstheme="minorHAnsi"/>
          <w:b/>
          <w:bCs/>
          <w:color w:val="000000"/>
        </w:rPr>
      </w:pPr>
    </w:p>
    <w:p>
      <w:pPr>
        <w:jc w:val="center"/>
        <w:rPr>
          <w:rFonts w:asciiTheme="minorHAnsi" w:hAnsiTheme="minorHAnsi" w:cstheme="minorHAnsi"/>
          <w:b/>
          <w:bCs/>
          <w:color w:val="000000"/>
        </w:rPr>
      </w:pPr>
    </w:p>
    <w:p>
      <w:pPr>
        <w:jc w:val="center"/>
        <w:rPr>
          <w:rFonts w:asciiTheme="minorHAnsi" w:hAnsiTheme="minorHAnsi" w:cstheme="minorHAnsi"/>
          <w:b/>
          <w:bCs/>
          <w:color w:val="000000"/>
          <w:sz w:val="32"/>
          <w:szCs w:val="32"/>
        </w:rPr>
      </w:pPr>
      <w:r>
        <w:rPr>
          <w:rFonts w:asciiTheme="minorHAnsi" w:hAnsiTheme="minorHAnsi" w:cstheme="minorHAnsi"/>
          <w:b/>
          <w:bCs/>
          <w:color w:val="000000"/>
          <w:sz w:val="32"/>
          <w:szCs w:val="32"/>
        </w:rPr>
        <w:t xml:space="preserve">By </w:t>
      </w:r>
      <w:r>
        <w:rPr>
          <w:rFonts w:asciiTheme="minorHAnsi" w:hAnsiTheme="minorHAnsi" w:cstheme="minorHAnsi"/>
          <w:b/>
          <w:bCs/>
          <w:color w:val="000000"/>
          <w:sz w:val="32"/>
          <w:szCs w:val="32"/>
          <w:lang w:val="en-US"/>
        </w:rPr>
        <w:t>Waltonchain</w:t>
      </w:r>
      <w:r>
        <w:rPr>
          <w:rFonts w:asciiTheme="minorHAnsi" w:hAnsiTheme="minorHAnsi" w:cstheme="minorHAnsi"/>
          <w:b/>
          <w:bCs/>
          <w:color w:val="000000"/>
          <w:sz w:val="32"/>
          <w:szCs w:val="32"/>
        </w:rPr>
        <w:t xml:space="preserve"> Team</w:t>
      </w:r>
    </w:p>
    <w:p>
      <w:pPr>
        <w:jc w:val="center"/>
        <w:rPr>
          <w:rFonts w:asciiTheme="minorHAnsi" w:hAnsiTheme="minorHAnsi" w:cstheme="minorHAnsi"/>
          <w:b/>
          <w:bCs/>
          <w:color w:val="000000"/>
          <w:sz w:val="52"/>
          <w:szCs w:val="52"/>
        </w:rPr>
      </w:pPr>
      <w:r>
        <w:rPr>
          <w:rFonts w:asciiTheme="minorHAnsi" w:hAnsiTheme="minorHAnsi" w:cstheme="minorHAnsi"/>
          <w:b/>
          <w:bCs/>
          <w:color w:val="000000"/>
          <w:sz w:val="32"/>
          <w:szCs w:val="32"/>
        </w:rPr>
        <w:t>2017.</w:t>
      </w:r>
      <w:r>
        <w:rPr>
          <w:rFonts w:asciiTheme="minorHAnsi" w:hAnsiTheme="minorHAnsi" w:cstheme="minorHAnsi"/>
          <w:b/>
          <w:bCs/>
          <w:color w:val="000000"/>
          <w:sz w:val="32"/>
          <w:szCs w:val="32"/>
          <w:lang w:val="en-US"/>
        </w:rPr>
        <w:t>10</w:t>
      </w:r>
      <w:r>
        <w:rPr>
          <w:rFonts w:asciiTheme="minorHAnsi" w:hAnsiTheme="minorHAnsi" w:cstheme="minorHAnsi"/>
          <w:b/>
          <w:bCs/>
          <w:color w:val="000000"/>
          <w:sz w:val="32"/>
          <w:szCs w:val="32"/>
        </w:rPr>
        <w:t>.0</w:t>
      </w:r>
      <w:bookmarkStart w:id="14" w:name="_Toc509"/>
      <w:bookmarkStart w:id="15" w:name="_Toc12143"/>
      <w:bookmarkStart w:id="16" w:name="_Toc25394"/>
      <w:bookmarkStart w:id="17" w:name="_Toc32315"/>
      <w:bookmarkStart w:id="18" w:name="_Toc14775"/>
      <w:bookmarkStart w:id="19" w:name="_Toc2909"/>
      <w:bookmarkStart w:id="20" w:name="_Toc18045"/>
      <w:r>
        <w:rPr>
          <w:rFonts w:asciiTheme="minorHAnsi" w:hAnsiTheme="minorHAnsi" w:cstheme="minorHAnsi"/>
          <w:b/>
          <w:bCs/>
          <w:color w:val="000000"/>
          <w:sz w:val="32"/>
          <w:szCs w:val="32"/>
          <w:lang w:val="en-US"/>
        </w:rPr>
        <w:t>9</w:t>
      </w:r>
    </w:p>
    <w:bookmarkEnd w:id="14"/>
    <w:bookmarkEnd w:id="15"/>
    <w:bookmarkEnd w:id="16"/>
    <w:bookmarkEnd w:id="17"/>
    <w:bookmarkEnd w:id="18"/>
    <w:bookmarkEnd w:id="19"/>
    <w:bookmarkEnd w:id="20"/>
    <w:p>
      <w:pPr>
        <w:pStyle w:val="31"/>
        <w:jc w:val="center"/>
        <w:rPr>
          <w:rFonts w:asciiTheme="minorHAnsi" w:hAnsiTheme="minorHAnsi" w:cstheme="minorHAnsi"/>
          <w:b/>
          <w:bCs/>
          <w:color w:val="000000"/>
          <w:sz w:val="52"/>
          <w:szCs w:val="52"/>
        </w:rPr>
      </w:pPr>
      <w:r>
        <w:rPr>
          <w:rFonts w:asciiTheme="minorHAnsi" w:hAnsiTheme="minorHAnsi" w:cstheme="minorHAnsi"/>
          <w:b/>
          <w:bCs/>
          <w:color w:val="000000"/>
          <w:sz w:val="52"/>
          <w:szCs w:val="52"/>
        </w:rPr>
        <w:t>Table of Contents</w:t>
      </w:r>
    </w:p>
    <w:p>
      <w:pPr>
        <w:rPr>
          <w:rFonts w:asciiTheme="minorHAnsi" w:hAnsiTheme="minorHAnsi" w:cstheme="minorHAnsi"/>
          <w:b/>
          <w:bCs/>
        </w:rPr>
      </w:pPr>
    </w:p>
    <w:p>
      <w:pPr>
        <w:pStyle w:val="11"/>
        <w:tabs>
          <w:tab w:val="right" w:leader="dot" w:pos="8306"/>
        </w:tabs>
      </w:pPr>
      <w:r>
        <w:rPr>
          <w:rFonts w:asciiTheme="minorHAnsi" w:hAnsiTheme="minorHAnsi" w:cstheme="minorHAnsi"/>
          <w:b/>
          <w:bCs/>
          <w:color w:val="000000"/>
        </w:rPr>
        <w:fldChar w:fldCharType="begin"/>
      </w:r>
      <w:r>
        <w:rPr>
          <w:rFonts w:asciiTheme="minorHAnsi" w:hAnsiTheme="minorHAnsi" w:cstheme="minorHAnsi"/>
          <w:b/>
          <w:bCs/>
          <w:color w:val="000000"/>
        </w:rPr>
        <w:instrText xml:space="preserve"> TOC \o "1-3" \h \z \u </w:instrText>
      </w:r>
      <w:r>
        <w:rPr>
          <w:rFonts w:asciiTheme="minorHAnsi" w:hAnsiTheme="minorHAnsi" w:cstheme="minorHAnsi"/>
          <w:b/>
          <w:bCs/>
          <w:color w:val="000000"/>
        </w:rPr>
        <w:fldChar w:fldCharType="separate"/>
      </w:r>
      <w:r>
        <w:rPr>
          <w:rFonts w:asciiTheme="minorHAnsi" w:hAnsiTheme="minorHAnsi" w:cstheme="minorHAnsi"/>
          <w:bCs/>
          <w:color w:val="000000"/>
        </w:rPr>
        <w:fldChar w:fldCharType="begin"/>
      </w:r>
      <w:r>
        <w:rPr>
          <w:rFonts w:asciiTheme="minorHAnsi" w:hAnsiTheme="minorHAnsi" w:cstheme="minorHAnsi"/>
          <w:bCs/>
        </w:rPr>
        <w:instrText xml:space="preserve"> HYPERLINK \l _Toc8698 </w:instrText>
      </w:r>
      <w:r>
        <w:rPr>
          <w:rFonts w:asciiTheme="minorHAnsi" w:hAnsiTheme="minorHAnsi" w:cstheme="minorHAnsi"/>
          <w:bCs/>
        </w:rPr>
        <w:fldChar w:fldCharType="separate"/>
      </w:r>
      <w:r>
        <w:rPr>
          <w:rFonts w:asciiTheme="minorHAnsi" w:hAnsiTheme="minorHAnsi" w:cstheme="minorHAnsi"/>
        </w:rPr>
        <w:t>Part 1 Introduction – The concept of the Value Internet of Things</w:t>
      </w:r>
      <w:r>
        <w:tab/>
      </w:r>
      <w:r>
        <w:fldChar w:fldCharType="begin"/>
      </w:r>
      <w:r>
        <w:instrText xml:space="preserve"> PAGEREF _Toc8698 </w:instrText>
      </w:r>
      <w:r>
        <w:fldChar w:fldCharType="separate"/>
      </w:r>
      <w:r>
        <w:t>1</w:t>
      </w:r>
      <w:r>
        <w:fldChar w:fldCharType="end"/>
      </w:r>
      <w:r>
        <w:rPr>
          <w:rFonts w:asciiTheme="minorHAnsi" w:hAnsiTheme="minorHAnsi" w:cstheme="minorHAnsi"/>
          <w:bCs/>
          <w:color w:val="000000"/>
        </w:rPr>
        <w:fldChar w:fldCharType="end"/>
      </w:r>
    </w:p>
    <w:p>
      <w:pPr>
        <w:pStyle w:val="12"/>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_Toc7401 </w:instrText>
      </w:r>
      <w:r>
        <w:rPr>
          <w:rFonts w:asciiTheme="minorHAnsi" w:hAnsiTheme="minorHAnsi" w:cstheme="minorHAnsi"/>
          <w:bCs/>
          <w:lang w:val="zh-CN"/>
        </w:rPr>
        <w:fldChar w:fldCharType="separate"/>
      </w:r>
      <w:r>
        <w:rPr>
          <w:rFonts w:asciiTheme="minorHAnsi" w:hAnsiTheme="minorHAnsi" w:cstheme="minorHAnsi"/>
        </w:rPr>
        <w:t>1.1 The Inevitable Trend of Internet Technology Innovation: The Value Internet of Things</w:t>
      </w:r>
      <w:r>
        <w:tab/>
      </w:r>
      <w:r>
        <w:fldChar w:fldCharType="begin"/>
      </w:r>
      <w:r>
        <w:instrText xml:space="preserve"> PAGEREF _Toc7401 </w:instrText>
      </w:r>
      <w:r>
        <w:fldChar w:fldCharType="separate"/>
      </w:r>
      <w:r>
        <w:t>1</w:t>
      </w:r>
      <w:r>
        <w:fldChar w:fldCharType="end"/>
      </w:r>
      <w:r>
        <w:rPr>
          <w:rFonts w:asciiTheme="minorHAnsi" w:hAnsiTheme="minorHAnsi" w:cstheme="minorHAnsi"/>
          <w:bCs/>
          <w:color w:val="000000"/>
          <w:lang w:val="zh-CN"/>
        </w:rPr>
        <w:fldChar w:fldCharType="end"/>
      </w:r>
    </w:p>
    <w:p>
      <w:pPr>
        <w:pStyle w:val="12"/>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_Toc31416 </w:instrText>
      </w:r>
      <w:r>
        <w:rPr>
          <w:rFonts w:asciiTheme="minorHAnsi" w:hAnsiTheme="minorHAnsi" w:cstheme="minorHAnsi"/>
          <w:bCs/>
          <w:lang w:val="zh-CN"/>
        </w:rPr>
        <w:fldChar w:fldCharType="separate"/>
      </w:r>
      <w:r>
        <w:rPr>
          <w:rFonts w:asciiTheme="minorHAnsi" w:hAnsiTheme="minorHAnsi" w:cstheme="minorHAnsi"/>
        </w:rPr>
        <w:t>1.2 The Block Chain Technology Development Trend: Rapid Expansion of Application Areas</w:t>
      </w:r>
      <w:r>
        <w:tab/>
      </w:r>
      <w:r>
        <w:fldChar w:fldCharType="begin"/>
      </w:r>
      <w:r>
        <w:instrText xml:space="preserve"> PAGEREF _Toc31416 </w:instrText>
      </w:r>
      <w:r>
        <w:fldChar w:fldCharType="separate"/>
      </w:r>
      <w:r>
        <w:t>3</w:t>
      </w:r>
      <w:r>
        <w:fldChar w:fldCharType="end"/>
      </w:r>
      <w:r>
        <w:rPr>
          <w:rFonts w:asciiTheme="minorHAnsi" w:hAnsiTheme="minorHAnsi" w:cstheme="minorHAnsi"/>
          <w:bCs/>
          <w:color w:val="000000"/>
          <w:lang w:val="zh-CN"/>
        </w:rPr>
        <w:fldChar w:fldCharType="end"/>
      </w:r>
    </w:p>
    <w:p>
      <w:pPr>
        <w:pStyle w:val="12"/>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_Toc27702 </w:instrText>
      </w:r>
      <w:r>
        <w:rPr>
          <w:rFonts w:asciiTheme="minorHAnsi" w:hAnsiTheme="minorHAnsi" w:cstheme="minorHAnsi"/>
          <w:bCs/>
          <w:lang w:val="zh-CN"/>
        </w:rPr>
        <w:fldChar w:fldCharType="separate"/>
      </w:r>
      <w:r>
        <w:rPr>
          <w:rFonts w:asciiTheme="minorHAnsi" w:hAnsiTheme="minorHAnsi" w:cstheme="minorHAnsi"/>
        </w:rPr>
        <w:t>1.3 The Technical Preparation Has Been Completed to Create An Era of Value Internet of Things</w:t>
      </w:r>
      <w:r>
        <w:rPr>
          <w:rFonts w:hint="eastAsia" w:asciiTheme="minorHAnsi" w:hAnsiTheme="minorHAnsi" w:cstheme="minorHAnsi"/>
        </w:rPr>
        <w:t xml:space="preserve"> (VIoT)</w:t>
      </w:r>
      <w:r>
        <w:tab/>
      </w:r>
      <w:r>
        <w:fldChar w:fldCharType="begin"/>
      </w:r>
      <w:r>
        <w:instrText xml:space="preserve"> PAGEREF _Toc27702 </w:instrText>
      </w:r>
      <w:r>
        <w:fldChar w:fldCharType="separate"/>
      </w:r>
      <w:r>
        <w:t>6</w:t>
      </w:r>
      <w:r>
        <w:fldChar w:fldCharType="end"/>
      </w:r>
      <w:r>
        <w:rPr>
          <w:rFonts w:asciiTheme="minorHAnsi" w:hAnsiTheme="minorHAnsi" w:cstheme="minorHAnsi"/>
          <w:bCs/>
          <w:color w:val="000000"/>
          <w:lang w:val="zh-CN"/>
        </w:rPr>
        <w:fldChar w:fldCharType="end"/>
      </w:r>
    </w:p>
    <w:p>
      <w:pPr>
        <w:pStyle w:val="11"/>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_Toc18924 </w:instrText>
      </w:r>
      <w:r>
        <w:rPr>
          <w:rFonts w:asciiTheme="minorHAnsi" w:hAnsiTheme="minorHAnsi" w:cstheme="minorHAnsi"/>
          <w:bCs/>
          <w:lang w:val="zh-CN"/>
        </w:rPr>
        <w:fldChar w:fldCharType="separate"/>
      </w:r>
      <w:r>
        <w:rPr>
          <w:rFonts w:asciiTheme="minorHAnsi" w:hAnsiTheme="minorHAnsi" w:cstheme="minorHAnsi"/>
        </w:rPr>
        <w:t>Part 2 Journey - The Realization of Value Internet of Things</w:t>
      </w:r>
      <w:r>
        <w:tab/>
      </w:r>
      <w:r>
        <w:fldChar w:fldCharType="begin"/>
      </w:r>
      <w:r>
        <w:instrText xml:space="preserve"> PAGEREF _Toc18924 </w:instrText>
      </w:r>
      <w:r>
        <w:fldChar w:fldCharType="separate"/>
      </w:r>
      <w:r>
        <w:t>7</w:t>
      </w:r>
      <w:r>
        <w:fldChar w:fldCharType="end"/>
      </w:r>
      <w:r>
        <w:rPr>
          <w:rFonts w:asciiTheme="minorHAnsi" w:hAnsiTheme="minorHAnsi" w:cstheme="minorHAnsi"/>
          <w:bCs/>
          <w:color w:val="000000"/>
          <w:lang w:val="zh-CN"/>
        </w:rPr>
        <w:fldChar w:fldCharType="end"/>
      </w:r>
    </w:p>
    <w:p>
      <w:pPr>
        <w:pStyle w:val="12"/>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_Toc29156 </w:instrText>
      </w:r>
      <w:r>
        <w:rPr>
          <w:rFonts w:asciiTheme="minorHAnsi" w:hAnsiTheme="minorHAnsi" w:cstheme="minorHAnsi"/>
          <w:bCs/>
          <w:lang w:val="zh-CN"/>
        </w:rPr>
        <w:fldChar w:fldCharType="separate"/>
      </w:r>
      <w:r>
        <w:rPr>
          <w:rFonts w:asciiTheme="minorHAnsi" w:hAnsiTheme="minorHAnsi" w:cstheme="minorHAnsi"/>
        </w:rPr>
        <w:t>2.1 General Description</w:t>
      </w:r>
      <w:r>
        <w:tab/>
      </w:r>
      <w:r>
        <w:fldChar w:fldCharType="begin"/>
      </w:r>
      <w:r>
        <w:instrText xml:space="preserve"> PAGEREF _Toc29156 </w:instrText>
      </w:r>
      <w:r>
        <w:fldChar w:fldCharType="separate"/>
      </w:r>
      <w:r>
        <w:t>7</w:t>
      </w:r>
      <w:r>
        <w:fldChar w:fldCharType="end"/>
      </w:r>
      <w:r>
        <w:rPr>
          <w:rFonts w:asciiTheme="minorHAnsi" w:hAnsiTheme="minorHAnsi" w:cstheme="minorHAnsi"/>
          <w:bCs/>
          <w:color w:val="000000"/>
          <w:lang w:val="zh-CN"/>
        </w:rPr>
        <w:fldChar w:fldCharType="end"/>
      </w:r>
    </w:p>
    <w:p>
      <w:pPr>
        <w:pStyle w:val="12"/>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_Toc28578 </w:instrText>
      </w:r>
      <w:r>
        <w:rPr>
          <w:rFonts w:asciiTheme="minorHAnsi" w:hAnsiTheme="minorHAnsi" w:cstheme="minorHAnsi"/>
          <w:bCs/>
          <w:lang w:val="zh-CN"/>
        </w:rPr>
        <w:fldChar w:fldCharType="separate"/>
      </w:r>
      <w:r>
        <w:rPr>
          <w:rFonts w:asciiTheme="minorHAnsi" w:hAnsiTheme="minorHAnsi" w:cstheme="minorHAnsi"/>
        </w:rPr>
        <w:t>2.2 The hardware of the Value Internet of Things</w:t>
      </w:r>
      <w:r>
        <w:tab/>
      </w:r>
      <w:r>
        <w:fldChar w:fldCharType="begin"/>
      </w:r>
      <w:r>
        <w:instrText xml:space="preserve"> PAGEREF _Toc28578 </w:instrText>
      </w:r>
      <w:r>
        <w:fldChar w:fldCharType="separate"/>
      </w:r>
      <w:r>
        <w:t>8</w:t>
      </w:r>
      <w:r>
        <w:fldChar w:fldCharType="end"/>
      </w:r>
      <w:r>
        <w:rPr>
          <w:rFonts w:asciiTheme="minorHAnsi" w:hAnsiTheme="minorHAnsi" w:cstheme="minorHAnsi"/>
          <w:bCs/>
          <w:color w:val="000000"/>
          <w:lang w:val="zh-CN"/>
        </w:rPr>
        <w:fldChar w:fldCharType="end"/>
      </w:r>
    </w:p>
    <w:p>
      <w:pPr>
        <w:pStyle w:val="12"/>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_Toc10924 </w:instrText>
      </w:r>
      <w:r>
        <w:rPr>
          <w:rFonts w:asciiTheme="minorHAnsi" w:hAnsiTheme="minorHAnsi" w:cstheme="minorHAnsi"/>
          <w:bCs/>
          <w:lang w:val="zh-CN"/>
        </w:rPr>
        <w:fldChar w:fldCharType="separate"/>
      </w:r>
      <w:r>
        <w:rPr>
          <w:rFonts w:asciiTheme="minorHAnsi" w:hAnsiTheme="minorHAnsi" w:cstheme="minorHAnsi"/>
        </w:rPr>
        <w:t>2.2.1 What is RFID?</w:t>
      </w:r>
      <w:r>
        <w:tab/>
      </w:r>
      <w:r>
        <w:fldChar w:fldCharType="begin"/>
      </w:r>
      <w:r>
        <w:instrText xml:space="preserve"> PAGEREF _Toc10924 </w:instrText>
      </w:r>
      <w:r>
        <w:fldChar w:fldCharType="separate"/>
      </w:r>
      <w:r>
        <w:t>8</w:t>
      </w:r>
      <w:r>
        <w:fldChar w:fldCharType="end"/>
      </w:r>
      <w:r>
        <w:rPr>
          <w:rFonts w:asciiTheme="minorHAnsi" w:hAnsiTheme="minorHAnsi" w:cstheme="minorHAnsi"/>
          <w:bCs/>
          <w:color w:val="000000"/>
          <w:lang w:val="zh-CN"/>
        </w:rPr>
        <w:fldChar w:fldCharType="end"/>
      </w:r>
    </w:p>
    <w:p>
      <w:pPr>
        <w:pStyle w:val="12"/>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_Toc23852 </w:instrText>
      </w:r>
      <w:r>
        <w:rPr>
          <w:rFonts w:asciiTheme="minorHAnsi" w:hAnsiTheme="minorHAnsi" w:cstheme="minorHAnsi"/>
          <w:bCs/>
          <w:lang w:val="zh-CN"/>
        </w:rPr>
        <w:fldChar w:fldCharType="separate"/>
      </w:r>
      <w:r>
        <w:rPr>
          <w:rFonts w:asciiTheme="minorHAnsi" w:hAnsiTheme="minorHAnsi" w:cstheme="minorHAnsi"/>
        </w:rPr>
        <w:t>2.2.2 RFID tags</w:t>
      </w:r>
      <w:r>
        <w:tab/>
      </w:r>
      <w:r>
        <w:fldChar w:fldCharType="begin"/>
      </w:r>
      <w:r>
        <w:instrText xml:space="preserve"> PAGEREF _Toc23852 </w:instrText>
      </w:r>
      <w:r>
        <w:fldChar w:fldCharType="separate"/>
      </w:r>
      <w:r>
        <w:t>9</w:t>
      </w:r>
      <w:r>
        <w:fldChar w:fldCharType="end"/>
      </w:r>
      <w:r>
        <w:rPr>
          <w:rFonts w:asciiTheme="minorHAnsi" w:hAnsiTheme="minorHAnsi" w:cstheme="minorHAnsi"/>
          <w:bCs/>
          <w:color w:val="000000"/>
          <w:lang w:val="zh-CN"/>
        </w:rPr>
        <w:fldChar w:fldCharType="end"/>
      </w:r>
    </w:p>
    <w:p>
      <w:pPr>
        <w:pStyle w:val="12"/>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_Toc22909 </w:instrText>
      </w:r>
      <w:r>
        <w:rPr>
          <w:rFonts w:asciiTheme="minorHAnsi" w:hAnsiTheme="minorHAnsi" w:cstheme="minorHAnsi"/>
          <w:bCs/>
          <w:lang w:val="zh-CN"/>
        </w:rPr>
        <w:fldChar w:fldCharType="separate"/>
      </w:r>
      <w:r>
        <w:rPr>
          <w:rFonts w:asciiTheme="minorHAnsi" w:hAnsiTheme="minorHAnsi" w:cstheme="minorHAnsi"/>
        </w:rPr>
        <w:t>2.2.3 Introduction of UHF RFID ICs</w:t>
      </w:r>
      <w:r>
        <w:tab/>
      </w:r>
      <w:r>
        <w:fldChar w:fldCharType="begin"/>
      </w:r>
      <w:r>
        <w:instrText xml:space="preserve"> PAGEREF _Toc22909 </w:instrText>
      </w:r>
      <w:r>
        <w:fldChar w:fldCharType="separate"/>
      </w:r>
      <w:r>
        <w:t>10</w:t>
      </w:r>
      <w:r>
        <w:fldChar w:fldCharType="end"/>
      </w:r>
      <w:r>
        <w:rPr>
          <w:rFonts w:asciiTheme="minorHAnsi" w:hAnsiTheme="minorHAnsi" w:cstheme="minorHAnsi"/>
          <w:bCs/>
          <w:color w:val="000000"/>
          <w:lang w:val="zh-CN"/>
        </w:rPr>
        <w:fldChar w:fldCharType="end"/>
      </w:r>
    </w:p>
    <w:p>
      <w:pPr>
        <w:pStyle w:val="12"/>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_Toc11530 </w:instrText>
      </w:r>
      <w:r>
        <w:rPr>
          <w:rFonts w:asciiTheme="minorHAnsi" w:hAnsiTheme="minorHAnsi" w:cstheme="minorHAnsi"/>
          <w:bCs/>
          <w:lang w:val="zh-CN"/>
        </w:rPr>
        <w:fldChar w:fldCharType="separate"/>
      </w:r>
      <w:r>
        <w:rPr>
          <w:rFonts w:asciiTheme="minorHAnsi" w:hAnsiTheme="minorHAnsi" w:cstheme="minorHAnsi"/>
        </w:rPr>
        <w:t>2.2.4 Analysis on the Advantages and Disadvantages of International RFID ICs</w:t>
      </w:r>
      <w:r>
        <w:tab/>
      </w:r>
      <w:r>
        <w:fldChar w:fldCharType="begin"/>
      </w:r>
      <w:r>
        <w:instrText xml:space="preserve"> PAGEREF _Toc11530 </w:instrText>
      </w:r>
      <w:r>
        <w:fldChar w:fldCharType="separate"/>
      </w:r>
      <w:r>
        <w:t>12</w:t>
      </w:r>
      <w:r>
        <w:fldChar w:fldCharType="end"/>
      </w:r>
      <w:r>
        <w:rPr>
          <w:rFonts w:asciiTheme="minorHAnsi" w:hAnsiTheme="minorHAnsi" w:cstheme="minorHAnsi"/>
          <w:bCs/>
          <w:color w:val="000000"/>
          <w:lang w:val="zh-CN"/>
        </w:rPr>
        <w:fldChar w:fldCharType="end"/>
      </w:r>
    </w:p>
    <w:p>
      <w:pPr>
        <w:pStyle w:val="12"/>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_Toc3348 </w:instrText>
      </w:r>
      <w:r>
        <w:rPr>
          <w:rFonts w:asciiTheme="minorHAnsi" w:hAnsiTheme="minorHAnsi" w:cstheme="minorHAnsi"/>
          <w:bCs/>
          <w:lang w:val="zh-CN"/>
        </w:rPr>
        <w:fldChar w:fldCharType="separate"/>
      </w:r>
      <w:r>
        <w:rPr>
          <w:rFonts w:asciiTheme="minorHAnsi" w:hAnsiTheme="minorHAnsi" w:cstheme="minorHAnsi"/>
        </w:rPr>
        <w:t>2.2.5 The Overall Design of the RFID ICs of the Value Internet of Things</w:t>
      </w:r>
      <w:r>
        <w:tab/>
      </w:r>
      <w:r>
        <w:fldChar w:fldCharType="begin"/>
      </w:r>
      <w:r>
        <w:instrText xml:space="preserve"> PAGEREF _Toc3348 </w:instrText>
      </w:r>
      <w:r>
        <w:fldChar w:fldCharType="separate"/>
      </w:r>
      <w:r>
        <w:t>13</w:t>
      </w:r>
      <w:r>
        <w:fldChar w:fldCharType="end"/>
      </w:r>
      <w:r>
        <w:rPr>
          <w:rFonts w:asciiTheme="minorHAnsi" w:hAnsiTheme="minorHAnsi" w:cstheme="minorHAnsi"/>
          <w:bCs/>
          <w:color w:val="000000"/>
          <w:lang w:val="zh-CN"/>
        </w:rPr>
        <w:fldChar w:fldCharType="end"/>
      </w:r>
    </w:p>
    <w:p>
      <w:pPr>
        <w:pStyle w:val="12"/>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_Toc80 </w:instrText>
      </w:r>
      <w:r>
        <w:rPr>
          <w:rFonts w:asciiTheme="minorHAnsi" w:hAnsiTheme="minorHAnsi" w:cstheme="minorHAnsi"/>
          <w:bCs/>
          <w:lang w:val="zh-CN"/>
        </w:rPr>
        <w:fldChar w:fldCharType="separate"/>
      </w:r>
      <w:r>
        <w:rPr>
          <w:rFonts w:asciiTheme="minorHAnsi" w:hAnsiTheme="minorHAnsi" w:cstheme="minorHAnsi"/>
        </w:rPr>
        <w:t>2.3 The Software of the Value Internet of Things</w:t>
      </w:r>
      <w:r>
        <w:tab/>
      </w:r>
      <w:r>
        <w:fldChar w:fldCharType="begin"/>
      </w:r>
      <w:r>
        <w:instrText xml:space="preserve"> PAGEREF _Toc80 </w:instrText>
      </w:r>
      <w:r>
        <w:fldChar w:fldCharType="separate"/>
      </w:r>
      <w:r>
        <w:t>17</w:t>
      </w:r>
      <w:r>
        <w:fldChar w:fldCharType="end"/>
      </w:r>
      <w:r>
        <w:rPr>
          <w:rFonts w:asciiTheme="minorHAnsi" w:hAnsiTheme="minorHAnsi" w:cstheme="minorHAnsi"/>
          <w:bCs/>
          <w:color w:val="000000"/>
          <w:lang w:val="zh-CN"/>
        </w:rPr>
        <w:fldChar w:fldCharType="end"/>
      </w:r>
    </w:p>
    <w:p>
      <w:pPr>
        <w:pStyle w:val="12"/>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_Toc16959 </w:instrText>
      </w:r>
      <w:r>
        <w:rPr>
          <w:rFonts w:asciiTheme="minorHAnsi" w:hAnsiTheme="minorHAnsi" w:cstheme="minorHAnsi"/>
          <w:bCs/>
          <w:lang w:val="zh-CN"/>
        </w:rPr>
        <w:fldChar w:fldCharType="separate"/>
      </w:r>
      <w:r>
        <w:rPr>
          <w:rFonts w:asciiTheme="minorHAnsi" w:hAnsiTheme="minorHAnsi" w:cstheme="minorHAnsi"/>
        </w:rPr>
        <w:t>2.3.1 The Interpretation of Walton</w:t>
      </w:r>
      <w:r>
        <w:tab/>
      </w:r>
      <w:r>
        <w:fldChar w:fldCharType="begin"/>
      </w:r>
      <w:r>
        <w:instrText xml:space="preserve"> PAGEREF _Toc16959 </w:instrText>
      </w:r>
      <w:r>
        <w:fldChar w:fldCharType="separate"/>
      </w:r>
      <w:r>
        <w:t>17</w:t>
      </w:r>
      <w:r>
        <w:fldChar w:fldCharType="end"/>
      </w:r>
      <w:r>
        <w:rPr>
          <w:rFonts w:asciiTheme="minorHAnsi" w:hAnsiTheme="minorHAnsi" w:cstheme="minorHAnsi"/>
          <w:bCs/>
          <w:color w:val="000000"/>
          <w:lang w:val="zh-CN"/>
        </w:rPr>
        <w:fldChar w:fldCharType="end"/>
      </w:r>
    </w:p>
    <w:p>
      <w:pPr>
        <w:pStyle w:val="12"/>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_Toc26747 </w:instrText>
      </w:r>
      <w:r>
        <w:rPr>
          <w:rFonts w:asciiTheme="minorHAnsi" w:hAnsiTheme="minorHAnsi" w:cstheme="minorHAnsi"/>
          <w:bCs/>
          <w:lang w:val="zh-CN"/>
        </w:rPr>
        <w:fldChar w:fldCharType="separate"/>
      </w:r>
      <w:r>
        <w:rPr>
          <w:rFonts w:asciiTheme="minorHAnsi" w:hAnsiTheme="minorHAnsi" w:cstheme="minorHAnsi"/>
        </w:rPr>
        <w:t>2.3.2 The Overall Structure of Waltonchain</w:t>
      </w:r>
      <w:r>
        <w:tab/>
      </w:r>
      <w:r>
        <w:fldChar w:fldCharType="begin"/>
      </w:r>
      <w:r>
        <w:instrText xml:space="preserve"> PAGEREF _Toc26747 </w:instrText>
      </w:r>
      <w:r>
        <w:fldChar w:fldCharType="separate"/>
      </w:r>
      <w:r>
        <w:t>18</w:t>
      </w:r>
      <w:r>
        <w:fldChar w:fldCharType="end"/>
      </w:r>
      <w:r>
        <w:rPr>
          <w:rFonts w:asciiTheme="minorHAnsi" w:hAnsiTheme="minorHAnsi" w:cstheme="minorHAnsi"/>
          <w:bCs/>
          <w:color w:val="000000"/>
          <w:lang w:val="zh-CN"/>
        </w:rPr>
        <w:fldChar w:fldCharType="end"/>
      </w:r>
    </w:p>
    <w:p>
      <w:pPr>
        <w:pStyle w:val="7"/>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_Toc13538 </w:instrText>
      </w:r>
      <w:r>
        <w:rPr>
          <w:rFonts w:asciiTheme="minorHAnsi" w:hAnsiTheme="minorHAnsi" w:cstheme="minorHAnsi"/>
          <w:bCs/>
          <w:lang w:val="zh-CN"/>
        </w:rPr>
        <w:fldChar w:fldCharType="separate"/>
      </w:r>
      <w:r>
        <w:rPr>
          <w:rFonts w:asciiTheme="minorHAnsi" w:hAnsiTheme="minorHAnsi" w:cstheme="minorHAnsi"/>
          <w:szCs w:val="28"/>
        </w:rPr>
        <w:t>Waltonchain Bottom Layer</w:t>
      </w:r>
      <w:r>
        <w:tab/>
      </w:r>
      <w:r>
        <w:fldChar w:fldCharType="begin"/>
      </w:r>
      <w:r>
        <w:instrText xml:space="preserve"> PAGEREF _Toc13538 </w:instrText>
      </w:r>
      <w:r>
        <w:fldChar w:fldCharType="separate"/>
      </w:r>
      <w:r>
        <w:t>19</w:t>
      </w:r>
      <w:r>
        <w:fldChar w:fldCharType="end"/>
      </w:r>
      <w:r>
        <w:rPr>
          <w:rFonts w:asciiTheme="minorHAnsi" w:hAnsiTheme="minorHAnsi" w:cstheme="minorHAnsi"/>
          <w:bCs/>
          <w:color w:val="000000"/>
          <w:lang w:val="zh-CN"/>
        </w:rPr>
        <w:fldChar w:fldCharType="end"/>
      </w:r>
    </w:p>
    <w:p>
      <w:pPr>
        <w:pStyle w:val="7"/>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_Toc18636 </w:instrText>
      </w:r>
      <w:r>
        <w:rPr>
          <w:rFonts w:asciiTheme="minorHAnsi" w:hAnsiTheme="minorHAnsi" w:cstheme="minorHAnsi"/>
          <w:bCs/>
          <w:lang w:val="zh-CN"/>
        </w:rPr>
        <w:fldChar w:fldCharType="separate"/>
      </w:r>
      <w:r>
        <w:rPr>
          <w:rFonts w:asciiTheme="minorHAnsi" w:hAnsiTheme="minorHAnsi" w:cstheme="minorHAnsi"/>
          <w:szCs w:val="28"/>
        </w:rPr>
        <w:t>Waltonchain Core Layer</w:t>
      </w:r>
      <w:r>
        <w:tab/>
      </w:r>
      <w:r>
        <w:fldChar w:fldCharType="begin"/>
      </w:r>
      <w:r>
        <w:instrText xml:space="preserve"> PAGEREF _Toc18636 </w:instrText>
      </w:r>
      <w:r>
        <w:fldChar w:fldCharType="separate"/>
      </w:r>
      <w:r>
        <w:t>20</w:t>
      </w:r>
      <w:r>
        <w:fldChar w:fldCharType="end"/>
      </w:r>
      <w:r>
        <w:rPr>
          <w:rFonts w:asciiTheme="minorHAnsi" w:hAnsiTheme="minorHAnsi" w:cstheme="minorHAnsi"/>
          <w:bCs/>
          <w:color w:val="000000"/>
          <w:lang w:val="zh-CN"/>
        </w:rPr>
        <w:fldChar w:fldCharType="end"/>
      </w:r>
    </w:p>
    <w:p>
      <w:pPr>
        <w:pStyle w:val="7"/>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_Toc15967 </w:instrText>
      </w:r>
      <w:r>
        <w:rPr>
          <w:rFonts w:asciiTheme="minorHAnsi" w:hAnsiTheme="minorHAnsi" w:cstheme="minorHAnsi"/>
          <w:bCs/>
          <w:lang w:val="zh-CN"/>
        </w:rPr>
        <w:fldChar w:fldCharType="separate"/>
      </w:r>
      <w:r>
        <w:rPr>
          <w:rFonts w:asciiTheme="minorHAnsi" w:hAnsiTheme="minorHAnsi" w:cstheme="minorHAnsi"/>
          <w:szCs w:val="28"/>
        </w:rPr>
        <w:t>Waltonchain Middle Layer</w:t>
      </w:r>
      <w:r>
        <w:tab/>
      </w:r>
      <w:r>
        <w:fldChar w:fldCharType="begin"/>
      </w:r>
      <w:r>
        <w:instrText xml:space="preserve"> PAGEREF _Toc15967 </w:instrText>
      </w:r>
      <w:r>
        <w:fldChar w:fldCharType="separate"/>
      </w:r>
      <w:r>
        <w:t>20</w:t>
      </w:r>
      <w:r>
        <w:fldChar w:fldCharType="end"/>
      </w:r>
      <w:r>
        <w:rPr>
          <w:rFonts w:asciiTheme="minorHAnsi" w:hAnsiTheme="minorHAnsi" w:cstheme="minorHAnsi"/>
          <w:bCs/>
          <w:color w:val="000000"/>
          <w:lang w:val="zh-CN"/>
        </w:rPr>
        <w:fldChar w:fldCharType="end"/>
      </w:r>
    </w:p>
    <w:p>
      <w:pPr>
        <w:pStyle w:val="7"/>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_Toc13217 </w:instrText>
      </w:r>
      <w:r>
        <w:rPr>
          <w:rFonts w:asciiTheme="minorHAnsi" w:hAnsiTheme="minorHAnsi" w:cstheme="minorHAnsi"/>
          <w:bCs/>
          <w:lang w:val="zh-CN"/>
        </w:rPr>
        <w:fldChar w:fldCharType="separate"/>
      </w:r>
      <w:r>
        <w:rPr>
          <w:rFonts w:asciiTheme="minorHAnsi" w:hAnsiTheme="minorHAnsi" w:cstheme="minorHAnsi"/>
          <w:szCs w:val="28"/>
        </w:rPr>
        <w:t>Waltonchain Application Layer</w:t>
      </w:r>
      <w:r>
        <w:tab/>
      </w:r>
      <w:r>
        <w:fldChar w:fldCharType="begin"/>
      </w:r>
      <w:r>
        <w:instrText xml:space="preserve"> PAGEREF _Toc13217 </w:instrText>
      </w:r>
      <w:r>
        <w:fldChar w:fldCharType="separate"/>
      </w:r>
      <w:r>
        <w:t>20</w:t>
      </w:r>
      <w:r>
        <w:fldChar w:fldCharType="end"/>
      </w:r>
      <w:r>
        <w:rPr>
          <w:rFonts w:asciiTheme="minorHAnsi" w:hAnsiTheme="minorHAnsi" w:cstheme="minorHAnsi"/>
          <w:bCs/>
          <w:color w:val="000000"/>
          <w:lang w:val="zh-CN"/>
        </w:rPr>
        <w:fldChar w:fldCharType="end"/>
      </w:r>
    </w:p>
    <w:p>
      <w:pPr>
        <w:pStyle w:val="12"/>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_Toc21530 </w:instrText>
      </w:r>
      <w:r>
        <w:rPr>
          <w:rFonts w:asciiTheme="minorHAnsi" w:hAnsiTheme="minorHAnsi" w:cstheme="minorHAnsi"/>
          <w:bCs/>
          <w:lang w:val="zh-CN"/>
        </w:rPr>
        <w:fldChar w:fldCharType="separate"/>
      </w:r>
      <w:r>
        <w:rPr>
          <w:rFonts w:asciiTheme="minorHAnsi" w:hAnsiTheme="minorHAnsi" w:cstheme="minorHAnsi"/>
        </w:rPr>
        <w:t xml:space="preserve">2.3.3 </w:t>
      </w:r>
      <w:r>
        <w:rPr>
          <w:rFonts w:asciiTheme="minorHAnsi" w:hAnsiTheme="minorHAnsi" w:cstheme="minorHAnsi"/>
          <w:lang w:val="en-US"/>
        </w:rPr>
        <w:t>Waltonchain</w:t>
      </w:r>
      <w:r>
        <w:rPr>
          <w:rFonts w:asciiTheme="minorHAnsi" w:hAnsiTheme="minorHAnsi" w:cstheme="minorHAnsi"/>
        </w:rPr>
        <w:t xml:space="preserve"> Protocol and </w:t>
      </w:r>
      <w:r>
        <w:rPr>
          <w:rFonts w:asciiTheme="minorHAnsi" w:hAnsiTheme="minorHAnsi" w:cstheme="minorHAnsi"/>
          <w:lang w:val="en-US"/>
        </w:rPr>
        <w:t>Waltoncoin</w:t>
      </w:r>
      <w:r>
        <w:tab/>
      </w:r>
      <w:r>
        <w:fldChar w:fldCharType="begin"/>
      </w:r>
      <w:r>
        <w:instrText xml:space="preserve"> PAGEREF _Toc21530 </w:instrText>
      </w:r>
      <w:r>
        <w:fldChar w:fldCharType="separate"/>
      </w:r>
      <w:r>
        <w:t>20</w:t>
      </w:r>
      <w:r>
        <w:fldChar w:fldCharType="end"/>
      </w:r>
      <w:r>
        <w:rPr>
          <w:rFonts w:asciiTheme="minorHAnsi" w:hAnsiTheme="minorHAnsi" w:cstheme="minorHAnsi"/>
          <w:bCs/>
          <w:color w:val="000000"/>
          <w:lang w:val="zh-CN"/>
        </w:rPr>
        <w:fldChar w:fldCharType="end"/>
      </w:r>
    </w:p>
    <w:p>
      <w:pPr>
        <w:pStyle w:val="7"/>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_Toc11106 </w:instrText>
      </w:r>
      <w:r>
        <w:rPr>
          <w:rFonts w:asciiTheme="minorHAnsi" w:hAnsiTheme="minorHAnsi" w:cstheme="minorHAnsi"/>
          <w:bCs/>
          <w:lang w:val="zh-CN"/>
        </w:rPr>
        <w:fldChar w:fldCharType="separate"/>
      </w:r>
      <w:r>
        <w:rPr>
          <w:rFonts w:asciiTheme="minorHAnsi" w:hAnsiTheme="minorHAnsi" w:cstheme="minorHAnsi"/>
          <w:szCs w:val="28"/>
        </w:rPr>
        <w:t>Walton Parent Chain</w:t>
      </w:r>
      <w:r>
        <w:tab/>
      </w:r>
      <w:r>
        <w:fldChar w:fldCharType="begin"/>
      </w:r>
      <w:r>
        <w:instrText xml:space="preserve"> PAGEREF _Toc11106 </w:instrText>
      </w:r>
      <w:r>
        <w:fldChar w:fldCharType="separate"/>
      </w:r>
      <w:r>
        <w:t>20</w:t>
      </w:r>
      <w:r>
        <w:fldChar w:fldCharType="end"/>
      </w:r>
      <w:r>
        <w:rPr>
          <w:rFonts w:asciiTheme="minorHAnsi" w:hAnsiTheme="minorHAnsi" w:cstheme="minorHAnsi"/>
          <w:bCs/>
          <w:color w:val="000000"/>
          <w:lang w:val="zh-CN"/>
        </w:rPr>
        <w:fldChar w:fldCharType="end"/>
      </w:r>
    </w:p>
    <w:p>
      <w:pPr>
        <w:pStyle w:val="7"/>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_Toc3877 </w:instrText>
      </w:r>
      <w:r>
        <w:rPr>
          <w:rFonts w:asciiTheme="minorHAnsi" w:hAnsiTheme="minorHAnsi" w:cstheme="minorHAnsi"/>
          <w:bCs/>
          <w:lang w:val="zh-CN"/>
        </w:rPr>
        <w:fldChar w:fldCharType="separate"/>
      </w:r>
      <w:r>
        <w:rPr>
          <w:rFonts w:asciiTheme="minorHAnsi" w:hAnsiTheme="minorHAnsi" w:cstheme="minorHAnsi"/>
          <w:szCs w:val="28"/>
        </w:rPr>
        <w:t>Walton Sub Chain</w:t>
      </w:r>
      <w:r>
        <w:tab/>
      </w:r>
      <w:r>
        <w:fldChar w:fldCharType="begin"/>
      </w:r>
      <w:r>
        <w:instrText xml:space="preserve"> PAGEREF _Toc3877 </w:instrText>
      </w:r>
      <w:r>
        <w:fldChar w:fldCharType="separate"/>
      </w:r>
      <w:r>
        <w:t>23</w:t>
      </w:r>
      <w:r>
        <w:fldChar w:fldCharType="end"/>
      </w:r>
      <w:r>
        <w:rPr>
          <w:rFonts w:asciiTheme="minorHAnsi" w:hAnsiTheme="minorHAnsi" w:cstheme="minorHAnsi"/>
          <w:bCs/>
          <w:color w:val="000000"/>
          <w:lang w:val="zh-CN"/>
        </w:rPr>
        <w:fldChar w:fldCharType="end"/>
      </w:r>
    </w:p>
    <w:p>
      <w:pPr>
        <w:pStyle w:val="7"/>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_Toc11254 </w:instrText>
      </w:r>
      <w:r>
        <w:rPr>
          <w:rFonts w:asciiTheme="minorHAnsi" w:hAnsiTheme="minorHAnsi" w:cstheme="minorHAnsi"/>
          <w:bCs/>
          <w:lang w:val="zh-CN"/>
        </w:rPr>
        <w:fldChar w:fldCharType="separate"/>
      </w:r>
      <w:r>
        <w:rPr>
          <w:rFonts w:asciiTheme="minorHAnsi" w:hAnsiTheme="minorHAnsi" w:cstheme="minorHAnsi"/>
          <w:szCs w:val="28"/>
        </w:rPr>
        <w:t>Block Structure</w:t>
      </w:r>
      <w:r>
        <w:tab/>
      </w:r>
      <w:r>
        <w:fldChar w:fldCharType="begin"/>
      </w:r>
      <w:r>
        <w:instrText xml:space="preserve"> PAGEREF _Toc11254 </w:instrText>
      </w:r>
      <w:r>
        <w:fldChar w:fldCharType="separate"/>
      </w:r>
      <w:r>
        <w:t>24</w:t>
      </w:r>
      <w:r>
        <w:fldChar w:fldCharType="end"/>
      </w:r>
      <w:r>
        <w:rPr>
          <w:rFonts w:asciiTheme="minorHAnsi" w:hAnsiTheme="minorHAnsi" w:cstheme="minorHAnsi"/>
          <w:bCs/>
          <w:color w:val="000000"/>
          <w:lang w:val="zh-CN"/>
        </w:rPr>
        <w:fldChar w:fldCharType="end"/>
      </w:r>
    </w:p>
    <w:p>
      <w:pPr>
        <w:pStyle w:val="7"/>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_Toc11876 </w:instrText>
      </w:r>
      <w:r>
        <w:rPr>
          <w:rFonts w:asciiTheme="minorHAnsi" w:hAnsiTheme="minorHAnsi" w:cstheme="minorHAnsi"/>
          <w:bCs/>
          <w:lang w:val="zh-CN"/>
        </w:rPr>
        <w:fldChar w:fldCharType="separate"/>
      </w:r>
      <w:r>
        <w:rPr>
          <w:rFonts w:asciiTheme="minorHAnsi" w:hAnsiTheme="minorHAnsi" w:cstheme="minorHAnsi"/>
          <w:szCs w:val="28"/>
        </w:rPr>
        <w:t>Consensus Mechanism</w:t>
      </w:r>
      <w:r>
        <w:tab/>
      </w:r>
      <w:r>
        <w:fldChar w:fldCharType="begin"/>
      </w:r>
      <w:r>
        <w:instrText xml:space="preserve"> PAGEREF _Toc11876 </w:instrText>
      </w:r>
      <w:r>
        <w:fldChar w:fldCharType="separate"/>
      </w:r>
      <w:r>
        <w:t>25</w:t>
      </w:r>
      <w:r>
        <w:fldChar w:fldCharType="end"/>
      </w:r>
      <w:r>
        <w:rPr>
          <w:rFonts w:asciiTheme="minorHAnsi" w:hAnsiTheme="minorHAnsi" w:cstheme="minorHAnsi"/>
          <w:bCs/>
          <w:color w:val="000000"/>
          <w:lang w:val="zh-CN"/>
        </w:rPr>
        <w:fldChar w:fldCharType="end"/>
      </w:r>
    </w:p>
    <w:p>
      <w:pPr>
        <w:pStyle w:val="7"/>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_Toc18664 </w:instrText>
      </w:r>
      <w:r>
        <w:rPr>
          <w:rFonts w:asciiTheme="minorHAnsi" w:hAnsiTheme="minorHAnsi" w:cstheme="minorHAnsi"/>
          <w:bCs/>
          <w:lang w:val="zh-CN"/>
        </w:rPr>
        <w:fldChar w:fldCharType="separate"/>
      </w:r>
      <w:r>
        <w:rPr>
          <w:rFonts w:asciiTheme="minorHAnsi" w:hAnsiTheme="minorHAnsi" w:cstheme="minorHAnsi"/>
          <w:szCs w:val="28"/>
        </w:rPr>
        <w:t>Byte Fee Allocation</w:t>
      </w:r>
      <w:r>
        <w:tab/>
      </w:r>
      <w:r>
        <w:fldChar w:fldCharType="begin"/>
      </w:r>
      <w:r>
        <w:instrText xml:space="preserve"> PAGEREF _Toc18664 </w:instrText>
      </w:r>
      <w:r>
        <w:fldChar w:fldCharType="separate"/>
      </w:r>
      <w:r>
        <w:t>26</w:t>
      </w:r>
      <w:r>
        <w:fldChar w:fldCharType="end"/>
      </w:r>
      <w:r>
        <w:rPr>
          <w:rFonts w:asciiTheme="minorHAnsi" w:hAnsiTheme="minorHAnsi" w:cstheme="minorHAnsi"/>
          <w:bCs/>
          <w:color w:val="000000"/>
          <w:lang w:val="zh-CN"/>
        </w:rPr>
        <w:fldChar w:fldCharType="end"/>
      </w:r>
    </w:p>
    <w:p>
      <w:pPr>
        <w:pStyle w:val="7"/>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_Toc20128 </w:instrText>
      </w:r>
      <w:r>
        <w:rPr>
          <w:rFonts w:asciiTheme="minorHAnsi" w:hAnsiTheme="minorHAnsi" w:cstheme="minorHAnsi"/>
          <w:bCs/>
          <w:lang w:val="zh-CN"/>
        </w:rPr>
        <w:fldChar w:fldCharType="separate"/>
      </w:r>
      <w:r>
        <w:rPr>
          <w:rFonts w:asciiTheme="minorHAnsi" w:hAnsiTheme="minorHAnsi" w:cstheme="minorHAnsi"/>
          <w:szCs w:val="28"/>
        </w:rPr>
        <w:t>Waltoncoin</w:t>
      </w:r>
      <w:r>
        <w:tab/>
      </w:r>
      <w:r>
        <w:fldChar w:fldCharType="begin"/>
      </w:r>
      <w:r>
        <w:instrText xml:space="preserve"> PAGEREF _Toc20128 </w:instrText>
      </w:r>
      <w:r>
        <w:fldChar w:fldCharType="separate"/>
      </w:r>
      <w:r>
        <w:t>28</w:t>
      </w:r>
      <w:r>
        <w:fldChar w:fldCharType="end"/>
      </w:r>
      <w:r>
        <w:rPr>
          <w:rFonts w:asciiTheme="minorHAnsi" w:hAnsiTheme="minorHAnsi" w:cstheme="minorHAnsi"/>
          <w:bCs/>
          <w:color w:val="000000"/>
          <w:lang w:val="zh-CN"/>
        </w:rPr>
        <w:fldChar w:fldCharType="end"/>
      </w:r>
    </w:p>
    <w:p>
      <w:pPr>
        <w:pStyle w:val="7"/>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_Toc19870 </w:instrText>
      </w:r>
      <w:r>
        <w:rPr>
          <w:rFonts w:asciiTheme="minorHAnsi" w:hAnsiTheme="minorHAnsi" w:cstheme="minorHAnsi"/>
          <w:bCs/>
          <w:lang w:val="zh-CN"/>
        </w:rPr>
        <w:fldChar w:fldCharType="separate"/>
      </w:r>
      <w:r>
        <w:rPr>
          <w:rFonts w:asciiTheme="minorHAnsi" w:hAnsiTheme="minorHAnsi" w:cstheme="minorHAnsi"/>
          <w:szCs w:val="28"/>
        </w:rPr>
        <w:t>Waltoncoin's Main Functions</w:t>
      </w:r>
      <w:r>
        <w:tab/>
      </w:r>
      <w:r>
        <w:fldChar w:fldCharType="begin"/>
      </w:r>
      <w:r>
        <w:instrText xml:space="preserve"> PAGEREF _Toc19870 </w:instrText>
      </w:r>
      <w:r>
        <w:fldChar w:fldCharType="separate"/>
      </w:r>
      <w:r>
        <w:t>28</w:t>
      </w:r>
      <w:r>
        <w:fldChar w:fldCharType="end"/>
      </w:r>
      <w:r>
        <w:rPr>
          <w:rFonts w:asciiTheme="minorHAnsi" w:hAnsiTheme="minorHAnsi" w:cstheme="minorHAnsi"/>
          <w:bCs/>
          <w:color w:val="000000"/>
          <w:lang w:val="zh-CN"/>
        </w:rPr>
        <w:fldChar w:fldCharType="end"/>
      </w:r>
    </w:p>
    <w:p>
      <w:pPr>
        <w:pStyle w:val="12"/>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_Toc12387 </w:instrText>
      </w:r>
      <w:r>
        <w:rPr>
          <w:rFonts w:asciiTheme="minorHAnsi" w:hAnsiTheme="minorHAnsi" w:cstheme="minorHAnsi"/>
          <w:bCs/>
          <w:lang w:val="zh-CN"/>
        </w:rPr>
        <w:fldChar w:fldCharType="separate"/>
      </w:r>
      <w:r>
        <w:rPr>
          <w:rFonts w:asciiTheme="minorHAnsi" w:hAnsiTheme="minorHAnsi" w:cstheme="minorHAnsi"/>
        </w:rPr>
        <w:t xml:space="preserve">2.3.5 </w:t>
      </w:r>
      <w:r>
        <w:rPr>
          <w:rFonts w:asciiTheme="minorHAnsi" w:hAnsiTheme="minorHAnsi" w:cstheme="minorHAnsi"/>
          <w:lang w:val="en-US"/>
        </w:rPr>
        <w:t>Waltonchain</w:t>
      </w:r>
      <w:r>
        <w:rPr>
          <w:rFonts w:asciiTheme="minorHAnsi" w:hAnsiTheme="minorHAnsi" w:cstheme="minorHAnsi"/>
        </w:rPr>
        <w:t xml:space="preserve"> ecosystem</w:t>
      </w:r>
      <w:r>
        <w:tab/>
      </w:r>
      <w:r>
        <w:fldChar w:fldCharType="begin"/>
      </w:r>
      <w:r>
        <w:instrText xml:space="preserve"> PAGEREF _Toc12387 </w:instrText>
      </w:r>
      <w:r>
        <w:fldChar w:fldCharType="separate"/>
      </w:r>
      <w:r>
        <w:t>30</w:t>
      </w:r>
      <w:r>
        <w:fldChar w:fldCharType="end"/>
      </w:r>
      <w:r>
        <w:rPr>
          <w:rFonts w:asciiTheme="minorHAnsi" w:hAnsiTheme="minorHAnsi" w:cstheme="minorHAnsi"/>
          <w:bCs/>
          <w:color w:val="000000"/>
          <w:lang w:val="zh-CN"/>
        </w:rPr>
        <w:fldChar w:fldCharType="end"/>
      </w:r>
    </w:p>
    <w:p>
      <w:pPr>
        <w:pStyle w:val="7"/>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_Toc30795 </w:instrText>
      </w:r>
      <w:r>
        <w:rPr>
          <w:rFonts w:asciiTheme="minorHAnsi" w:hAnsiTheme="minorHAnsi" w:cstheme="minorHAnsi"/>
          <w:bCs/>
          <w:lang w:val="zh-CN"/>
        </w:rPr>
        <w:fldChar w:fldCharType="separate"/>
      </w:r>
      <w:r>
        <w:rPr>
          <w:rFonts w:asciiTheme="minorHAnsi" w:hAnsiTheme="minorHAnsi" w:cstheme="minorHAnsi"/>
          <w:szCs w:val="28"/>
        </w:rPr>
        <w:t>Production</w:t>
      </w:r>
      <w:r>
        <w:tab/>
      </w:r>
      <w:r>
        <w:fldChar w:fldCharType="begin"/>
      </w:r>
      <w:r>
        <w:instrText xml:space="preserve"> PAGEREF _Toc30795 </w:instrText>
      </w:r>
      <w:r>
        <w:fldChar w:fldCharType="separate"/>
      </w:r>
      <w:r>
        <w:t>32</w:t>
      </w:r>
      <w:r>
        <w:fldChar w:fldCharType="end"/>
      </w:r>
      <w:r>
        <w:rPr>
          <w:rFonts w:asciiTheme="minorHAnsi" w:hAnsiTheme="minorHAnsi" w:cstheme="minorHAnsi"/>
          <w:bCs/>
          <w:color w:val="000000"/>
          <w:lang w:val="zh-CN"/>
        </w:rPr>
        <w:fldChar w:fldCharType="end"/>
      </w:r>
    </w:p>
    <w:p>
      <w:pPr>
        <w:pStyle w:val="7"/>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_Toc24985 </w:instrText>
      </w:r>
      <w:r>
        <w:rPr>
          <w:rFonts w:asciiTheme="minorHAnsi" w:hAnsiTheme="minorHAnsi" w:cstheme="minorHAnsi"/>
          <w:bCs/>
          <w:lang w:val="zh-CN"/>
        </w:rPr>
        <w:fldChar w:fldCharType="separate"/>
      </w:r>
      <w:r>
        <w:rPr>
          <w:rFonts w:asciiTheme="minorHAnsi" w:hAnsiTheme="minorHAnsi" w:cstheme="minorHAnsi"/>
          <w:szCs w:val="28"/>
        </w:rPr>
        <w:t>Warehousing</w:t>
      </w:r>
      <w:r>
        <w:tab/>
      </w:r>
      <w:r>
        <w:fldChar w:fldCharType="begin"/>
      </w:r>
      <w:r>
        <w:instrText xml:space="preserve"> PAGEREF _Toc24985 </w:instrText>
      </w:r>
      <w:r>
        <w:fldChar w:fldCharType="separate"/>
      </w:r>
      <w:r>
        <w:t>32</w:t>
      </w:r>
      <w:r>
        <w:fldChar w:fldCharType="end"/>
      </w:r>
      <w:r>
        <w:rPr>
          <w:rFonts w:asciiTheme="minorHAnsi" w:hAnsiTheme="minorHAnsi" w:cstheme="minorHAnsi"/>
          <w:bCs/>
          <w:color w:val="000000"/>
          <w:lang w:val="zh-CN"/>
        </w:rPr>
        <w:fldChar w:fldCharType="end"/>
      </w:r>
    </w:p>
    <w:p>
      <w:pPr>
        <w:pStyle w:val="7"/>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_Toc28046 </w:instrText>
      </w:r>
      <w:r>
        <w:rPr>
          <w:rFonts w:asciiTheme="minorHAnsi" w:hAnsiTheme="minorHAnsi" w:cstheme="minorHAnsi"/>
          <w:bCs/>
          <w:lang w:val="zh-CN"/>
        </w:rPr>
        <w:fldChar w:fldCharType="separate"/>
      </w:r>
      <w:r>
        <w:rPr>
          <w:rFonts w:asciiTheme="minorHAnsi" w:hAnsiTheme="minorHAnsi" w:cstheme="minorHAnsi"/>
          <w:szCs w:val="28"/>
        </w:rPr>
        <w:t>Logistics</w:t>
      </w:r>
      <w:r>
        <w:tab/>
      </w:r>
      <w:r>
        <w:fldChar w:fldCharType="begin"/>
      </w:r>
      <w:r>
        <w:instrText xml:space="preserve"> PAGEREF _Toc28046 </w:instrText>
      </w:r>
      <w:r>
        <w:fldChar w:fldCharType="separate"/>
      </w:r>
      <w:r>
        <w:t>32</w:t>
      </w:r>
      <w:r>
        <w:fldChar w:fldCharType="end"/>
      </w:r>
      <w:r>
        <w:rPr>
          <w:rFonts w:asciiTheme="minorHAnsi" w:hAnsiTheme="minorHAnsi" w:cstheme="minorHAnsi"/>
          <w:bCs/>
          <w:color w:val="000000"/>
          <w:lang w:val="zh-CN"/>
        </w:rPr>
        <w:fldChar w:fldCharType="end"/>
      </w:r>
    </w:p>
    <w:p>
      <w:pPr>
        <w:pStyle w:val="7"/>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_Toc4419 </w:instrText>
      </w:r>
      <w:r>
        <w:rPr>
          <w:rFonts w:asciiTheme="minorHAnsi" w:hAnsiTheme="minorHAnsi" w:cstheme="minorHAnsi"/>
          <w:bCs/>
          <w:lang w:val="zh-CN"/>
        </w:rPr>
        <w:fldChar w:fldCharType="separate"/>
      </w:r>
      <w:r>
        <w:rPr>
          <w:rFonts w:asciiTheme="minorHAnsi" w:hAnsiTheme="minorHAnsi" w:cstheme="minorHAnsi"/>
          <w:szCs w:val="28"/>
        </w:rPr>
        <w:t>Stores</w:t>
      </w:r>
      <w:r>
        <w:tab/>
      </w:r>
      <w:r>
        <w:fldChar w:fldCharType="begin"/>
      </w:r>
      <w:r>
        <w:instrText xml:space="preserve"> PAGEREF _Toc4419 </w:instrText>
      </w:r>
      <w:r>
        <w:fldChar w:fldCharType="separate"/>
      </w:r>
      <w:r>
        <w:t>33</w:t>
      </w:r>
      <w:r>
        <w:fldChar w:fldCharType="end"/>
      </w:r>
      <w:r>
        <w:rPr>
          <w:rFonts w:asciiTheme="minorHAnsi" w:hAnsiTheme="minorHAnsi" w:cstheme="minorHAnsi"/>
          <w:bCs/>
          <w:color w:val="000000"/>
          <w:lang w:val="zh-CN"/>
        </w:rPr>
        <w:fldChar w:fldCharType="end"/>
      </w:r>
    </w:p>
    <w:p>
      <w:pPr>
        <w:pStyle w:val="7"/>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_Toc12756 </w:instrText>
      </w:r>
      <w:r>
        <w:rPr>
          <w:rFonts w:asciiTheme="minorHAnsi" w:hAnsiTheme="minorHAnsi" w:cstheme="minorHAnsi"/>
          <w:bCs/>
          <w:lang w:val="zh-CN"/>
        </w:rPr>
        <w:fldChar w:fldCharType="separate"/>
      </w:r>
      <w:r>
        <w:rPr>
          <w:rFonts w:asciiTheme="minorHAnsi" w:hAnsiTheme="minorHAnsi" w:cstheme="minorHAnsi"/>
          <w:szCs w:val="28"/>
        </w:rPr>
        <w:t>Main Characteristics of the System</w:t>
      </w:r>
      <w:r>
        <w:tab/>
      </w:r>
      <w:r>
        <w:fldChar w:fldCharType="begin"/>
      </w:r>
      <w:r>
        <w:instrText xml:space="preserve"> PAGEREF _Toc12756 </w:instrText>
      </w:r>
      <w:r>
        <w:fldChar w:fldCharType="separate"/>
      </w:r>
      <w:r>
        <w:t>33</w:t>
      </w:r>
      <w:r>
        <w:fldChar w:fldCharType="end"/>
      </w:r>
      <w:r>
        <w:rPr>
          <w:rFonts w:asciiTheme="minorHAnsi" w:hAnsiTheme="minorHAnsi" w:cstheme="minorHAnsi"/>
          <w:bCs/>
          <w:color w:val="000000"/>
          <w:lang w:val="zh-CN"/>
        </w:rPr>
        <w:fldChar w:fldCharType="end"/>
      </w:r>
    </w:p>
    <w:p>
      <w:pPr>
        <w:pStyle w:val="7"/>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_Toc17861 </w:instrText>
      </w:r>
      <w:r>
        <w:rPr>
          <w:rFonts w:asciiTheme="minorHAnsi" w:hAnsiTheme="minorHAnsi" w:cstheme="minorHAnsi"/>
          <w:bCs/>
          <w:lang w:val="zh-CN"/>
        </w:rPr>
        <w:fldChar w:fldCharType="separate"/>
      </w:r>
      <w:r>
        <w:rPr>
          <w:rFonts w:asciiTheme="minorHAnsi" w:hAnsiTheme="minorHAnsi" w:cstheme="minorHAnsi"/>
          <w:szCs w:val="28"/>
        </w:rPr>
        <w:t>Main Advantages of the System</w:t>
      </w:r>
      <w:r>
        <w:tab/>
      </w:r>
      <w:r>
        <w:fldChar w:fldCharType="begin"/>
      </w:r>
      <w:r>
        <w:instrText xml:space="preserve"> PAGEREF _Toc17861 </w:instrText>
      </w:r>
      <w:r>
        <w:fldChar w:fldCharType="separate"/>
      </w:r>
      <w:r>
        <w:t>34</w:t>
      </w:r>
      <w:r>
        <w:fldChar w:fldCharType="end"/>
      </w:r>
      <w:r>
        <w:rPr>
          <w:rFonts w:asciiTheme="minorHAnsi" w:hAnsiTheme="minorHAnsi" w:cstheme="minorHAnsi"/>
          <w:bCs/>
          <w:color w:val="000000"/>
          <w:lang w:val="zh-CN"/>
        </w:rPr>
        <w:fldChar w:fldCharType="end"/>
      </w:r>
    </w:p>
    <w:p>
      <w:pPr>
        <w:pStyle w:val="7"/>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_Toc7924 </w:instrText>
      </w:r>
      <w:r>
        <w:rPr>
          <w:rFonts w:asciiTheme="minorHAnsi" w:hAnsiTheme="minorHAnsi" w:cstheme="minorHAnsi"/>
          <w:bCs/>
          <w:lang w:val="zh-CN"/>
        </w:rPr>
        <w:fldChar w:fldCharType="separate"/>
      </w:r>
      <w:r>
        <w:rPr>
          <w:rFonts w:asciiTheme="minorHAnsi" w:hAnsiTheme="minorHAnsi" w:cstheme="minorHAnsi"/>
          <w:szCs w:val="28"/>
        </w:rPr>
        <w:t>Multi - User Consensus Security Mechanism</w:t>
      </w:r>
      <w:r>
        <w:tab/>
      </w:r>
      <w:r>
        <w:fldChar w:fldCharType="begin"/>
      </w:r>
      <w:r>
        <w:instrText xml:space="preserve"> PAGEREF _Toc7924 </w:instrText>
      </w:r>
      <w:r>
        <w:fldChar w:fldCharType="separate"/>
      </w:r>
      <w:r>
        <w:t>34</w:t>
      </w:r>
      <w:r>
        <w:fldChar w:fldCharType="end"/>
      </w:r>
      <w:r>
        <w:rPr>
          <w:rFonts w:asciiTheme="minorHAnsi" w:hAnsiTheme="minorHAnsi" w:cstheme="minorHAnsi"/>
          <w:bCs/>
          <w:color w:val="000000"/>
          <w:lang w:val="zh-CN"/>
        </w:rPr>
        <w:fldChar w:fldCharType="end"/>
      </w:r>
    </w:p>
    <w:p>
      <w:pPr>
        <w:pStyle w:val="12"/>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_Toc12945 </w:instrText>
      </w:r>
      <w:r>
        <w:rPr>
          <w:rFonts w:asciiTheme="minorHAnsi" w:hAnsiTheme="minorHAnsi" w:cstheme="minorHAnsi"/>
          <w:bCs/>
          <w:lang w:val="zh-CN"/>
        </w:rPr>
        <w:fldChar w:fldCharType="separate"/>
      </w:r>
      <w:r>
        <w:rPr>
          <w:rFonts w:asciiTheme="minorHAnsi" w:hAnsiTheme="minorHAnsi" w:cstheme="minorHAnsi"/>
        </w:rPr>
        <w:t xml:space="preserve">2.4 Application Scenarios: </w:t>
      </w:r>
      <w:r>
        <w:rPr>
          <w:rFonts w:asciiTheme="minorHAnsi" w:hAnsiTheme="minorHAnsi" w:cstheme="minorHAnsi"/>
          <w:lang w:val="en-US"/>
        </w:rPr>
        <w:t>Waltonchain</w:t>
      </w:r>
      <w:r>
        <w:rPr>
          <w:rFonts w:asciiTheme="minorHAnsi" w:hAnsiTheme="minorHAnsi" w:cstheme="minorHAnsi"/>
        </w:rPr>
        <w:t xml:space="preserve"> Project’s System Solutions for the Apparel Industry</w:t>
      </w:r>
      <w:r>
        <w:tab/>
      </w:r>
      <w:r>
        <w:fldChar w:fldCharType="begin"/>
      </w:r>
      <w:r>
        <w:instrText xml:space="preserve"> PAGEREF _Toc12945 </w:instrText>
      </w:r>
      <w:r>
        <w:fldChar w:fldCharType="separate"/>
      </w:r>
      <w:r>
        <w:t>34</w:t>
      </w:r>
      <w:r>
        <w:fldChar w:fldCharType="end"/>
      </w:r>
      <w:r>
        <w:rPr>
          <w:rFonts w:asciiTheme="minorHAnsi" w:hAnsiTheme="minorHAnsi" w:cstheme="minorHAnsi"/>
          <w:bCs/>
          <w:color w:val="000000"/>
          <w:lang w:val="zh-CN"/>
        </w:rPr>
        <w:fldChar w:fldCharType="end"/>
      </w:r>
    </w:p>
    <w:p>
      <w:pPr>
        <w:pStyle w:val="7"/>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_Toc16298 </w:instrText>
      </w:r>
      <w:r>
        <w:rPr>
          <w:rFonts w:asciiTheme="minorHAnsi" w:hAnsiTheme="minorHAnsi" w:cstheme="minorHAnsi"/>
          <w:bCs/>
          <w:lang w:val="zh-CN"/>
        </w:rPr>
        <w:fldChar w:fldCharType="separate"/>
      </w:r>
      <w:r>
        <w:rPr>
          <w:rFonts w:asciiTheme="minorHAnsi" w:hAnsiTheme="minorHAnsi" w:cstheme="minorHAnsi"/>
          <w:szCs w:val="28"/>
        </w:rPr>
        <w:t>2.4.1 Analysis on the Dilemma of the Traditional Apparel Manufacturing</w:t>
      </w:r>
      <w:r>
        <w:tab/>
      </w:r>
      <w:r>
        <w:fldChar w:fldCharType="begin"/>
      </w:r>
      <w:r>
        <w:instrText xml:space="preserve"> PAGEREF _Toc16298 </w:instrText>
      </w:r>
      <w:r>
        <w:fldChar w:fldCharType="separate"/>
      </w:r>
      <w:r>
        <w:t>35</w:t>
      </w:r>
      <w:r>
        <w:fldChar w:fldCharType="end"/>
      </w:r>
      <w:r>
        <w:rPr>
          <w:rFonts w:asciiTheme="minorHAnsi" w:hAnsiTheme="minorHAnsi" w:cstheme="minorHAnsi"/>
          <w:bCs/>
          <w:color w:val="000000"/>
          <w:lang w:val="zh-CN"/>
        </w:rPr>
        <w:fldChar w:fldCharType="end"/>
      </w:r>
    </w:p>
    <w:p>
      <w:pPr>
        <w:pStyle w:val="7"/>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_Toc4158 </w:instrText>
      </w:r>
      <w:r>
        <w:rPr>
          <w:rFonts w:asciiTheme="minorHAnsi" w:hAnsiTheme="minorHAnsi" w:cstheme="minorHAnsi"/>
          <w:bCs/>
          <w:lang w:val="zh-CN"/>
        </w:rPr>
        <w:fldChar w:fldCharType="separate"/>
      </w:r>
      <w:r>
        <w:rPr>
          <w:rFonts w:asciiTheme="minorHAnsi" w:hAnsiTheme="minorHAnsi" w:cstheme="minorHAnsi"/>
          <w:szCs w:val="28"/>
        </w:rPr>
        <w:t xml:space="preserve">2.4.2 </w:t>
      </w:r>
      <w:r>
        <w:rPr>
          <w:rFonts w:hint="eastAsia" w:asciiTheme="minorHAnsi" w:hAnsiTheme="minorHAnsi" w:cstheme="minorHAnsi"/>
          <w:szCs w:val="28"/>
        </w:rPr>
        <w:t>Smart</w:t>
      </w:r>
      <w:r>
        <w:rPr>
          <w:rFonts w:asciiTheme="minorHAnsi" w:hAnsiTheme="minorHAnsi" w:cstheme="minorHAnsi"/>
          <w:szCs w:val="28"/>
        </w:rPr>
        <w:t xml:space="preserve"> Manufacturing Solution for the Apparel Industry</w:t>
      </w:r>
      <w:r>
        <w:tab/>
      </w:r>
      <w:r>
        <w:fldChar w:fldCharType="begin"/>
      </w:r>
      <w:r>
        <w:instrText xml:space="preserve"> PAGEREF _Toc4158 </w:instrText>
      </w:r>
      <w:r>
        <w:fldChar w:fldCharType="separate"/>
      </w:r>
      <w:r>
        <w:t>36</w:t>
      </w:r>
      <w:r>
        <w:fldChar w:fldCharType="end"/>
      </w:r>
      <w:r>
        <w:rPr>
          <w:rFonts w:asciiTheme="minorHAnsi" w:hAnsiTheme="minorHAnsi" w:cstheme="minorHAnsi"/>
          <w:bCs/>
          <w:color w:val="000000"/>
          <w:lang w:val="zh-CN"/>
        </w:rPr>
        <w:fldChar w:fldCharType="end"/>
      </w:r>
    </w:p>
    <w:p>
      <w:pPr>
        <w:pStyle w:val="7"/>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_Toc2003 </w:instrText>
      </w:r>
      <w:r>
        <w:rPr>
          <w:rFonts w:asciiTheme="minorHAnsi" w:hAnsiTheme="minorHAnsi" w:cstheme="minorHAnsi"/>
          <w:bCs/>
          <w:lang w:val="zh-CN"/>
        </w:rPr>
        <w:fldChar w:fldCharType="separate"/>
      </w:r>
      <w:r>
        <w:rPr>
          <w:rFonts w:asciiTheme="minorHAnsi" w:hAnsiTheme="minorHAnsi" w:cstheme="minorHAnsi"/>
          <w:szCs w:val="28"/>
        </w:rPr>
        <w:t xml:space="preserve">2.4.3 </w:t>
      </w:r>
      <w:r>
        <w:rPr>
          <w:rFonts w:hint="eastAsia" w:asciiTheme="minorHAnsi" w:hAnsiTheme="minorHAnsi" w:cstheme="minorHAnsi"/>
          <w:szCs w:val="28"/>
        </w:rPr>
        <w:t>Smart</w:t>
      </w:r>
      <w:r>
        <w:rPr>
          <w:rFonts w:asciiTheme="minorHAnsi" w:hAnsiTheme="minorHAnsi" w:cstheme="minorHAnsi"/>
          <w:szCs w:val="28"/>
        </w:rPr>
        <w:t xml:space="preserve"> Logistics &amp; Warehousing Solution for the Apparel Industry</w:t>
      </w:r>
      <w:r>
        <w:tab/>
      </w:r>
      <w:r>
        <w:fldChar w:fldCharType="begin"/>
      </w:r>
      <w:r>
        <w:instrText xml:space="preserve"> PAGEREF _Toc2003 </w:instrText>
      </w:r>
      <w:r>
        <w:fldChar w:fldCharType="separate"/>
      </w:r>
      <w:r>
        <w:t>39</w:t>
      </w:r>
      <w:r>
        <w:fldChar w:fldCharType="end"/>
      </w:r>
      <w:r>
        <w:rPr>
          <w:rFonts w:asciiTheme="minorHAnsi" w:hAnsiTheme="minorHAnsi" w:cstheme="minorHAnsi"/>
          <w:bCs/>
          <w:color w:val="000000"/>
          <w:lang w:val="zh-CN"/>
        </w:rPr>
        <w:fldChar w:fldCharType="end"/>
      </w:r>
    </w:p>
    <w:p>
      <w:pPr>
        <w:pStyle w:val="7"/>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_Toc12880 </w:instrText>
      </w:r>
      <w:r>
        <w:rPr>
          <w:rFonts w:asciiTheme="minorHAnsi" w:hAnsiTheme="minorHAnsi" w:cstheme="minorHAnsi"/>
          <w:bCs/>
          <w:lang w:val="zh-CN"/>
        </w:rPr>
        <w:fldChar w:fldCharType="separate"/>
      </w:r>
      <w:r>
        <w:rPr>
          <w:rFonts w:asciiTheme="minorHAnsi" w:hAnsiTheme="minorHAnsi" w:cstheme="minorHAnsi"/>
          <w:szCs w:val="28"/>
        </w:rPr>
        <w:t>2.4.4 Smart Store Solution for the Apparel Industry</w:t>
      </w:r>
      <w:r>
        <w:tab/>
      </w:r>
      <w:r>
        <w:fldChar w:fldCharType="begin"/>
      </w:r>
      <w:r>
        <w:instrText xml:space="preserve"> PAGEREF _Toc12880 </w:instrText>
      </w:r>
      <w:r>
        <w:fldChar w:fldCharType="separate"/>
      </w:r>
      <w:r>
        <w:t>41</w:t>
      </w:r>
      <w:r>
        <w:fldChar w:fldCharType="end"/>
      </w:r>
      <w:r>
        <w:rPr>
          <w:rFonts w:asciiTheme="minorHAnsi" w:hAnsiTheme="minorHAnsi" w:cstheme="minorHAnsi"/>
          <w:bCs/>
          <w:color w:val="000000"/>
          <w:lang w:val="zh-CN"/>
        </w:rPr>
        <w:fldChar w:fldCharType="end"/>
      </w:r>
    </w:p>
    <w:p>
      <w:pPr>
        <w:pStyle w:val="11"/>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_Toc22425 </w:instrText>
      </w:r>
      <w:r>
        <w:rPr>
          <w:rFonts w:asciiTheme="minorHAnsi" w:hAnsiTheme="minorHAnsi" w:cstheme="minorHAnsi"/>
          <w:bCs/>
          <w:lang w:val="zh-CN"/>
        </w:rPr>
        <w:fldChar w:fldCharType="separate"/>
      </w:r>
      <w:r>
        <w:rPr>
          <w:rFonts w:asciiTheme="minorHAnsi" w:hAnsiTheme="minorHAnsi" w:cstheme="minorHAnsi"/>
        </w:rPr>
        <w:t>Part 3 Future –Value Internet of Things Will Change the World</w:t>
      </w:r>
      <w:r>
        <w:tab/>
      </w:r>
      <w:r>
        <w:fldChar w:fldCharType="begin"/>
      </w:r>
      <w:r>
        <w:instrText xml:space="preserve"> PAGEREF _Toc22425 </w:instrText>
      </w:r>
      <w:r>
        <w:fldChar w:fldCharType="separate"/>
      </w:r>
      <w:r>
        <w:t>45</w:t>
      </w:r>
      <w:r>
        <w:fldChar w:fldCharType="end"/>
      </w:r>
      <w:r>
        <w:rPr>
          <w:rFonts w:asciiTheme="minorHAnsi" w:hAnsiTheme="minorHAnsi" w:cstheme="minorHAnsi"/>
          <w:bCs/>
          <w:color w:val="000000"/>
          <w:lang w:val="zh-CN"/>
        </w:rPr>
        <w:fldChar w:fldCharType="end"/>
      </w:r>
    </w:p>
    <w:p>
      <w:pPr>
        <w:pStyle w:val="12"/>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_Toc12340 </w:instrText>
      </w:r>
      <w:r>
        <w:rPr>
          <w:rFonts w:asciiTheme="minorHAnsi" w:hAnsiTheme="minorHAnsi" w:cstheme="minorHAnsi"/>
          <w:bCs/>
          <w:lang w:val="zh-CN"/>
        </w:rPr>
        <w:fldChar w:fldCharType="separate"/>
      </w:r>
      <w:r>
        <w:rPr>
          <w:rFonts w:asciiTheme="minorHAnsi" w:hAnsiTheme="minorHAnsi" w:cstheme="minorHAnsi"/>
        </w:rPr>
        <w:t xml:space="preserve">3.1 The Stage Planning of the </w:t>
      </w:r>
      <w:r>
        <w:rPr>
          <w:rFonts w:asciiTheme="minorHAnsi" w:hAnsiTheme="minorHAnsi" w:cstheme="minorHAnsi"/>
          <w:lang w:val="en-US"/>
        </w:rPr>
        <w:t>Waltonchain</w:t>
      </w:r>
      <w:r>
        <w:rPr>
          <w:rFonts w:asciiTheme="minorHAnsi" w:hAnsiTheme="minorHAnsi" w:cstheme="minorHAnsi"/>
        </w:rPr>
        <w:t xml:space="preserve"> Project</w:t>
      </w:r>
      <w:r>
        <w:tab/>
      </w:r>
      <w:r>
        <w:fldChar w:fldCharType="begin"/>
      </w:r>
      <w:r>
        <w:instrText xml:space="preserve"> PAGEREF _Toc12340 </w:instrText>
      </w:r>
      <w:r>
        <w:fldChar w:fldCharType="separate"/>
      </w:r>
      <w:r>
        <w:t>45</w:t>
      </w:r>
      <w:r>
        <w:fldChar w:fldCharType="end"/>
      </w:r>
      <w:r>
        <w:rPr>
          <w:rFonts w:asciiTheme="minorHAnsi" w:hAnsiTheme="minorHAnsi" w:cstheme="minorHAnsi"/>
          <w:bCs/>
          <w:color w:val="000000"/>
          <w:lang w:val="zh-CN"/>
        </w:rPr>
        <w:fldChar w:fldCharType="end"/>
      </w:r>
    </w:p>
    <w:p>
      <w:pPr>
        <w:pStyle w:val="12"/>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_Toc26862 </w:instrText>
      </w:r>
      <w:r>
        <w:rPr>
          <w:rFonts w:asciiTheme="minorHAnsi" w:hAnsiTheme="minorHAnsi" w:cstheme="minorHAnsi"/>
          <w:bCs/>
          <w:lang w:val="zh-CN"/>
        </w:rPr>
        <w:fldChar w:fldCharType="separate"/>
      </w:r>
      <w:r>
        <w:rPr>
          <w:rFonts w:asciiTheme="minorHAnsi" w:hAnsiTheme="minorHAnsi" w:cstheme="minorHAnsi"/>
        </w:rPr>
        <w:t xml:space="preserve">3.2 The Investment Value of the </w:t>
      </w:r>
      <w:r>
        <w:rPr>
          <w:rFonts w:asciiTheme="minorHAnsi" w:hAnsiTheme="minorHAnsi" w:cstheme="minorHAnsi"/>
          <w:lang w:val="en-US"/>
        </w:rPr>
        <w:t>Waltonchain</w:t>
      </w:r>
      <w:r>
        <w:rPr>
          <w:rFonts w:asciiTheme="minorHAnsi" w:hAnsiTheme="minorHAnsi" w:cstheme="minorHAnsi"/>
        </w:rPr>
        <w:t xml:space="preserve"> Project</w:t>
      </w:r>
      <w:r>
        <w:tab/>
      </w:r>
      <w:r>
        <w:fldChar w:fldCharType="begin"/>
      </w:r>
      <w:r>
        <w:instrText xml:space="preserve"> PAGEREF _Toc26862 </w:instrText>
      </w:r>
      <w:r>
        <w:fldChar w:fldCharType="separate"/>
      </w:r>
      <w:r>
        <w:t>49</w:t>
      </w:r>
      <w:r>
        <w:fldChar w:fldCharType="end"/>
      </w:r>
      <w:r>
        <w:rPr>
          <w:rFonts w:asciiTheme="minorHAnsi" w:hAnsiTheme="minorHAnsi" w:cstheme="minorHAnsi"/>
          <w:bCs/>
          <w:color w:val="000000"/>
          <w:lang w:val="zh-CN"/>
        </w:rPr>
        <w:fldChar w:fldCharType="end"/>
      </w:r>
    </w:p>
    <w:p>
      <w:pPr>
        <w:pStyle w:val="11"/>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_Toc25417 </w:instrText>
      </w:r>
      <w:r>
        <w:rPr>
          <w:rFonts w:asciiTheme="minorHAnsi" w:hAnsiTheme="minorHAnsi" w:cstheme="minorHAnsi"/>
          <w:bCs/>
          <w:lang w:val="zh-CN"/>
        </w:rPr>
        <w:fldChar w:fldCharType="separate"/>
      </w:r>
      <w:r>
        <w:rPr>
          <w:rFonts w:asciiTheme="minorHAnsi" w:hAnsiTheme="minorHAnsi" w:cstheme="minorHAnsi"/>
        </w:rPr>
        <w:t>Part 4 Project Foundation</w:t>
      </w:r>
      <w:r>
        <w:tab/>
      </w:r>
      <w:r>
        <w:fldChar w:fldCharType="begin"/>
      </w:r>
      <w:r>
        <w:instrText xml:space="preserve"> PAGEREF _Toc25417 </w:instrText>
      </w:r>
      <w:r>
        <w:fldChar w:fldCharType="separate"/>
      </w:r>
      <w:r>
        <w:t>51</w:t>
      </w:r>
      <w:r>
        <w:fldChar w:fldCharType="end"/>
      </w:r>
      <w:r>
        <w:rPr>
          <w:rFonts w:asciiTheme="minorHAnsi" w:hAnsiTheme="minorHAnsi" w:cstheme="minorHAnsi"/>
          <w:bCs/>
          <w:color w:val="000000"/>
          <w:lang w:val="zh-CN"/>
        </w:rPr>
        <w:fldChar w:fldCharType="end"/>
      </w:r>
    </w:p>
    <w:p>
      <w:pPr>
        <w:pStyle w:val="11"/>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_Toc529 </w:instrText>
      </w:r>
      <w:r>
        <w:rPr>
          <w:rFonts w:asciiTheme="minorHAnsi" w:hAnsiTheme="minorHAnsi" w:cstheme="minorHAnsi"/>
          <w:bCs/>
          <w:lang w:val="zh-CN"/>
        </w:rPr>
        <w:fldChar w:fldCharType="separate"/>
      </w:r>
      <w:r>
        <w:rPr>
          <w:rFonts w:asciiTheme="minorHAnsi" w:hAnsiTheme="minorHAnsi" w:cstheme="minorHAnsi"/>
        </w:rPr>
        <w:t>Part 5 Team Introduction</w:t>
      </w:r>
      <w:r>
        <w:tab/>
      </w:r>
      <w:r>
        <w:fldChar w:fldCharType="begin"/>
      </w:r>
      <w:r>
        <w:instrText xml:space="preserve"> PAGEREF _Toc529 </w:instrText>
      </w:r>
      <w:r>
        <w:fldChar w:fldCharType="separate"/>
      </w:r>
      <w:r>
        <w:t>54</w:t>
      </w:r>
      <w:r>
        <w:fldChar w:fldCharType="end"/>
      </w:r>
      <w:r>
        <w:rPr>
          <w:rFonts w:asciiTheme="minorHAnsi" w:hAnsiTheme="minorHAnsi" w:cstheme="minorHAnsi"/>
          <w:bCs/>
          <w:color w:val="000000"/>
          <w:lang w:val="zh-CN"/>
        </w:rPr>
        <w:fldChar w:fldCharType="end"/>
      </w:r>
    </w:p>
    <w:p>
      <w:pPr>
        <w:pStyle w:val="12"/>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_Toc18912 </w:instrText>
      </w:r>
      <w:r>
        <w:rPr>
          <w:rFonts w:asciiTheme="minorHAnsi" w:hAnsiTheme="minorHAnsi" w:cstheme="minorHAnsi"/>
          <w:bCs/>
          <w:lang w:val="zh-CN"/>
        </w:rPr>
        <w:fldChar w:fldCharType="separate"/>
      </w:r>
      <w:r>
        <w:rPr>
          <w:rFonts w:asciiTheme="minorHAnsi" w:hAnsiTheme="minorHAnsi" w:cstheme="minorHAnsi"/>
        </w:rPr>
        <w:t>5.1 Sponsors</w:t>
      </w:r>
      <w:r>
        <w:tab/>
      </w:r>
      <w:r>
        <w:fldChar w:fldCharType="begin"/>
      </w:r>
      <w:r>
        <w:instrText xml:space="preserve"> PAGEREF _Toc18912 </w:instrText>
      </w:r>
      <w:r>
        <w:fldChar w:fldCharType="separate"/>
      </w:r>
      <w:r>
        <w:t>54</w:t>
      </w:r>
      <w:r>
        <w:fldChar w:fldCharType="end"/>
      </w:r>
      <w:r>
        <w:rPr>
          <w:rFonts w:asciiTheme="minorHAnsi" w:hAnsiTheme="minorHAnsi" w:cstheme="minorHAnsi"/>
          <w:bCs/>
          <w:color w:val="000000"/>
          <w:lang w:val="zh-CN"/>
        </w:rPr>
        <w:fldChar w:fldCharType="end"/>
      </w:r>
    </w:p>
    <w:p>
      <w:pPr>
        <w:pStyle w:val="12"/>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_Toc23784 </w:instrText>
      </w:r>
      <w:r>
        <w:rPr>
          <w:rFonts w:asciiTheme="minorHAnsi" w:hAnsiTheme="minorHAnsi" w:cstheme="minorHAnsi"/>
          <w:bCs/>
          <w:lang w:val="zh-CN"/>
        </w:rPr>
        <w:fldChar w:fldCharType="separate"/>
      </w:r>
      <w:r>
        <w:rPr>
          <w:rFonts w:asciiTheme="minorHAnsi" w:hAnsiTheme="minorHAnsi" w:cstheme="minorHAnsi"/>
        </w:rPr>
        <w:t xml:space="preserve">5.2 Senior </w:t>
      </w:r>
      <w:r>
        <w:rPr>
          <w:rFonts w:hint="eastAsia" w:asciiTheme="minorHAnsi" w:hAnsiTheme="minorHAnsi" w:cstheme="minorHAnsi"/>
        </w:rPr>
        <w:t>advisor</w:t>
      </w:r>
      <w:r>
        <w:rPr>
          <w:rFonts w:asciiTheme="minorHAnsi" w:hAnsiTheme="minorHAnsi" w:cstheme="minorHAnsi"/>
        </w:rPr>
        <w:t>s</w:t>
      </w:r>
      <w:r>
        <w:tab/>
      </w:r>
      <w:r>
        <w:fldChar w:fldCharType="begin"/>
      </w:r>
      <w:r>
        <w:instrText xml:space="preserve"> PAGEREF _Toc23784 </w:instrText>
      </w:r>
      <w:r>
        <w:fldChar w:fldCharType="separate"/>
      </w:r>
      <w:r>
        <w:t>54</w:t>
      </w:r>
      <w:r>
        <w:fldChar w:fldCharType="end"/>
      </w:r>
      <w:r>
        <w:rPr>
          <w:rFonts w:asciiTheme="minorHAnsi" w:hAnsiTheme="minorHAnsi" w:cstheme="minorHAnsi"/>
          <w:bCs/>
          <w:color w:val="000000"/>
          <w:lang w:val="zh-CN"/>
        </w:rPr>
        <w:fldChar w:fldCharType="end"/>
      </w:r>
      <w:bookmarkStart w:id="439" w:name="_GoBack"/>
      <w:bookmarkEnd w:id="439"/>
    </w:p>
    <w:p>
      <w:pPr>
        <w:pStyle w:val="12"/>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_Toc8098 </w:instrText>
      </w:r>
      <w:r>
        <w:rPr>
          <w:rFonts w:asciiTheme="minorHAnsi" w:hAnsiTheme="minorHAnsi" w:cstheme="minorHAnsi"/>
          <w:bCs/>
          <w:lang w:val="zh-CN"/>
        </w:rPr>
        <w:fldChar w:fldCharType="separate"/>
      </w:r>
      <w:r>
        <w:rPr>
          <w:rFonts w:asciiTheme="minorHAnsi" w:hAnsiTheme="minorHAnsi" w:cstheme="minorHAnsi"/>
        </w:rPr>
        <w:t>5.3 Chief Experts</w:t>
      </w:r>
      <w:r>
        <w:tab/>
      </w:r>
      <w:r>
        <w:fldChar w:fldCharType="begin"/>
      </w:r>
      <w:r>
        <w:instrText xml:space="preserve"> PAGEREF _Toc8098 </w:instrText>
      </w:r>
      <w:r>
        <w:fldChar w:fldCharType="separate"/>
      </w:r>
      <w:r>
        <w:t>55</w:t>
      </w:r>
      <w:r>
        <w:fldChar w:fldCharType="end"/>
      </w:r>
      <w:r>
        <w:rPr>
          <w:rFonts w:asciiTheme="minorHAnsi" w:hAnsiTheme="minorHAnsi" w:cstheme="minorHAnsi"/>
          <w:bCs/>
          <w:color w:val="000000"/>
          <w:lang w:val="zh-CN"/>
        </w:rPr>
        <w:fldChar w:fldCharType="end"/>
      </w:r>
    </w:p>
    <w:p>
      <w:pPr>
        <w:pStyle w:val="12"/>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_Toc29298 </w:instrText>
      </w:r>
      <w:r>
        <w:rPr>
          <w:rFonts w:asciiTheme="minorHAnsi" w:hAnsiTheme="minorHAnsi" w:cstheme="minorHAnsi"/>
          <w:bCs/>
          <w:lang w:val="zh-CN"/>
        </w:rPr>
        <w:fldChar w:fldCharType="separate"/>
      </w:r>
      <w:r>
        <w:rPr>
          <w:rFonts w:asciiTheme="minorHAnsi" w:hAnsiTheme="minorHAnsi" w:cstheme="minorHAnsi"/>
        </w:rPr>
        <w:t>5.4 Team Members</w:t>
      </w:r>
      <w:r>
        <w:tab/>
      </w:r>
      <w:r>
        <w:fldChar w:fldCharType="begin"/>
      </w:r>
      <w:r>
        <w:instrText xml:space="preserve"> PAGEREF _Toc29298 </w:instrText>
      </w:r>
      <w:r>
        <w:fldChar w:fldCharType="separate"/>
      </w:r>
      <w:r>
        <w:t>56</w:t>
      </w:r>
      <w:r>
        <w:fldChar w:fldCharType="end"/>
      </w:r>
      <w:r>
        <w:rPr>
          <w:rFonts w:asciiTheme="minorHAnsi" w:hAnsiTheme="minorHAnsi" w:cstheme="minorHAnsi"/>
          <w:bCs/>
          <w:color w:val="000000"/>
          <w:lang w:val="zh-CN"/>
        </w:rPr>
        <w:fldChar w:fldCharType="end"/>
      </w:r>
    </w:p>
    <w:p>
      <w:pPr>
        <w:pStyle w:val="12"/>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_Toc15802 </w:instrText>
      </w:r>
      <w:r>
        <w:rPr>
          <w:rFonts w:asciiTheme="minorHAnsi" w:hAnsiTheme="minorHAnsi" w:cstheme="minorHAnsi"/>
          <w:bCs/>
          <w:lang w:val="zh-CN"/>
        </w:rPr>
        <w:fldChar w:fldCharType="separate"/>
      </w:r>
      <w:r>
        <w:rPr>
          <w:rFonts w:asciiTheme="minorHAnsi" w:hAnsiTheme="minorHAnsi" w:cstheme="minorHAnsi"/>
        </w:rPr>
        <w:t>5.5 Angel Investors</w:t>
      </w:r>
      <w:r>
        <w:tab/>
      </w:r>
      <w:r>
        <w:fldChar w:fldCharType="begin"/>
      </w:r>
      <w:r>
        <w:instrText xml:space="preserve"> PAGEREF _Toc15802 </w:instrText>
      </w:r>
      <w:r>
        <w:fldChar w:fldCharType="separate"/>
      </w:r>
      <w:r>
        <w:t>59</w:t>
      </w:r>
      <w:r>
        <w:fldChar w:fldCharType="end"/>
      </w:r>
      <w:r>
        <w:rPr>
          <w:rFonts w:asciiTheme="minorHAnsi" w:hAnsiTheme="minorHAnsi" w:cstheme="minorHAnsi"/>
          <w:bCs/>
          <w:color w:val="000000"/>
          <w:lang w:val="zh-CN"/>
        </w:rPr>
        <w:fldChar w:fldCharType="end"/>
      </w:r>
    </w:p>
    <w:p>
      <w:pPr>
        <w:pStyle w:val="12"/>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_Toc4777 </w:instrText>
      </w:r>
      <w:r>
        <w:rPr>
          <w:rFonts w:asciiTheme="minorHAnsi" w:hAnsiTheme="minorHAnsi" w:cstheme="minorHAnsi"/>
          <w:bCs/>
          <w:lang w:val="zh-CN"/>
        </w:rPr>
        <w:fldChar w:fldCharType="separate"/>
      </w:r>
      <w:r>
        <w:rPr>
          <w:rFonts w:asciiTheme="minorHAnsi" w:hAnsiTheme="minorHAnsi" w:cstheme="minorHAnsi"/>
        </w:rPr>
        <w:t>5.6 Consultant Team</w:t>
      </w:r>
      <w:r>
        <w:tab/>
      </w:r>
      <w:r>
        <w:fldChar w:fldCharType="begin"/>
      </w:r>
      <w:r>
        <w:instrText xml:space="preserve"> PAGEREF _Toc4777 </w:instrText>
      </w:r>
      <w:r>
        <w:fldChar w:fldCharType="separate"/>
      </w:r>
      <w:r>
        <w:t>60</w:t>
      </w:r>
      <w:r>
        <w:fldChar w:fldCharType="end"/>
      </w:r>
      <w:r>
        <w:rPr>
          <w:rFonts w:asciiTheme="minorHAnsi" w:hAnsiTheme="minorHAnsi" w:cstheme="minorHAnsi"/>
          <w:bCs/>
          <w:color w:val="000000"/>
          <w:lang w:val="zh-CN"/>
        </w:rPr>
        <w:fldChar w:fldCharType="end"/>
      </w:r>
    </w:p>
    <w:p>
      <w:pPr>
        <w:pStyle w:val="11"/>
        <w:tabs>
          <w:tab w:val="right" w:leader="dot" w:pos="8306"/>
        </w:tabs>
      </w:pPr>
      <w:r>
        <w:rPr>
          <w:rFonts w:asciiTheme="minorHAnsi" w:hAnsiTheme="minorHAnsi" w:cstheme="minorHAnsi"/>
          <w:bCs/>
          <w:color w:val="000000"/>
          <w:lang w:val="zh-CN"/>
        </w:rPr>
        <w:fldChar w:fldCharType="begin"/>
      </w:r>
      <w:r>
        <w:rPr>
          <w:rFonts w:asciiTheme="minorHAnsi" w:hAnsiTheme="minorHAnsi" w:cstheme="minorHAnsi"/>
          <w:bCs/>
          <w:lang w:val="zh-CN"/>
        </w:rPr>
        <w:instrText xml:space="preserve"> HYPERLINK \l _Toc10674 </w:instrText>
      </w:r>
      <w:r>
        <w:rPr>
          <w:rFonts w:asciiTheme="minorHAnsi" w:hAnsiTheme="minorHAnsi" w:cstheme="minorHAnsi"/>
          <w:bCs/>
          <w:lang w:val="zh-CN"/>
        </w:rPr>
        <w:fldChar w:fldCharType="separate"/>
      </w:r>
      <w:r>
        <w:rPr>
          <w:rFonts w:asciiTheme="minorHAnsi" w:hAnsiTheme="minorHAnsi" w:cstheme="minorHAnsi"/>
        </w:rPr>
        <w:t>Part 6 References</w:t>
      </w:r>
      <w:r>
        <w:tab/>
      </w:r>
      <w:r>
        <w:fldChar w:fldCharType="begin"/>
      </w:r>
      <w:r>
        <w:instrText xml:space="preserve"> PAGEREF _Toc10674 </w:instrText>
      </w:r>
      <w:r>
        <w:fldChar w:fldCharType="separate"/>
      </w:r>
      <w:r>
        <w:t>63</w:t>
      </w:r>
      <w:r>
        <w:fldChar w:fldCharType="end"/>
      </w:r>
      <w:r>
        <w:rPr>
          <w:rFonts w:asciiTheme="minorHAnsi" w:hAnsiTheme="minorHAnsi" w:cstheme="minorHAnsi"/>
          <w:bCs/>
          <w:color w:val="000000"/>
          <w:lang w:val="zh-CN"/>
        </w:rPr>
        <w:fldChar w:fldCharType="end"/>
      </w:r>
    </w:p>
    <w:p>
      <w:pPr>
        <w:rPr>
          <w:rFonts w:asciiTheme="minorHAnsi" w:hAnsiTheme="minorHAnsi" w:cstheme="minorHAnsi"/>
          <w:b/>
          <w:bCs/>
          <w:color w:val="000000"/>
        </w:rPr>
      </w:pPr>
      <w:r>
        <w:rPr>
          <w:rFonts w:asciiTheme="minorHAnsi" w:hAnsiTheme="minorHAnsi" w:cstheme="minorHAnsi"/>
          <w:bCs/>
          <w:color w:val="000000"/>
          <w:lang w:val="zh-CN"/>
        </w:rPr>
        <w:fldChar w:fldCharType="end"/>
      </w:r>
    </w:p>
    <w:p>
      <w:pPr>
        <w:rPr>
          <w:rFonts w:asciiTheme="minorHAnsi" w:hAnsiTheme="minorHAnsi" w:cstheme="minorHAnsi"/>
          <w:b/>
          <w:bCs/>
          <w:color w:val="000000"/>
          <w:lang w:val="zh-CN"/>
        </w:rPr>
        <w:sectPr>
          <w:headerReference r:id="rId5" w:type="first"/>
          <w:headerReference r:id="rId3" w:type="default"/>
          <w:footerReference r:id="rId6" w:type="default"/>
          <w:headerReference r:id="rId4" w:type="even"/>
          <w:pgSz w:w="11906" w:h="16838"/>
          <w:pgMar w:top="1440" w:right="1800" w:bottom="1440" w:left="1800" w:header="851" w:footer="992" w:gutter="0"/>
          <w:pgNumType w:start="1"/>
          <w:cols w:space="720" w:num="1"/>
          <w:titlePg/>
          <w:docGrid w:type="lines" w:linePitch="312" w:charSpace="0"/>
        </w:sectPr>
      </w:pPr>
    </w:p>
    <w:p>
      <w:pPr>
        <w:pStyle w:val="2"/>
        <w:jc w:val="center"/>
        <w:rPr>
          <w:rFonts w:asciiTheme="minorHAnsi" w:hAnsiTheme="minorHAnsi" w:cstheme="minorHAnsi"/>
          <w:color w:val="000000"/>
          <w:sz w:val="28"/>
          <w:szCs w:val="28"/>
        </w:rPr>
      </w:pPr>
      <w:bookmarkStart w:id="21" w:name="_Toc8698"/>
      <w:r>
        <w:rPr>
          <w:rFonts w:asciiTheme="minorHAnsi" w:hAnsiTheme="minorHAnsi" w:cstheme="minorHAnsi"/>
          <w:color w:val="000000"/>
        </w:rPr>
        <w:t>Part 1 Introduction – The concept of the Value Internet of Things</w:t>
      </w:r>
      <w:bookmarkEnd w:id="21"/>
    </w:p>
    <w:p>
      <w:pPr>
        <w:pStyle w:val="3"/>
        <w:rPr>
          <w:rFonts w:asciiTheme="minorHAnsi" w:hAnsiTheme="minorHAnsi" w:cstheme="minorHAnsi"/>
        </w:rPr>
      </w:pPr>
      <w:bookmarkStart w:id="22" w:name="_Toc6677"/>
      <w:bookmarkStart w:id="23" w:name="_Toc27560"/>
      <w:bookmarkStart w:id="24" w:name="_Toc28191"/>
      <w:bookmarkStart w:id="25" w:name="_Toc16465"/>
      <w:bookmarkStart w:id="26" w:name="_Toc7401"/>
      <w:r>
        <w:rPr>
          <w:rFonts w:asciiTheme="minorHAnsi" w:hAnsiTheme="minorHAnsi" w:cstheme="minorHAnsi"/>
        </w:rPr>
        <w:t xml:space="preserve">1.1 </w:t>
      </w:r>
      <w:bookmarkEnd w:id="22"/>
      <w:bookmarkEnd w:id="23"/>
      <w:bookmarkEnd w:id="24"/>
      <w:bookmarkEnd w:id="25"/>
      <w:r>
        <w:rPr>
          <w:rFonts w:asciiTheme="minorHAnsi" w:hAnsiTheme="minorHAnsi" w:cstheme="minorHAnsi"/>
        </w:rPr>
        <w:t>The Inevitable Trend of Internet Technology Innovation: The Value Internet of Things</w:t>
      </w:r>
      <w:bookmarkEnd w:id="26"/>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We are in an era where new technologies lead to social changes. In the age of information and the Internet, human collaboration and communication break through time and space constraints, and the world becomes an overall interactive platform.</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In recent years, the Internet has entered into a new business format of “Internet +”. In this stage, a new form of economic and social development of “Internet + all traditional industries” driven by knowledge and social innovation 2.0 provides a broad network platform for the reform, innovation and development of various industries.</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At present, the information age is entering an unprecedented important stage of development where the objects can be connected to each other</w:t>
      </w:r>
      <w:r>
        <w:rPr>
          <w:rFonts w:asciiTheme="minorHAnsi" w:hAnsiTheme="minorHAnsi" w:cstheme="minorHAnsi"/>
        </w:rPr>
        <w:t xml:space="preserve"> </w:t>
      </w:r>
      <w:r>
        <w:rPr>
          <w:rFonts w:asciiTheme="minorHAnsi" w:hAnsiTheme="minorHAnsi" w:cstheme="minorHAnsi"/>
          <w:b/>
          <w:bCs/>
          <w:color w:val="000000"/>
          <w:sz w:val="24"/>
          <w:szCs w:val="24"/>
        </w:rPr>
        <w:t>through the Internet; this stage is called the third wave of the development of the world information industry following the computer and the Internet: the age of the Internet of Things</w:t>
      </w:r>
      <w:r>
        <w:rPr>
          <w:rFonts w:hint="eastAsia" w:asciiTheme="minorHAnsi" w:hAnsiTheme="minorHAnsi" w:cstheme="minorHAnsi"/>
          <w:b/>
          <w:bCs/>
          <w:color w:val="000000"/>
          <w:sz w:val="24"/>
          <w:szCs w:val="24"/>
        </w:rPr>
        <w:t xml:space="preserve"> (IoT)</w:t>
      </w:r>
      <w:r>
        <w:rPr>
          <w:rFonts w:asciiTheme="minorHAnsi" w:hAnsiTheme="minorHAnsi" w:cstheme="minorHAnsi"/>
          <w:b/>
          <w:bCs/>
          <w:color w:val="000000"/>
          <w:sz w:val="24"/>
          <w:szCs w:val="24"/>
        </w:rPr>
        <w:t>. Internet of Things technology contains two meanings: first, the core and foundation of the Internet of Things is still the Internet, the Internet of Things is an extension of the Internet; second, the client side of the Internet of Things extends to the information exchange and communication between any objects, which is so called object</w:t>
      </w:r>
      <w:r>
        <w:rPr>
          <w:rFonts w:hint="eastAsia" w:asciiTheme="minorHAnsi" w:hAnsiTheme="minorHAnsi" w:cstheme="minorHAnsi"/>
          <w:b/>
          <w:bCs/>
          <w:color w:val="000000"/>
          <w:sz w:val="24"/>
          <w:szCs w:val="24"/>
        </w:rPr>
        <w:t>-to-object</w:t>
      </w:r>
      <w:r>
        <w:rPr>
          <w:rFonts w:asciiTheme="minorHAnsi" w:hAnsiTheme="minorHAnsi" w:cstheme="minorHAnsi"/>
          <w:b/>
          <w:bCs/>
          <w:color w:val="000000"/>
          <w:sz w:val="24"/>
          <w:szCs w:val="24"/>
        </w:rPr>
        <w:t xml:space="preserve"> interrelat</w:t>
      </w:r>
      <w:r>
        <w:rPr>
          <w:rFonts w:hint="eastAsia" w:asciiTheme="minorHAnsi" w:hAnsiTheme="minorHAnsi" w:cstheme="minorHAnsi"/>
          <w:b/>
          <w:bCs/>
          <w:color w:val="000000"/>
          <w:sz w:val="24"/>
          <w:szCs w:val="24"/>
        </w:rPr>
        <w:t>ion</w:t>
      </w:r>
      <w:r>
        <w:rPr>
          <w:rFonts w:asciiTheme="minorHAnsi" w:hAnsiTheme="minorHAnsi" w:cstheme="minorHAnsi"/>
          <w:b/>
          <w:bCs/>
          <w:color w:val="000000"/>
          <w:sz w:val="24"/>
          <w:szCs w:val="24"/>
        </w:rPr>
        <w:t>.</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However, from the Internet, to the "Internet +", and then to the Internet of things, all stages have failed to solve the problem of localization of information dissemination (e.g. centralization). It is difficult for the Internet of things under the current central structure to accomplish the real autonomous cooperation and effective transactions, because the relevant parties of such cooperation and transactions often belong to different stakeholders with complex and uncertain trust relationship. Therefore, the collaboration and transactions of the current Internet of Things devices can only be carried out under the same trust domain, that is to say, the devices to collaborate and trade must be provided or verified by the same Internet of Things service provider, which significantly reduces the true commercial value of the Internet of Things applications.</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In this context, we put forward the concept of the “Value Internet of Things</w:t>
      </w:r>
      <w:r>
        <w:rPr>
          <w:rFonts w:hint="eastAsia" w:asciiTheme="minorHAnsi" w:hAnsiTheme="minorHAnsi" w:cstheme="minorHAnsi"/>
          <w:b/>
          <w:bCs/>
          <w:color w:val="000000"/>
          <w:sz w:val="24"/>
          <w:szCs w:val="24"/>
        </w:rPr>
        <w:t>(VIoT)</w:t>
      </w:r>
      <w:r>
        <w:rPr>
          <w:rFonts w:asciiTheme="minorHAnsi" w:hAnsiTheme="minorHAnsi" w:cstheme="minorHAnsi"/>
          <w:b/>
          <w:bCs/>
          <w:color w:val="000000"/>
          <w:sz w:val="24"/>
          <w:szCs w:val="24"/>
        </w:rPr>
        <w:t xml:space="preserve">”, focusing on introducing the block chain technology into the Internet of things, to solve the problem of centralization </w:t>
      </w:r>
      <w:r>
        <w:rPr>
          <w:rFonts w:hint="eastAsia" w:asciiTheme="minorHAnsi" w:hAnsiTheme="minorHAnsi" w:cstheme="minorHAnsi"/>
          <w:b/>
          <w:bCs/>
          <w:color w:val="000000"/>
          <w:sz w:val="24"/>
          <w:szCs w:val="24"/>
        </w:rPr>
        <w:t>facing</w:t>
      </w:r>
      <w:r>
        <w:rPr>
          <w:rFonts w:asciiTheme="minorHAnsi" w:hAnsiTheme="minorHAnsi" w:cstheme="minorHAnsi"/>
          <w:b/>
          <w:bCs/>
          <w:color w:val="000000"/>
          <w:sz w:val="24"/>
          <w:szCs w:val="24"/>
        </w:rPr>
        <w:t xml:space="preserve"> the development process of the Internet of Things. The block chain is a decentralized transaction record &amp; storage technology based on cryptographic principles; with a distributed point-to-point network, it can achieve the permanent storage of orderly transaction record which is undeletable, tamper-resistant, open and traceable, so it is recognized as the best choice to meet the above challenges.</w:t>
      </w:r>
      <w:r>
        <w:rPr>
          <w:rFonts w:asciiTheme="minorHAnsi" w:hAnsiTheme="minorHAnsi" w:cstheme="minorHAnsi"/>
        </w:rPr>
        <w:t xml:space="preserve"> </w:t>
      </w:r>
      <w:r>
        <w:rPr>
          <w:rFonts w:asciiTheme="minorHAnsi" w:hAnsiTheme="minorHAnsi" w:cstheme="minorHAnsi"/>
          <w:b/>
          <w:bCs/>
          <w:color w:val="000000"/>
          <w:sz w:val="24"/>
          <w:szCs w:val="24"/>
        </w:rPr>
        <w:t>In the ecology of the block chain, people can trade safely without trust established in advance, because every transaction is well recorded in the “public ledger” of the block chain, which is a perfect solution to the trust and equity issues of the Internet virtual world.</w:t>
      </w:r>
      <w:r>
        <w:rPr>
          <w:rFonts w:asciiTheme="minorHAnsi" w:hAnsiTheme="minorHAnsi" w:cstheme="minorHAnsi"/>
        </w:rPr>
        <w:t xml:space="preserve"> </w:t>
      </w:r>
      <w:r>
        <w:rPr>
          <w:rFonts w:asciiTheme="minorHAnsi" w:hAnsiTheme="minorHAnsi" w:cstheme="minorHAnsi"/>
          <w:b/>
          <w:bCs/>
          <w:color w:val="000000"/>
          <w:sz w:val="24"/>
          <w:szCs w:val="24"/>
        </w:rPr>
        <w:t>The inevitable trends of the Value Internet of Things are shown in Figure 1.1.</w:t>
      </w:r>
    </w:p>
    <w:p>
      <w:pPr>
        <w:ind w:firstLine="482"/>
        <w:jc w:val="center"/>
        <w:rPr>
          <w:rFonts w:asciiTheme="minorHAnsi" w:hAnsiTheme="minorHAnsi" w:cstheme="minorHAnsi"/>
          <w:b/>
          <w:bCs/>
          <w:color w:val="000000"/>
          <w:sz w:val="24"/>
          <w:szCs w:val="24"/>
        </w:rPr>
      </w:pPr>
      <w:r>
        <w:rPr>
          <w:rFonts w:asciiTheme="minorHAnsi" w:hAnsiTheme="minorHAnsi" w:cstheme="minorHAnsi"/>
          <w:b/>
          <w:bCs/>
          <w:color w:val="000000"/>
          <w:sz w:val="24"/>
          <w:szCs w:val="24"/>
        </w:rPr>
        <w:drawing>
          <wp:inline distT="0" distB="0" distL="114300" distR="114300">
            <wp:extent cx="3263900" cy="3065145"/>
            <wp:effectExtent l="19050" t="0" r="0" b="0"/>
            <wp:docPr id="4" name="图片 4" descr="少时诵诗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少时诵诗书"/>
                    <pic:cNvPicPr>
                      <a:picLocks noChangeAspect="1"/>
                    </pic:cNvPicPr>
                  </pic:nvPicPr>
                  <pic:blipFill>
                    <a:blip r:embed="rId13" cstate="print">
                      <a:clrChange>
                        <a:clrFrom>
                          <a:srgbClr val="FFFFFF"/>
                        </a:clrFrom>
                        <a:clrTo>
                          <a:srgbClr val="FFFFFF">
                            <a:alpha val="0"/>
                          </a:srgbClr>
                        </a:clrTo>
                      </a:clrChange>
                    </a:blip>
                    <a:stretch>
                      <a:fillRect/>
                    </a:stretch>
                  </pic:blipFill>
                  <pic:spPr>
                    <a:xfrm>
                      <a:off x="0" y="0"/>
                      <a:ext cx="3263900" cy="3065145"/>
                    </a:xfrm>
                    <a:prstGeom prst="rect">
                      <a:avLst/>
                    </a:prstGeom>
                  </pic:spPr>
                </pic:pic>
              </a:graphicData>
            </a:graphic>
          </wp:inline>
        </w:drawing>
      </w:r>
    </w:p>
    <w:p>
      <w:pPr>
        <w:jc w:val="center"/>
        <w:rPr>
          <w:rFonts w:asciiTheme="minorHAnsi" w:hAnsiTheme="minorHAnsi" w:cstheme="minorHAnsi"/>
          <w:b/>
          <w:bCs/>
          <w:color w:val="000000"/>
        </w:rPr>
      </w:pPr>
      <w:r>
        <w:rPr>
          <w:rFonts w:asciiTheme="minorHAnsi" w:hAnsiTheme="minorHAnsi" w:cstheme="minorHAnsi"/>
          <w:b/>
          <w:bCs/>
          <w:color w:val="000000"/>
        </w:rPr>
        <w:t>Figure 1.1   the inevitable trends of the Value Internet of Things</w:t>
      </w:r>
    </w:p>
    <w:p>
      <w:pPr>
        <w:jc w:val="center"/>
        <w:rPr>
          <w:rFonts w:eastAsia="微软雅黑" w:asciiTheme="minorHAnsi" w:hAnsiTheme="minorHAnsi" w:cstheme="minorHAnsi"/>
          <w:b/>
          <w:bCs/>
          <w:color w:val="000000"/>
          <w:kern w:val="2"/>
          <w:sz w:val="24"/>
          <w:szCs w:val="24"/>
        </w:rPr>
      </w:pPr>
      <w:r>
        <w:rPr>
          <w:rFonts w:asciiTheme="minorHAnsi" w:hAnsiTheme="minorHAnsi" w:cstheme="minorHAnsi"/>
          <w:b/>
          <w:bCs/>
          <w:color w:val="000000"/>
        </w:rPr>
        <w:t>Figure Text: the first stage: people communicate through language the second stage: people communicate through traditional medias (such as letters)→the third stage: the Internet the fourth stage: the Internet + (all traditional industries integrated into the Internet)→the fifth stage: the Internet of things (objects connected through the Internet) →block chain</w:t>
      </w:r>
      <w:r>
        <w:rPr>
          <w:rFonts w:hint="eastAsia" w:asciiTheme="minorHAnsi" w:hAnsiTheme="minorHAnsi" w:cstheme="minorHAnsi"/>
          <w:b/>
          <w:bCs/>
          <w:color w:val="000000"/>
        </w:rPr>
        <w:t>:</w:t>
      </w:r>
      <w:r>
        <w:rPr>
          <w:rFonts w:asciiTheme="minorHAnsi" w:hAnsiTheme="minorHAnsi" w:cstheme="minorHAnsi"/>
          <w:b/>
          <w:bCs/>
          <w:color w:val="000000"/>
        </w:rPr>
        <w:t xml:space="preserve"> decentralization</w:t>
      </w:r>
      <w:r>
        <w:rPr>
          <w:rFonts w:hint="eastAsia" w:asciiTheme="minorHAnsi" w:hAnsiTheme="minorHAnsi" w:cstheme="minorHAnsi"/>
          <w:b/>
          <w:bCs/>
          <w:color w:val="000000"/>
        </w:rPr>
        <w:t xml:space="preserve"> &amp; </w:t>
      </w:r>
      <w:r>
        <w:rPr>
          <w:rFonts w:asciiTheme="minorHAnsi" w:hAnsiTheme="minorHAnsi" w:cstheme="minorHAnsi"/>
          <w:b/>
          <w:bCs/>
          <w:color w:val="000000"/>
        </w:rPr>
        <w:t>Value Internet of Things</w:t>
      </w:r>
    </w:p>
    <w:p>
      <w:pPr>
        <w:pStyle w:val="3"/>
        <w:rPr>
          <w:rFonts w:asciiTheme="minorHAnsi" w:hAnsiTheme="minorHAnsi" w:cstheme="minorHAnsi"/>
        </w:rPr>
      </w:pPr>
      <w:bookmarkStart w:id="27" w:name="_Toc24053"/>
      <w:bookmarkStart w:id="28" w:name="_Toc18902"/>
      <w:bookmarkStart w:id="29" w:name="_Toc28785"/>
      <w:bookmarkStart w:id="30" w:name="_Toc29548"/>
      <w:bookmarkStart w:id="31" w:name="_Toc31416"/>
      <w:r>
        <w:rPr>
          <w:rFonts w:asciiTheme="minorHAnsi" w:hAnsiTheme="minorHAnsi" w:cstheme="minorHAnsi"/>
        </w:rPr>
        <w:t xml:space="preserve">1.2 </w:t>
      </w:r>
      <w:bookmarkEnd w:id="27"/>
      <w:bookmarkEnd w:id="28"/>
      <w:bookmarkEnd w:id="29"/>
      <w:bookmarkEnd w:id="30"/>
      <w:r>
        <w:rPr>
          <w:rFonts w:asciiTheme="minorHAnsi" w:hAnsiTheme="minorHAnsi" w:cstheme="minorHAnsi"/>
        </w:rPr>
        <w:t>The Block Chain Technology Development Trend: Rapid Expansion of Application Areas</w:t>
      </w:r>
      <w:bookmarkEnd w:id="31"/>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Bitcoin appeared in 2009 and began to circulate. The total market capitalization of Bitcoin has exceeded $ 30 billion, making Bitcoin a successful application of the block chain technology in the field of digital money. Ethereum</w:t>
      </w:r>
      <w:r>
        <w:rPr>
          <w:rFonts w:hint="eastAsia" w:asciiTheme="minorHAnsi" w:hAnsiTheme="minorHAnsi" w:cstheme="minorHAnsi"/>
          <w:b/>
          <w:bCs/>
          <w:color w:val="000000"/>
          <w:sz w:val="24"/>
          <w:szCs w:val="24"/>
        </w:rPr>
        <w:t xml:space="preserve"> </w:t>
      </w:r>
      <w:r>
        <w:rPr>
          <w:rFonts w:asciiTheme="minorHAnsi" w:hAnsiTheme="minorHAnsi" w:cstheme="minorHAnsi"/>
          <w:b/>
          <w:bCs/>
          <w:color w:val="000000"/>
          <w:sz w:val="24"/>
          <w:szCs w:val="24"/>
        </w:rPr>
        <w:t>introduced smart contracts to program the complex contract rules into the block chain by way of code</w:t>
      </w:r>
      <w:r>
        <w:rPr>
          <w:rFonts w:hint="eastAsia" w:asciiTheme="minorHAnsi" w:hAnsiTheme="minorHAnsi" w:cstheme="minorHAnsi"/>
          <w:b/>
          <w:bCs/>
          <w:color w:val="000000"/>
          <w:sz w:val="24"/>
          <w:szCs w:val="24"/>
        </w:rPr>
        <w:t xml:space="preserve">. Smart contracts </w:t>
      </w:r>
      <w:r>
        <w:rPr>
          <w:rFonts w:asciiTheme="minorHAnsi" w:hAnsiTheme="minorHAnsi" w:cstheme="minorHAnsi"/>
          <w:b/>
          <w:bCs/>
          <w:color w:val="000000"/>
          <w:sz w:val="24"/>
          <w:szCs w:val="24"/>
        </w:rPr>
        <w:t>can be automatically executed when the agreed conditions are reached, as a result, the field of application of the block chain has been broadened; the representative namecoin and datacoin extended the object of the block chain from the electronic money trading record in the era of Bitcoin to the domain name, user data and other fields.</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As an organic component of the block chain distributed implementation, the consensus mechanism has also undergone full development, as a result, several major consensus mechanisms have appeared:</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POW: Proof of Work, e.g. Work to Prove Consensus Mechanism, also known as the mining mechanism. Bitcoin </w:t>
      </w:r>
      <w:r>
        <w:rPr>
          <w:rFonts w:hint="eastAsia" w:asciiTheme="minorHAnsi" w:hAnsiTheme="minorHAnsi" w:cstheme="minorHAnsi"/>
          <w:b/>
          <w:bCs/>
          <w:color w:val="000000"/>
          <w:sz w:val="24"/>
          <w:szCs w:val="24"/>
        </w:rPr>
        <w:t xml:space="preserve">is </w:t>
      </w:r>
      <w:r>
        <w:rPr>
          <w:rFonts w:asciiTheme="minorHAnsi" w:hAnsiTheme="minorHAnsi" w:cstheme="minorHAnsi"/>
          <w:b/>
          <w:bCs/>
          <w:color w:val="000000"/>
          <w:sz w:val="24"/>
          <w:szCs w:val="24"/>
        </w:rPr>
        <w:t>first</w:t>
      </w:r>
      <w:r>
        <w:rPr>
          <w:rFonts w:hint="eastAsia" w:asciiTheme="minorHAnsi" w:hAnsiTheme="minorHAnsi" w:cstheme="minorHAnsi"/>
          <w:b/>
          <w:bCs/>
          <w:color w:val="000000"/>
          <w:sz w:val="24"/>
          <w:szCs w:val="24"/>
        </w:rPr>
        <w:t xml:space="preserve"> one to</w:t>
      </w:r>
      <w:r>
        <w:rPr>
          <w:rFonts w:asciiTheme="minorHAnsi" w:hAnsiTheme="minorHAnsi" w:cstheme="minorHAnsi"/>
          <w:b/>
          <w:bCs/>
          <w:color w:val="000000"/>
          <w:sz w:val="24"/>
          <w:szCs w:val="24"/>
        </w:rPr>
        <w:t xml:space="preserve"> use the POW mechanism to dominate the Block generation. The node continues to try to calculate the Block Hash value corresponding to each block ledger’s content to satisfy a specific condition, that is, N zeros are used as the preamble. This will increase the difficulty of Block generation, significantly reduc</w:t>
      </w:r>
      <w:r>
        <w:rPr>
          <w:rFonts w:hint="eastAsia" w:asciiTheme="minorHAnsi" w:hAnsiTheme="minorHAnsi" w:cstheme="minorHAnsi"/>
          <w:b/>
          <w:bCs/>
          <w:color w:val="000000"/>
          <w:sz w:val="24"/>
          <w:szCs w:val="24"/>
        </w:rPr>
        <w:t>ing</w:t>
      </w:r>
      <w:r>
        <w:rPr>
          <w:rFonts w:asciiTheme="minorHAnsi" w:hAnsiTheme="minorHAnsi" w:cstheme="minorHAnsi"/>
          <w:b/>
          <w:bCs/>
          <w:color w:val="000000"/>
          <w:sz w:val="24"/>
          <w:szCs w:val="24"/>
        </w:rPr>
        <w:t xml:space="preserve"> the risk of correct sub chains being replaced by quickly generated longer malicious sub chains, but will also </w:t>
      </w:r>
      <w:r>
        <w:rPr>
          <w:rFonts w:hint="eastAsia" w:asciiTheme="minorHAnsi" w:hAnsiTheme="minorHAnsi" w:cstheme="minorHAnsi"/>
          <w:b/>
          <w:bCs/>
          <w:color w:val="000000"/>
          <w:sz w:val="24"/>
          <w:szCs w:val="24"/>
        </w:rPr>
        <w:t xml:space="preserve">lead to the </w:t>
      </w:r>
      <w:r>
        <w:rPr>
          <w:rFonts w:asciiTheme="minorHAnsi" w:hAnsiTheme="minorHAnsi" w:cstheme="minorHAnsi"/>
          <w:b/>
          <w:bCs/>
          <w:color w:val="000000"/>
          <w:sz w:val="24"/>
          <w:szCs w:val="24"/>
        </w:rPr>
        <w:t>waste</w:t>
      </w:r>
      <w:r>
        <w:rPr>
          <w:rFonts w:hint="eastAsia" w:asciiTheme="minorHAnsi" w:hAnsiTheme="minorHAnsi" w:cstheme="minorHAnsi"/>
          <w:b/>
          <w:bCs/>
          <w:color w:val="000000"/>
          <w:sz w:val="24"/>
          <w:szCs w:val="24"/>
        </w:rPr>
        <w:t xml:space="preserve"> of</w:t>
      </w:r>
      <w:r>
        <w:rPr>
          <w:rFonts w:asciiTheme="minorHAnsi" w:hAnsiTheme="minorHAnsi" w:cstheme="minorHAnsi"/>
          <w:b/>
          <w:bCs/>
          <w:color w:val="000000"/>
          <w:sz w:val="24"/>
          <w:szCs w:val="24"/>
        </w:rPr>
        <w:t xml:space="preserve"> a large number of computing resources</w:t>
      </w:r>
      <w:r>
        <w:rPr>
          <w:rFonts w:hint="eastAsia" w:asciiTheme="minorHAnsi" w:hAnsiTheme="minorHAnsi" w:cstheme="minorHAnsi"/>
          <w:b/>
          <w:bCs/>
          <w:color w:val="000000"/>
          <w:sz w:val="24"/>
          <w:szCs w:val="24"/>
        </w:rPr>
        <w:t xml:space="preserve"> of the </w:t>
      </w:r>
      <w:r>
        <w:rPr>
          <w:rFonts w:asciiTheme="minorHAnsi" w:hAnsiTheme="minorHAnsi" w:cstheme="minorHAnsi"/>
          <w:b/>
          <w:bCs/>
          <w:color w:val="000000"/>
          <w:sz w:val="24"/>
          <w:szCs w:val="24"/>
        </w:rPr>
        <w:t>mining machine</w:t>
      </w:r>
      <w:r>
        <w:rPr>
          <w:rFonts w:hint="eastAsia" w:asciiTheme="minorHAnsi" w:hAnsiTheme="minorHAnsi" w:cstheme="minorHAnsi"/>
          <w:b/>
          <w:bCs/>
          <w:color w:val="000000"/>
          <w:sz w:val="24"/>
          <w:szCs w:val="24"/>
        </w:rPr>
        <w:t>s</w:t>
      </w:r>
      <w:r>
        <w:rPr>
          <w:rFonts w:asciiTheme="minorHAnsi" w:hAnsiTheme="minorHAnsi" w:cstheme="minorHAnsi"/>
          <w:b/>
          <w:bCs/>
          <w:color w:val="000000"/>
          <w:sz w:val="24"/>
          <w:szCs w:val="24"/>
        </w:rPr>
        <w:t xml:space="preserve"> at the same time.</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POS: Proof of Stake，e.g. Stake to Prove Consensus Mechanism. It is an upgrade of the POW consensus mechanism to control the length of mining time based on the number of the tokens and the holding time of the node; it can effectively reduce the mining time, but still cannot avoid the problem of wasting the computing resources of the mining machine</w:t>
      </w:r>
      <w:r>
        <w:rPr>
          <w:rFonts w:hint="eastAsia" w:asciiTheme="minorHAnsi" w:hAnsiTheme="minorHAnsi" w:cstheme="minorHAnsi"/>
          <w:b/>
          <w:bCs/>
          <w:color w:val="000000"/>
          <w:sz w:val="24"/>
          <w:szCs w:val="24"/>
        </w:rPr>
        <w:t>s</w:t>
      </w:r>
      <w:r>
        <w:rPr>
          <w:rFonts w:asciiTheme="minorHAnsi" w:hAnsiTheme="minorHAnsi" w:cstheme="minorHAnsi"/>
          <w:b/>
          <w:bCs/>
          <w:color w:val="000000"/>
          <w:sz w:val="24"/>
          <w:szCs w:val="24"/>
        </w:rPr>
        <w:t>.</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DPOS: Delegated Proof of Stake, e.g. Delegated Stake to Prove Consensus Mechanism. Its principle is that tokens select a certain number of nodes by voting to complete the verification and accounting work for them. This consensus mechanism can greatly reduce the number of nodes involved in accounting and verification to achieve rapid consensus verification, but it also relies on the existence of the tokens, so that some applications that do not require tokens will be limited.</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PBFT: Practical Byzantine Fault Tolerance. It is a consistency algorithm by message transmission that achieves consistency through three phases to determine the final block generation. If there are 3f + 1 nodes, this algorithm can tolerate the existence of f error nodes, so that the consistency results will not </w:t>
      </w:r>
      <w:r>
        <w:rPr>
          <w:rFonts w:hint="eastAsia" w:asciiTheme="minorHAnsi" w:hAnsiTheme="minorHAnsi" w:cstheme="minorHAnsi"/>
          <w:b/>
          <w:bCs/>
          <w:color w:val="000000"/>
          <w:sz w:val="24"/>
          <w:szCs w:val="24"/>
        </w:rPr>
        <w:t xml:space="preserve">be </w:t>
      </w:r>
      <w:r>
        <w:rPr>
          <w:rFonts w:asciiTheme="minorHAnsi" w:hAnsiTheme="minorHAnsi" w:cstheme="minorHAnsi"/>
          <w:b/>
          <w:bCs/>
          <w:color w:val="000000"/>
          <w:sz w:val="24"/>
          <w:szCs w:val="24"/>
        </w:rPr>
        <w:t>affected. This mechanism can be divorced from the existence of coins, the consensus node can be determined by participants and regulators, and 2-5 seconds of shared delay is basically able to meet the commercial requirements.</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Various consensus mechanisms have their own considerations and </w:t>
      </w:r>
      <w:r>
        <w:rPr>
          <w:rFonts w:hint="eastAsia" w:asciiTheme="minorHAnsi" w:hAnsiTheme="minorHAnsi" w:cstheme="minorHAnsi"/>
          <w:b/>
          <w:bCs/>
          <w:color w:val="000000"/>
          <w:sz w:val="24"/>
          <w:szCs w:val="24"/>
        </w:rPr>
        <w:t>significance</w:t>
      </w:r>
      <w:r>
        <w:rPr>
          <w:rFonts w:asciiTheme="minorHAnsi" w:hAnsiTheme="minorHAnsi" w:cstheme="minorHAnsi"/>
          <w:b/>
          <w:bCs/>
          <w:color w:val="000000"/>
          <w:sz w:val="24"/>
          <w:szCs w:val="24"/>
        </w:rPr>
        <w:t xml:space="preserve"> in terms of their respective business scenarios and technical means. When compared to each other, they have different improvements and enhancements in different aspects, as well as different disadvantages, so there seems to be no optimal consensus mechanism. Achieving the pluggable applications of various consensus mechanisms, choosing the right consensus mechanism according to the specific application scenario and optimizing the application of block chain shall be the best way </w:t>
      </w:r>
      <w:r>
        <w:rPr>
          <w:rFonts w:hint="eastAsia" w:asciiTheme="minorHAnsi" w:hAnsiTheme="minorHAnsi" w:cstheme="minorHAnsi"/>
          <w:b/>
          <w:bCs/>
          <w:color w:val="000000"/>
          <w:sz w:val="24"/>
          <w:szCs w:val="24"/>
        </w:rPr>
        <w:t>for</w:t>
      </w:r>
      <w:r>
        <w:rPr>
          <w:rFonts w:asciiTheme="minorHAnsi" w:hAnsiTheme="minorHAnsi" w:cstheme="minorHAnsi"/>
          <w:b/>
          <w:bCs/>
          <w:color w:val="000000"/>
          <w:sz w:val="24"/>
          <w:szCs w:val="24"/>
        </w:rPr>
        <w:t xml:space="preserve"> further application </w:t>
      </w:r>
      <w:r>
        <w:rPr>
          <w:rFonts w:hint="eastAsia" w:asciiTheme="minorHAnsi" w:hAnsiTheme="minorHAnsi" w:cstheme="minorHAnsi"/>
          <w:b/>
          <w:bCs/>
          <w:color w:val="000000"/>
          <w:sz w:val="24"/>
          <w:szCs w:val="24"/>
        </w:rPr>
        <w:t xml:space="preserve">in more </w:t>
      </w:r>
      <w:r>
        <w:rPr>
          <w:rFonts w:asciiTheme="minorHAnsi" w:hAnsiTheme="minorHAnsi" w:cstheme="minorHAnsi"/>
          <w:b/>
          <w:bCs/>
          <w:color w:val="000000"/>
          <w:sz w:val="24"/>
          <w:szCs w:val="24"/>
        </w:rPr>
        <w:t>fields.</w:t>
      </w:r>
    </w:p>
    <w:p>
      <w:pPr>
        <w:ind w:firstLine="482" w:firstLineChars="200"/>
        <w:rPr>
          <w:rFonts w:asciiTheme="minorHAnsi" w:hAnsiTheme="minorHAnsi" w:cstheme="minorHAnsi"/>
          <w:b/>
          <w:bCs/>
        </w:rPr>
      </w:pPr>
      <w:r>
        <w:rPr>
          <w:rFonts w:asciiTheme="minorHAnsi" w:hAnsiTheme="minorHAnsi" w:cstheme="minorHAnsi"/>
          <w:b/>
          <w:bCs/>
          <w:color w:val="000000"/>
          <w:sz w:val="24"/>
          <w:szCs w:val="24"/>
        </w:rPr>
        <w:t xml:space="preserve">Various trends indicate that block-chain technology is expanding </w:t>
      </w:r>
      <w:r>
        <w:rPr>
          <w:rFonts w:hint="eastAsia" w:asciiTheme="minorHAnsi" w:hAnsiTheme="minorHAnsi" w:cstheme="minorHAnsi"/>
          <w:b/>
          <w:bCs/>
          <w:color w:val="000000"/>
          <w:sz w:val="24"/>
          <w:szCs w:val="24"/>
        </w:rPr>
        <w:t>its application to</w:t>
      </w:r>
      <w:r>
        <w:rPr>
          <w:rFonts w:asciiTheme="minorHAnsi" w:hAnsiTheme="minorHAnsi" w:cstheme="minorHAnsi"/>
          <w:b/>
          <w:bCs/>
          <w:color w:val="000000"/>
          <w:sz w:val="24"/>
          <w:szCs w:val="24"/>
        </w:rPr>
        <w:t xml:space="preserve"> more and more areas such as digital money and smart contract</w:t>
      </w:r>
      <w:r>
        <w:rPr>
          <w:rFonts w:hint="eastAsia" w:asciiTheme="minorHAnsi" w:hAnsiTheme="minorHAnsi" w:cstheme="minorHAnsi"/>
          <w:b/>
          <w:bCs/>
          <w:color w:val="000000"/>
          <w:sz w:val="24"/>
          <w:szCs w:val="24"/>
        </w:rPr>
        <w:t>s,</w:t>
      </w:r>
      <w:r>
        <w:rPr>
          <w:rFonts w:asciiTheme="minorHAnsi" w:hAnsiTheme="minorHAnsi" w:cstheme="minorHAnsi"/>
          <w:b/>
          <w:bCs/>
          <w:color w:val="000000"/>
          <w:sz w:val="24"/>
          <w:szCs w:val="24"/>
        </w:rPr>
        <w:t xml:space="preserve"> while the earlier rel</w:t>
      </w:r>
      <w:r>
        <w:rPr>
          <w:rFonts w:hint="eastAsia" w:asciiTheme="minorHAnsi" w:hAnsiTheme="minorHAnsi" w:cstheme="minorHAnsi"/>
          <w:b/>
          <w:bCs/>
          <w:color w:val="000000"/>
          <w:sz w:val="24"/>
          <w:szCs w:val="24"/>
        </w:rPr>
        <w:t>evant</w:t>
      </w:r>
      <w:r>
        <w:rPr>
          <w:rFonts w:asciiTheme="minorHAnsi" w:hAnsiTheme="minorHAnsi" w:cstheme="minorHAnsi"/>
          <w:b/>
          <w:bCs/>
          <w:color w:val="000000"/>
          <w:sz w:val="24"/>
          <w:szCs w:val="24"/>
        </w:rPr>
        <w:t xml:space="preserve"> technologies </w:t>
      </w:r>
      <w:r>
        <w:rPr>
          <w:rFonts w:hint="eastAsia" w:asciiTheme="minorHAnsi" w:hAnsiTheme="minorHAnsi" w:cstheme="minorHAnsi"/>
          <w:b/>
          <w:bCs/>
          <w:color w:val="000000"/>
          <w:sz w:val="24"/>
          <w:szCs w:val="24"/>
        </w:rPr>
        <w:t>failed to</w:t>
      </w:r>
      <w:r>
        <w:rPr>
          <w:rFonts w:asciiTheme="minorHAnsi" w:hAnsiTheme="minorHAnsi" w:cstheme="minorHAnsi"/>
          <w:b/>
          <w:bCs/>
          <w:color w:val="000000"/>
          <w:sz w:val="24"/>
          <w:szCs w:val="24"/>
        </w:rPr>
        <w:t xml:space="preserve"> break the connection barrier between the virtual network and the real world. Applying the block chain </w:t>
      </w:r>
      <w:r>
        <w:rPr>
          <w:rFonts w:hint="eastAsia" w:asciiTheme="minorHAnsi" w:hAnsiTheme="minorHAnsi" w:cstheme="minorHAnsi"/>
          <w:b/>
          <w:bCs/>
          <w:color w:val="000000"/>
          <w:sz w:val="24"/>
          <w:szCs w:val="24"/>
        </w:rPr>
        <w:t>to</w:t>
      </w:r>
      <w:r>
        <w:rPr>
          <w:rFonts w:asciiTheme="minorHAnsi" w:hAnsiTheme="minorHAnsi" w:cstheme="minorHAnsi"/>
          <w:b/>
          <w:bCs/>
          <w:color w:val="000000"/>
          <w:sz w:val="24"/>
          <w:szCs w:val="24"/>
        </w:rPr>
        <w:t xml:space="preserve"> the Internet of Things and smart systems and connecting the item tags and identity tags in the real world to the virtual network </w:t>
      </w:r>
      <w:r>
        <w:rPr>
          <w:rFonts w:hint="eastAsia" w:asciiTheme="minorHAnsi" w:hAnsiTheme="minorHAnsi" w:cstheme="minorHAnsi"/>
          <w:b/>
          <w:bCs/>
          <w:color w:val="000000"/>
          <w:sz w:val="24"/>
          <w:szCs w:val="24"/>
        </w:rPr>
        <w:t>via</w:t>
      </w:r>
      <w:r>
        <w:rPr>
          <w:rFonts w:asciiTheme="minorHAnsi" w:hAnsiTheme="minorHAnsi" w:cstheme="minorHAnsi"/>
          <w:b/>
          <w:bCs/>
          <w:color w:val="000000"/>
          <w:sz w:val="24"/>
          <w:szCs w:val="24"/>
        </w:rPr>
        <w:t xml:space="preserve"> RFID technology will successfully build this connection, and ultimately achieve </w:t>
      </w:r>
      <w:r>
        <w:rPr>
          <w:rFonts w:hint="eastAsia" w:asciiTheme="minorHAnsi" w:hAnsiTheme="minorHAnsi" w:cstheme="minorHAnsi"/>
          <w:b/>
          <w:bCs/>
          <w:color w:val="000000"/>
          <w:sz w:val="24"/>
          <w:szCs w:val="24"/>
        </w:rPr>
        <w:t xml:space="preserve">the </w:t>
      </w:r>
      <w:r>
        <w:rPr>
          <w:rFonts w:asciiTheme="minorHAnsi" w:hAnsiTheme="minorHAnsi" w:cstheme="minorHAnsi"/>
          <w:b/>
          <w:bCs/>
          <w:color w:val="000000"/>
          <w:sz w:val="24"/>
          <w:szCs w:val="24"/>
        </w:rPr>
        <w:t>interconnection</w:t>
      </w:r>
      <w:r>
        <w:rPr>
          <w:rFonts w:hint="eastAsia" w:asciiTheme="minorHAnsi" w:hAnsiTheme="minorHAnsi" w:cstheme="minorHAnsi"/>
          <w:b/>
          <w:bCs/>
          <w:color w:val="000000"/>
          <w:sz w:val="24"/>
          <w:szCs w:val="24"/>
        </w:rPr>
        <w:t xml:space="preserve"> of </w:t>
      </w:r>
      <w:r>
        <w:rPr>
          <w:rFonts w:asciiTheme="minorHAnsi" w:hAnsiTheme="minorHAnsi" w:cstheme="minorHAnsi"/>
          <w:b/>
          <w:bCs/>
          <w:color w:val="000000"/>
          <w:sz w:val="24"/>
          <w:szCs w:val="24"/>
        </w:rPr>
        <w:t>all things and create an era of Value Internet of Things</w:t>
      </w:r>
      <w:r>
        <w:rPr>
          <w:rFonts w:hint="eastAsia" w:asciiTheme="minorHAnsi" w:hAnsiTheme="minorHAnsi" w:cstheme="minorHAnsi"/>
          <w:b/>
          <w:bCs/>
          <w:color w:val="000000"/>
          <w:sz w:val="24"/>
          <w:szCs w:val="24"/>
        </w:rPr>
        <w:t xml:space="preserve"> (VIoT)</w:t>
      </w:r>
      <w:r>
        <w:rPr>
          <w:rFonts w:asciiTheme="minorHAnsi" w:hAnsiTheme="minorHAnsi" w:cstheme="minorHAnsi"/>
          <w:b/>
          <w:bCs/>
          <w:color w:val="000000"/>
          <w:sz w:val="24"/>
          <w:szCs w:val="24"/>
        </w:rPr>
        <w:t>.</w:t>
      </w:r>
    </w:p>
    <w:p>
      <w:pPr>
        <w:pStyle w:val="3"/>
        <w:rPr>
          <w:rFonts w:asciiTheme="minorHAnsi" w:hAnsiTheme="minorHAnsi" w:cstheme="minorHAnsi"/>
        </w:rPr>
      </w:pPr>
      <w:bookmarkStart w:id="32" w:name="_Toc14102"/>
      <w:bookmarkStart w:id="33" w:name="_Toc1714"/>
      <w:bookmarkStart w:id="34" w:name="_Toc19933"/>
      <w:bookmarkStart w:id="35" w:name="_Toc24957"/>
      <w:bookmarkStart w:id="36" w:name="_Toc27702"/>
      <w:r>
        <w:rPr>
          <w:rFonts w:asciiTheme="minorHAnsi" w:hAnsiTheme="minorHAnsi" w:cstheme="minorHAnsi"/>
        </w:rPr>
        <w:t xml:space="preserve">1.3 </w:t>
      </w:r>
      <w:bookmarkEnd w:id="32"/>
      <w:bookmarkEnd w:id="33"/>
      <w:bookmarkEnd w:id="34"/>
      <w:bookmarkEnd w:id="35"/>
      <w:r>
        <w:rPr>
          <w:rFonts w:asciiTheme="minorHAnsi" w:hAnsiTheme="minorHAnsi" w:cstheme="minorHAnsi"/>
        </w:rPr>
        <w:t>The Technical Preparation Has Been Completed to Create An Era of Value Internet of Things</w:t>
      </w:r>
      <w:r>
        <w:rPr>
          <w:rFonts w:hint="eastAsia" w:asciiTheme="minorHAnsi" w:hAnsiTheme="minorHAnsi" w:cstheme="minorHAnsi"/>
        </w:rPr>
        <w:t xml:space="preserve"> (VIoT)</w:t>
      </w:r>
      <w:bookmarkEnd w:id="36"/>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Traditional Internet of Things (IoT) is a network which enables all the common objects that can perform independent functions to be interconnected. It connects the sensors, controllers and objective entities through network technology to realize intelligent management and control. For example, through radio frequency identification (RFID), infrared sensors, global positioning systems, laser scanners and other information sensing equipment, it connect</w:t>
      </w:r>
      <w:r>
        <w:rPr>
          <w:rFonts w:hint="eastAsia" w:asciiTheme="minorHAnsi" w:hAnsiTheme="minorHAnsi" w:cstheme="minorHAnsi"/>
          <w:b/>
          <w:bCs/>
          <w:color w:val="000000"/>
          <w:sz w:val="24"/>
          <w:szCs w:val="24"/>
        </w:rPr>
        <w:t>s</w:t>
      </w:r>
      <w:r>
        <w:rPr>
          <w:rFonts w:asciiTheme="minorHAnsi" w:hAnsiTheme="minorHAnsi" w:cstheme="minorHAnsi"/>
          <w:b/>
          <w:bCs/>
          <w:color w:val="000000"/>
          <w:sz w:val="24"/>
          <w:szCs w:val="24"/>
        </w:rPr>
        <w:t xml:space="preserve"> any item </w:t>
      </w:r>
      <w:r>
        <w:rPr>
          <w:rFonts w:hint="eastAsia" w:asciiTheme="minorHAnsi" w:hAnsiTheme="minorHAnsi" w:cstheme="minorHAnsi"/>
          <w:b/>
          <w:bCs/>
          <w:color w:val="000000"/>
          <w:sz w:val="24"/>
          <w:szCs w:val="24"/>
        </w:rPr>
        <w:t>to</w:t>
      </w:r>
      <w:r>
        <w:rPr>
          <w:rFonts w:asciiTheme="minorHAnsi" w:hAnsiTheme="minorHAnsi" w:cstheme="minorHAnsi"/>
          <w:b/>
          <w:bCs/>
          <w:color w:val="000000"/>
          <w:sz w:val="24"/>
          <w:szCs w:val="24"/>
        </w:rPr>
        <w:t xml:space="preserve"> the Internet to carry out information exchange and communication according to the agreement, to achieve intelligent identification, positioning , tracking, monitoring and management. As an extension of the Internet, the Internet of Things further promotes the connections between machine and machine, human and machine and achieves the full life cycle circulation management of data in the information world.</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With the continuous </w:t>
      </w:r>
      <w:r>
        <w:rPr>
          <w:rFonts w:hint="eastAsia" w:asciiTheme="minorHAnsi" w:hAnsiTheme="minorHAnsi" w:cstheme="minorHAnsi"/>
          <w:b/>
          <w:bCs/>
          <w:color w:val="000000"/>
          <w:sz w:val="24"/>
          <w:szCs w:val="24"/>
        </w:rPr>
        <w:t>advances</w:t>
      </w:r>
      <w:r>
        <w:rPr>
          <w:rFonts w:asciiTheme="minorHAnsi" w:hAnsiTheme="minorHAnsi" w:cstheme="minorHAnsi"/>
          <w:b/>
          <w:bCs/>
          <w:color w:val="000000"/>
          <w:sz w:val="24"/>
          <w:szCs w:val="24"/>
        </w:rPr>
        <w:t xml:space="preserve"> of technology, the development and application of the Internet of Things technology have achieved remarkable results in recent years. There are already billions of sensors and smart controllers put into use so far, and the number of the sensors and smart controllers is expected to grow in the next few years. However, the Internet of Things technology is also facing many problems and challenges which may become great obstacles in the future development and application of the Internet of Things</w:t>
      </w:r>
      <w:r>
        <w:rPr>
          <w:rFonts w:hint="eastAsia" w:asciiTheme="minorHAnsi" w:hAnsiTheme="minorHAnsi" w:cstheme="minorHAnsi"/>
          <w:b/>
          <w:bCs/>
          <w:color w:val="000000"/>
          <w:sz w:val="24"/>
          <w:szCs w:val="24"/>
        </w:rPr>
        <w:t>. T</w:t>
      </w:r>
      <w:r>
        <w:rPr>
          <w:rFonts w:asciiTheme="minorHAnsi" w:hAnsiTheme="minorHAnsi" w:cstheme="minorHAnsi"/>
          <w:b/>
          <w:bCs/>
          <w:color w:val="000000"/>
          <w:sz w:val="24"/>
          <w:szCs w:val="24"/>
        </w:rPr>
        <w:t>he era of the Value Internet of Things led by RFID and block chain technologies can provide solutions to these problems.</w:t>
      </w:r>
      <w:r>
        <w:rPr>
          <w:rFonts w:hint="eastAsia" w:asciiTheme="minorHAnsi" w:hAnsiTheme="minorHAnsi" w:cstheme="minorHAnsi"/>
          <w:b/>
          <w:bCs/>
          <w:color w:val="000000"/>
          <w:sz w:val="24"/>
          <w:szCs w:val="24"/>
        </w:rPr>
        <w:t xml:space="preserve"> </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The technical realization of the Value Internet of Things means connecting the items tags, event tags, people and body tags and other entity tags in the real world with the virtual world of the Internet through the underlying hardware platform using the RFID </w:t>
      </w:r>
      <w:r>
        <w:rPr>
          <w:rFonts w:hint="eastAsia" w:asciiTheme="minorHAnsi" w:hAnsiTheme="minorHAnsi" w:cstheme="minorHAnsi"/>
          <w:b/>
          <w:bCs/>
          <w:color w:val="000000"/>
          <w:sz w:val="24"/>
          <w:szCs w:val="24"/>
        </w:rPr>
        <w:t>tags</w:t>
      </w:r>
      <w:r>
        <w:rPr>
          <w:rFonts w:asciiTheme="minorHAnsi" w:hAnsiTheme="minorHAnsi" w:cstheme="minorHAnsi"/>
          <w:b/>
          <w:bCs/>
          <w:color w:val="000000"/>
          <w:sz w:val="24"/>
          <w:szCs w:val="24"/>
        </w:rPr>
        <w:t xml:space="preserve"> as the core, combined with the block chain technology delivering value and constructing trust, to achieve the real</w:t>
      </w:r>
      <w:r>
        <w:rPr>
          <w:rFonts w:hint="eastAsia" w:asciiTheme="minorHAnsi" w:hAnsiTheme="minorHAnsi" w:cstheme="minorHAnsi"/>
          <w:b/>
          <w:bCs/>
          <w:color w:val="000000"/>
          <w:sz w:val="24"/>
          <w:szCs w:val="24"/>
        </w:rPr>
        <w:t xml:space="preserve"> interconnection of</w:t>
      </w:r>
      <w:r>
        <w:rPr>
          <w:rFonts w:asciiTheme="minorHAnsi" w:hAnsiTheme="minorHAnsi" w:cstheme="minorHAnsi"/>
          <w:b/>
          <w:bCs/>
          <w:color w:val="000000"/>
          <w:sz w:val="24"/>
          <w:szCs w:val="24"/>
        </w:rPr>
        <w:t xml:space="preserve"> all things.</w:t>
      </w:r>
    </w:p>
    <w:p>
      <w:pPr>
        <w:ind w:firstLine="482" w:firstLineChars="200"/>
        <w:jc w:val="both"/>
        <w:rPr>
          <w:rFonts w:asciiTheme="minorHAnsi" w:hAnsiTheme="minorHAnsi" w:cstheme="minorHAnsi"/>
          <w:b/>
          <w:bCs/>
          <w:color w:val="000000"/>
          <w:sz w:val="24"/>
          <w:szCs w:val="24"/>
        </w:rPr>
      </w:pPr>
      <w:bookmarkStart w:id="37" w:name="_Toc29425"/>
      <w:bookmarkStart w:id="38" w:name="_Toc3336"/>
      <w:bookmarkStart w:id="39" w:name="_Toc10744"/>
      <w:bookmarkStart w:id="40" w:name="_Toc484560856"/>
      <w:bookmarkStart w:id="41" w:name="_Toc6763"/>
      <w:bookmarkStart w:id="42" w:name="_Toc5573"/>
      <w:bookmarkStart w:id="43" w:name="_Toc8193"/>
      <w:bookmarkStart w:id="44" w:name="_Toc485064677"/>
      <w:bookmarkStart w:id="45" w:name="_Toc19448"/>
      <w:r>
        <w:rPr>
          <w:rFonts w:asciiTheme="minorHAnsi" w:hAnsiTheme="minorHAnsi" w:cstheme="minorHAnsi"/>
          <w:b/>
          <w:bCs/>
          <w:color w:val="000000"/>
          <w:sz w:val="24"/>
          <w:szCs w:val="24"/>
        </w:rPr>
        <w:t>The speed of transition from the Information Internet and traditional Internet of Things to the Value Internet of Things based on RFID technology and block chain technology may be far beyond the current expectations. When the Value Internet of Things achieves the real</w:t>
      </w:r>
      <w:r>
        <w:rPr>
          <w:rFonts w:hint="eastAsia" w:asciiTheme="minorHAnsi" w:hAnsiTheme="minorHAnsi" w:cstheme="minorHAnsi"/>
          <w:b/>
          <w:bCs/>
          <w:color w:val="000000"/>
          <w:sz w:val="24"/>
          <w:szCs w:val="24"/>
        </w:rPr>
        <w:t xml:space="preserve"> interconnection of</w:t>
      </w:r>
      <w:r>
        <w:rPr>
          <w:rFonts w:asciiTheme="minorHAnsi" w:hAnsiTheme="minorHAnsi" w:cstheme="minorHAnsi"/>
          <w:b/>
          <w:bCs/>
          <w:color w:val="000000"/>
          <w:sz w:val="24"/>
          <w:szCs w:val="24"/>
        </w:rPr>
        <w:t xml:space="preserve"> all things, the RFID technology and block chain technology will</w:t>
      </w:r>
      <w:r>
        <w:rPr>
          <w:rFonts w:asciiTheme="minorHAnsi" w:hAnsiTheme="minorHAnsi" w:cstheme="minorHAnsi"/>
        </w:rPr>
        <w:t xml:space="preserve"> </w:t>
      </w:r>
      <w:r>
        <w:rPr>
          <w:rFonts w:asciiTheme="minorHAnsi" w:hAnsiTheme="minorHAnsi" w:cstheme="minorHAnsi"/>
          <w:b/>
          <w:bCs/>
          <w:color w:val="000000"/>
          <w:sz w:val="24"/>
          <w:szCs w:val="24"/>
        </w:rPr>
        <w:t>play a greater role.</w:t>
      </w:r>
    </w:p>
    <w:bookmarkEnd w:id="37"/>
    <w:p>
      <w:pPr>
        <w:pStyle w:val="2"/>
        <w:jc w:val="center"/>
        <w:rPr>
          <w:rFonts w:asciiTheme="minorHAnsi" w:hAnsiTheme="minorHAnsi" w:cstheme="minorHAnsi"/>
          <w:color w:val="000000"/>
        </w:rPr>
      </w:pPr>
      <w:bookmarkStart w:id="46" w:name="_Toc18924"/>
      <w:r>
        <w:rPr>
          <w:rFonts w:asciiTheme="minorHAnsi" w:hAnsiTheme="minorHAnsi" w:cstheme="minorHAnsi"/>
          <w:color w:val="000000"/>
        </w:rPr>
        <w:t>Part 2 Journey - The Realization of Value Internet of Things</w:t>
      </w:r>
      <w:bookmarkEnd w:id="46"/>
    </w:p>
    <w:bookmarkEnd w:id="38"/>
    <w:bookmarkEnd w:id="39"/>
    <w:bookmarkEnd w:id="40"/>
    <w:bookmarkEnd w:id="41"/>
    <w:bookmarkEnd w:id="42"/>
    <w:bookmarkEnd w:id="43"/>
    <w:bookmarkEnd w:id="44"/>
    <w:bookmarkEnd w:id="45"/>
    <w:p>
      <w:pPr>
        <w:pStyle w:val="3"/>
        <w:rPr>
          <w:rFonts w:asciiTheme="minorHAnsi" w:hAnsiTheme="minorHAnsi" w:cstheme="minorHAnsi"/>
          <w:color w:val="000000"/>
        </w:rPr>
      </w:pPr>
      <w:bookmarkStart w:id="47" w:name="_Toc19104"/>
      <w:bookmarkStart w:id="48" w:name="_Toc29164"/>
      <w:bookmarkStart w:id="49" w:name="_Toc2464"/>
      <w:bookmarkStart w:id="50" w:name="_Toc20684"/>
      <w:bookmarkStart w:id="51" w:name="_Toc29156"/>
      <w:bookmarkStart w:id="52" w:name="_Toc27863"/>
      <w:bookmarkStart w:id="53" w:name="_Toc20689"/>
      <w:bookmarkStart w:id="54" w:name="_Toc484560857"/>
      <w:bookmarkStart w:id="55" w:name="_Toc12230"/>
      <w:bookmarkStart w:id="56" w:name="_Toc15490"/>
      <w:bookmarkStart w:id="57" w:name="_Toc32228"/>
      <w:bookmarkStart w:id="58" w:name="_Toc13276"/>
      <w:bookmarkStart w:id="59" w:name="_Toc485064678"/>
      <w:r>
        <w:rPr>
          <w:rFonts w:asciiTheme="minorHAnsi" w:hAnsiTheme="minorHAnsi" w:cstheme="minorHAnsi"/>
          <w:color w:val="000000"/>
        </w:rPr>
        <w:t xml:space="preserve">2.1 </w:t>
      </w:r>
      <w:bookmarkEnd w:id="47"/>
      <w:bookmarkEnd w:id="48"/>
      <w:bookmarkEnd w:id="49"/>
      <w:bookmarkEnd w:id="50"/>
      <w:r>
        <w:rPr>
          <w:rFonts w:asciiTheme="minorHAnsi" w:hAnsiTheme="minorHAnsi" w:cstheme="minorHAnsi"/>
          <w:color w:val="000000"/>
        </w:rPr>
        <w:t>General Description</w:t>
      </w:r>
      <w:bookmarkEnd w:id="51"/>
    </w:p>
    <w:p>
      <w:pPr>
        <w:ind w:firstLine="482" w:firstLineChars="200"/>
        <w:jc w:val="both"/>
        <w:rPr>
          <w:rStyle w:val="16"/>
          <w:rFonts w:asciiTheme="minorHAnsi" w:hAnsiTheme="minorHAnsi" w:cstheme="minorHAnsi"/>
          <w:b/>
          <w:bCs/>
          <w:color w:val="000000"/>
          <w:sz w:val="24"/>
          <w:szCs w:val="24"/>
          <w:u w:val="none"/>
        </w:rPr>
      </w:pPr>
      <w:r>
        <w:rPr>
          <w:rFonts w:asciiTheme="minorHAnsi" w:hAnsiTheme="minorHAnsi" w:cstheme="minorHAnsi"/>
          <w:b/>
          <w:bCs/>
          <w:color w:val="000000"/>
          <w:sz w:val="24"/>
          <w:szCs w:val="24"/>
        </w:rPr>
        <w:t>The whole system of the Value Internet of Things can be divided into two parts: hardware and software. The hardware includes the RFID tag chips and the RFID reader chips. The RFID tag acts as the interface for all assets to be connected to the chain, and the reader chip is a bridge for all assets to be connected to the chain and can be used as a node on the chain. The software includes</w:t>
      </w:r>
      <w:r>
        <w:rPr>
          <w:rFonts w:asciiTheme="minorHAnsi" w:hAnsiTheme="minorHAnsi" w:cstheme="minorHAnsi"/>
        </w:rPr>
        <w:t xml:space="preserve"> </w:t>
      </w:r>
      <w:r>
        <w:rPr>
          <w:rFonts w:asciiTheme="minorHAnsi" w:hAnsiTheme="minorHAnsi" w:cstheme="minorHAnsi"/>
          <w:b/>
          <w:bCs/>
          <w:color w:val="000000"/>
          <w:sz w:val="24"/>
          <w:szCs w:val="24"/>
        </w:rPr>
        <w:t xml:space="preserve">the Waltonchain software system, the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protocol and the </w:t>
      </w:r>
      <w:r>
        <w:rPr>
          <w:rFonts w:asciiTheme="minorHAnsi" w:hAnsiTheme="minorHAnsi" w:cstheme="minorHAnsi"/>
          <w:b/>
          <w:bCs/>
          <w:color w:val="000000"/>
          <w:sz w:val="24"/>
          <w:szCs w:val="24"/>
          <w:lang w:val="en-US"/>
        </w:rPr>
        <w:t>Waltoncoin</w:t>
      </w:r>
      <w:r>
        <w:rPr>
          <w:rFonts w:asciiTheme="minorHAnsi" w:hAnsiTheme="minorHAnsi" w:cstheme="minorHAnsi"/>
          <w:b/>
          <w:bCs/>
          <w:color w:val="000000"/>
          <w:sz w:val="24"/>
          <w:szCs w:val="24"/>
        </w:rPr>
        <w:t xml:space="preserve">. With the combination of software and hardware, the Value Internet of Things can really achieve </w:t>
      </w:r>
      <w:r>
        <w:rPr>
          <w:rFonts w:hint="eastAsia" w:asciiTheme="minorHAnsi" w:hAnsiTheme="minorHAnsi" w:cstheme="minorHAnsi"/>
          <w:b/>
          <w:bCs/>
          <w:color w:val="000000"/>
          <w:sz w:val="24"/>
          <w:szCs w:val="24"/>
        </w:rPr>
        <w:t xml:space="preserve">the connection of </w:t>
      </w:r>
      <w:r>
        <w:rPr>
          <w:rFonts w:asciiTheme="minorHAnsi" w:hAnsiTheme="minorHAnsi" w:cstheme="minorHAnsi"/>
          <w:b/>
          <w:bCs/>
          <w:color w:val="000000"/>
          <w:sz w:val="24"/>
          <w:szCs w:val="24"/>
        </w:rPr>
        <w:t>all things to the chain and the digitalization of all assets.</w:t>
      </w:r>
    </w:p>
    <w:p>
      <w:pPr>
        <w:pStyle w:val="3"/>
        <w:rPr>
          <w:rFonts w:asciiTheme="minorHAnsi" w:hAnsiTheme="minorHAnsi" w:cstheme="minorHAnsi"/>
          <w:color w:val="000000"/>
        </w:rPr>
      </w:pPr>
      <w:bookmarkStart w:id="60" w:name="_Toc13573"/>
      <w:bookmarkStart w:id="61" w:name="_Toc14846"/>
      <w:bookmarkStart w:id="62" w:name="_Toc12867"/>
      <w:bookmarkStart w:id="63" w:name="_Toc22485"/>
      <w:bookmarkStart w:id="64" w:name="_Toc28578"/>
      <w:r>
        <w:rPr>
          <w:rFonts w:asciiTheme="minorHAnsi" w:hAnsiTheme="minorHAnsi" w:cstheme="minorHAnsi"/>
          <w:color w:val="000000"/>
        </w:rPr>
        <w:t xml:space="preserve">2.2 </w:t>
      </w:r>
      <w:bookmarkEnd w:id="60"/>
      <w:bookmarkEnd w:id="61"/>
      <w:bookmarkEnd w:id="62"/>
      <w:bookmarkEnd w:id="63"/>
      <w:r>
        <w:rPr>
          <w:rFonts w:asciiTheme="minorHAnsi" w:hAnsiTheme="minorHAnsi" w:cstheme="minorHAnsi"/>
          <w:color w:val="000000"/>
        </w:rPr>
        <w:t>The hardware of the Value Internet of Things</w:t>
      </w:r>
      <w:bookmarkEnd w:id="64"/>
    </w:p>
    <w:p>
      <w:pPr>
        <w:pStyle w:val="3"/>
        <w:rPr>
          <w:rFonts w:asciiTheme="minorHAnsi" w:hAnsiTheme="minorHAnsi" w:cstheme="minorHAnsi"/>
          <w:color w:val="000000"/>
        </w:rPr>
      </w:pPr>
      <w:bookmarkStart w:id="65" w:name="_Toc30991"/>
      <w:bookmarkStart w:id="66" w:name="_Toc20180"/>
      <w:bookmarkStart w:id="67" w:name="_Toc23916"/>
      <w:bookmarkStart w:id="68" w:name="_Toc30445"/>
      <w:bookmarkStart w:id="69" w:name="_Toc10924"/>
      <w:r>
        <w:rPr>
          <w:rFonts w:asciiTheme="minorHAnsi" w:hAnsiTheme="minorHAnsi" w:cstheme="minorHAnsi"/>
          <w:color w:val="000000"/>
        </w:rPr>
        <w:t xml:space="preserve">2.2.1 </w:t>
      </w:r>
      <w:bookmarkEnd w:id="52"/>
      <w:bookmarkEnd w:id="53"/>
      <w:bookmarkEnd w:id="54"/>
      <w:bookmarkEnd w:id="55"/>
      <w:bookmarkEnd w:id="56"/>
      <w:bookmarkEnd w:id="57"/>
      <w:bookmarkEnd w:id="58"/>
      <w:bookmarkEnd w:id="59"/>
      <w:bookmarkEnd w:id="65"/>
      <w:bookmarkEnd w:id="66"/>
      <w:bookmarkEnd w:id="67"/>
      <w:bookmarkEnd w:id="68"/>
      <w:r>
        <w:rPr>
          <w:rFonts w:asciiTheme="minorHAnsi" w:hAnsiTheme="minorHAnsi" w:cstheme="minorHAnsi"/>
          <w:color w:val="000000"/>
        </w:rPr>
        <w:t>What is RFID?</w:t>
      </w:r>
      <w:bookmarkEnd w:id="69"/>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The Radio Frequency Identification (RFID) technology is a communication technology that can identify specific targets and read and write relevant data through the radio signals without building a mechanical or optical contact between the recognition system and specific targets. RFID readers are divided into mobile readers and fixed readers. At present, RFID technology is widely used, for example, used for library access control system, food safety traceability, etc.</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The radio frequency tags are the physical carrier of the electronic product code (EPC) which are attached to traceable items, identifiable, readable and writeable, and can be circulated all over the world. As a key technology for constructing the "Internet of Things", the RFID technology has received attention in recent years. The RFID technology originated </w:t>
      </w:r>
      <w:r>
        <w:rPr>
          <w:rFonts w:hint="eastAsia" w:asciiTheme="minorHAnsi" w:hAnsiTheme="minorHAnsi" w:cstheme="minorHAnsi"/>
          <w:b/>
          <w:bCs/>
          <w:color w:val="000000"/>
          <w:sz w:val="24"/>
          <w:szCs w:val="24"/>
        </w:rPr>
        <w:t>from</w:t>
      </w:r>
      <w:r>
        <w:rPr>
          <w:rFonts w:asciiTheme="minorHAnsi" w:hAnsiTheme="minorHAnsi" w:cstheme="minorHAnsi"/>
          <w:b/>
          <w:bCs/>
          <w:color w:val="000000"/>
          <w:sz w:val="24"/>
          <w:szCs w:val="24"/>
        </w:rPr>
        <w:t xml:space="preserve"> the United Kingdom, was used in the Second World War to identify friend or foe aircraft, and began </w:t>
      </w:r>
      <w:r>
        <w:rPr>
          <w:rFonts w:hint="eastAsia" w:asciiTheme="minorHAnsi" w:hAnsiTheme="minorHAnsi" w:cstheme="minorHAnsi"/>
          <w:b/>
          <w:bCs/>
          <w:color w:val="000000"/>
          <w:sz w:val="24"/>
          <w:szCs w:val="24"/>
        </w:rPr>
        <w:t>its</w:t>
      </w:r>
      <w:r>
        <w:rPr>
          <w:rFonts w:asciiTheme="minorHAnsi" w:hAnsiTheme="minorHAnsi" w:cstheme="minorHAnsi"/>
          <w:b/>
          <w:bCs/>
          <w:color w:val="000000"/>
          <w:sz w:val="24"/>
          <w:szCs w:val="24"/>
        </w:rPr>
        <w:t xml:space="preserve"> business</w:t>
      </w:r>
      <w:r>
        <w:rPr>
          <w:rFonts w:hint="eastAsia" w:asciiTheme="minorHAnsi" w:hAnsiTheme="minorHAnsi" w:cstheme="minorHAnsi"/>
          <w:b/>
          <w:bCs/>
          <w:color w:val="000000"/>
          <w:sz w:val="24"/>
          <w:szCs w:val="24"/>
        </w:rPr>
        <w:t xml:space="preserve"> application</w:t>
      </w:r>
      <w:r>
        <w:rPr>
          <w:rFonts w:asciiTheme="minorHAnsi" w:hAnsiTheme="minorHAnsi" w:cstheme="minorHAnsi"/>
          <w:b/>
          <w:bCs/>
          <w:color w:val="000000"/>
          <w:sz w:val="24"/>
          <w:szCs w:val="24"/>
        </w:rPr>
        <w:t xml:space="preserve"> in the 1960s. The RFID technology is an automatic identification technology; the US Department of Defense states that all military supplies must use RFID tags since January 1, 2005, and the US Food and Drug Administration (FDA) recommends that the pharmaceutical companies use RFID to trace drugs easy to be faked since 2006. Walmart and Metro retailers using RFID technology have further promoted the application of RFID in the world. In 2000, the price of each RFID tag was $ 1. Many researchers believed that RFID tags were very expensive, large-scale application could be realized only when the price went down. In 2005, the price of each RFID tag was about 12 cents, and now the price of each UHF RFID tag is about 10 cents. To achieve large-scale application of RFID, on the one hand, it is necessary to reduce the price of RFID tags, on the other hand, it depends on whether the application of RFID can bring value-added services. Eurostat statistics show that in 2010, 3% of the EU companies have used RFID technology for identity documents and access control, supply chain and inventory tracking, car charges, security, production control and asset management, etc. Since 2010, due to the improvement of economic situation, the development of the Internet of Things industry and other positive factors, global RFID market continues to heat up, RFID technology has been applied </w:t>
      </w:r>
      <w:r>
        <w:rPr>
          <w:rFonts w:hint="eastAsia" w:asciiTheme="minorHAnsi" w:hAnsiTheme="minorHAnsi" w:cstheme="minorHAnsi"/>
          <w:b/>
          <w:bCs/>
          <w:color w:val="000000"/>
          <w:sz w:val="24"/>
          <w:szCs w:val="24"/>
        </w:rPr>
        <w:t xml:space="preserve">to a growing </w:t>
      </w:r>
      <w:r>
        <w:rPr>
          <w:rFonts w:asciiTheme="minorHAnsi" w:hAnsiTheme="minorHAnsi" w:cstheme="minorHAnsi"/>
          <w:b/>
          <w:bCs/>
          <w:color w:val="000000"/>
          <w:sz w:val="24"/>
          <w:szCs w:val="24"/>
        </w:rPr>
        <w:t>number</w:t>
      </w:r>
      <w:r>
        <w:rPr>
          <w:rFonts w:hint="eastAsia" w:asciiTheme="minorHAnsi" w:hAnsiTheme="minorHAnsi" w:cstheme="minorHAnsi"/>
          <w:b/>
          <w:bCs/>
          <w:color w:val="000000"/>
          <w:sz w:val="24"/>
          <w:szCs w:val="24"/>
        </w:rPr>
        <w:t xml:space="preserve"> of</w:t>
      </w:r>
      <w:r>
        <w:rPr>
          <w:rFonts w:asciiTheme="minorHAnsi" w:hAnsiTheme="minorHAnsi" w:cstheme="minorHAnsi"/>
          <w:b/>
          <w:bCs/>
          <w:color w:val="000000"/>
          <w:sz w:val="24"/>
          <w:szCs w:val="24"/>
        </w:rPr>
        <w:t xml:space="preserve"> fields, and people </w:t>
      </w:r>
      <w:r>
        <w:rPr>
          <w:rFonts w:hint="eastAsia" w:asciiTheme="minorHAnsi" w:hAnsiTheme="minorHAnsi" w:cstheme="minorHAnsi"/>
          <w:b/>
          <w:bCs/>
          <w:color w:val="000000"/>
          <w:sz w:val="24"/>
          <w:szCs w:val="24"/>
        </w:rPr>
        <w:t xml:space="preserve">have had higher expectations for </w:t>
      </w:r>
      <w:r>
        <w:rPr>
          <w:rFonts w:asciiTheme="minorHAnsi" w:hAnsiTheme="minorHAnsi" w:cstheme="minorHAnsi"/>
          <w:b/>
          <w:bCs/>
          <w:color w:val="000000"/>
          <w:sz w:val="24"/>
          <w:szCs w:val="24"/>
        </w:rPr>
        <w:t>the development of RFID industry. The RFID technology is in a period of rapid maturity, many countries are actively promoting RFID as an important industry.</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Although the prices of passive UHF electronic tags fell rapidly in the past two years, the prices of UHF RFID systems are still high relative to the overall costs of the RFID chips including the readers, electronic tags, middleware and system maintenance, etc. And the cost of UHF RFID system is an important indicator for </w:t>
      </w:r>
      <w:r>
        <w:rPr>
          <w:rFonts w:hint="eastAsia" w:asciiTheme="minorHAnsi" w:hAnsiTheme="minorHAnsi" w:cstheme="minorHAnsi"/>
          <w:b/>
          <w:bCs/>
          <w:color w:val="000000"/>
          <w:sz w:val="24"/>
          <w:szCs w:val="24"/>
        </w:rPr>
        <w:t>clients</w:t>
      </w:r>
      <w:r>
        <w:rPr>
          <w:rFonts w:asciiTheme="minorHAnsi" w:hAnsiTheme="minorHAnsi" w:cstheme="minorHAnsi"/>
          <w:b/>
          <w:bCs/>
          <w:color w:val="000000"/>
          <w:sz w:val="24"/>
          <w:szCs w:val="24"/>
        </w:rPr>
        <w:t xml:space="preserve"> to weigh the</w:t>
      </w:r>
      <w:r>
        <w:rPr>
          <w:rFonts w:hint="eastAsia" w:asciiTheme="minorHAnsi" w:hAnsiTheme="minorHAnsi" w:cstheme="minorHAnsi"/>
          <w:b/>
          <w:bCs/>
          <w:color w:val="000000"/>
          <w:sz w:val="24"/>
          <w:szCs w:val="24"/>
        </w:rPr>
        <w:t xml:space="preserve"> return of</w:t>
      </w:r>
      <w:r>
        <w:rPr>
          <w:rFonts w:asciiTheme="minorHAnsi" w:hAnsiTheme="minorHAnsi" w:cstheme="minorHAnsi"/>
          <w:b/>
          <w:bCs/>
          <w:color w:val="000000"/>
          <w:sz w:val="24"/>
          <w:szCs w:val="24"/>
        </w:rPr>
        <w:t xml:space="preserve"> investment. The bottleneck</w:t>
      </w:r>
      <w:r>
        <w:rPr>
          <w:rFonts w:hint="eastAsia" w:asciiTheme="minorHAnsi" w:hAnsiTheme="minorHAnsi" w:cstheme="minorHAnsi"/>
          <w:b/>
          <w:bCs/>
          <w:color w:val="000000"/>
          <w:sz w:val="24"/>
          <w:szCs w:val="24"/>
        </w:rPr>
        <w:t xml:space="preserve"> caused by high cost</w:t>
      </w:r>
      <w:r>
        <w:rPr>
          <w:rFonts w:asciiTheme="minorHAnsi" w:hAnsiTheme="minorHAnsi" w:cstheme="minorHAnsi"/>
          <w:b/>
          <w:bCs/>
          <w:color w:val="000000"/>
          <w:sz w:val="24"/>
          <w:szCs w:val="24"/>
        </w:rPr>
        <w:t xml:space="preserve"> has become an important factor restricting the development of UHF system market.</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In short, the passive UHF market is still in </w:t>
      </w:r>
      <w:r>
        <w:rPr>
          <w:rFonts w:hint="eastAsia" w:asciiTheme="minorHAnsi" w:hAnsiTheme="minorHAnsi" w:cstheme="minorHAnsi"/>
          <w:b/>
          <w:bCs/>
          <w:color w:val="000000"/>
          <w:sz w:val="24"/>
          <w:szCs w:val="24"/>
        </w:rPr>
        <w:t>its</w:t>
      </w:r>
      <w:r>
        <w:rPr>
          <w:rFonts w:asciiTheme="minorHAnsi" w:hAnsiTheme="minorHAnsi" w:cstheme="minorHAnsi"/>
          <w:b/>
          <w:bCs/>
          <w:color w:val="000000"/>
          <w:sz w:val="24"/>
          <w:szCs w:val="24"/>
        </w:rPr>
        <w:t xml:space="preserve"> early stage of development</w:t>
      </w:r>
      <w:r>
        <w:rPr>
          <w:rFonts w:hint="eastAsia" w:asciiTheme="minorHAnsi" w:hAnsiTheme="minorHAnsi" w:cstheme="minorHAnsi"/>
          <w:b/>
          <w:bCs/>
          <w:color w:val="000000"/>
          <w:sz w:val="24"/>
          <w:szCs w:val="24"/>
        </w:rPr>
        <w:t>.Thus,</w:t>
      </w:r>
      <w:r>
        <w:rPr>
          <w:rFonts w:asciiTheme="minorHAnsi" w:hAnsiTheme="minorHAnsi" w:cstheme="minorHAnsi"/>
          <w:b/>
          <w:bCs/>
          <w:color w:val="000000"/>
          <w:sz w:val="24"/>
          <w:szCs w:val="24"/>
        </w:rPr>
        <w:t xml:space="preserve"> the core technology needs breakthroughs, business models need to be innovated and improved, and the industry </w:t>
      </w:r>
      <w:r>
        <w:rPr>
          <w:rFonts w:hint="eastAsia" w:asciiTheme="minorHAnsi" w:hAnsiTheme="minorHAnsi" w:cstheme="minorHAnsi"/>
          <w:b/>
          <w:bCs/>
          <w:color w:val="000000"/>
          <w:sz w:val="24"/>
          <w:szCs w:val="24"/>
        </w:rPr>
        <w:t xml:space="preserve">value </w:t>
      </w:r>
      <w:r>
        <w:rPr>
          <w:rFonts w:asciiTheme="minorHAnsi" w:hAnsiTheme="minorHAnsi" w:cstheme="minorHAnsi"/>
          <w:b/>
          <w:bCs/>
          <w:color w:val="000000"/>
          <w:sz w:val="24"/>
          <w:szCs w:val="24"/>
        </w:rPr>
        <w:t xml:space="preserve">chain needs to be further developed and extended. Only when the core issues are effectively resolved, can we </w:t>
      </w:r>
      <w:r>
        <w:rPr>
          <w:rFonts w:hint="eastAsia" w:asciiTheme="minorHAnsi" w:hAnsiTheme="minorHAnsi" w:cstheme="minorHAnsi"/>
          <w:b/>
          <w:bCs/>
          <w:color w:val="000000"/>
          <w:sz w:val="24"/>
          <w:szCs w:val="24"/>
        </w:rPr>
        <w:t>embrace</w:t>
      </w:r>
      <w:r>
        <w:rPr>
          <w:rFonts w:asciiTheme="minorHAnsi" w:hAnsiTheme="minorHAnsi" w:cstheme="minorHAnsi"/>
          <w:b/>
          <w:bCs/>
          <w:color w:val="000000"/>
          <w:sz w:val="24"/>
          <w:szCs w:val="24"/>
        </w:rPr>
        <w:t xml:space="preserve"> the real development of RFID passive UHF market.</w:t>
      </w:r>
    </w:p>
    <w:p>
      <w:pPr>
        <w:pStyle w:val="3"/>
        <w:rPr>
          <w:rFonts w:asciiTheme="minorHAnsi" w:hAnsiTheme="minorHAnsi" w:cstheme="minorHAnsi"/>
          <w:color w:val="000000"/>
        </w:rPr>
      </w:pPr>
      <w:bookmarkStart w:id="70" w:name="_Toc484560866"/>
      <w:bookmarkStart w:id="71" w:name="_Toc16997"/>
      <w:bookmarkStart w:id="72" w:name="_Toc2204"/>
      <w:bookmarkStart w:id="73" w:name="_Toc25797"/>
      <w:bookmarkStart w:id="74" w:name="_Toc436"/>
      <w:bookmarkStart w:id="75" w:name="_Toc485064687"/>
      <w:bookmarkStart w:id="76" w:name="_Toc16319"/>
      <w:bookmarkStart w:id="77" w:name="_Toc21851"/>
      <w:bookmarkStart w:id="78" w:name="_Toc22281"/>
      <w:bookmarkStart w:id="79" w:name="_Toc5554"/>
      <w:bookmarkStart w:id="80" w:name="_Toc16919"/>
      <w:bookmarkStart w:id="81" w:name="_Toc782"/>
      <w:bookmarkStart w:id="82" w:name="_Toc3634"/>
      <w:bookmarkStart w:id="83" w:name="_Toc23852"/>
      <w:r>
        <w:rPr>
          <w:rFonts w:asciiTheme="minorHAnsi" w:hAnsiTheme="minorHAnsi" w:cstheme="minorHAnsi"/>
          <w:color w:val="000000"/>
        </w:rPr>
        <w:t>2.2.2 RFID</w:t>
      </w:r>
      <w:bookmarkEnd w:id="70"/>
      <w:bookmarkEnd w:id="71"/>
      <w:bookmarkEnd w:id="72"/>
      <w:bookmarkEnd w:id="73"/>
      <w:r>
        <w:rPr>
          <w:rFonts w:asciiTheme="minorHAnsi" w:hAnsiTheme="minorHAnsi" w:cstheme="minorHAnsi"/>
          <w:color w:val="000000"/>
        </w:rPr>
        <w:t xml:space="preserve"> tags</w:t>
      </w:r>
      <w:bookmarkEnd w:id="74"/>
      <w:bookmarkEnd w:id="75"/>
      <w:bookmarkEnd w:id="76"/>
      <w:bookmarkEnd w:id="77"/>
      <w:bookmarkEnd w:id="78"/>
      <w:bookmarkEnd w:id="79"/>
      <w:bookmarkEnd w:id="80"/>
      <w:bookmarkEnd w:id="81"/>
      <w:bookmarkEnd w:id="82"/>
      <w:bookmarkEnd w:id="83"/>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The RFID tag contains the stored electronic information. The tag does not need to be within the sight of the recognizer; and it can be embedded in the tracked object. RFID tags include passive tags and active tags.</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Passive tags: can get energy from the electromagnetic field emitted by the reader, no battery required.</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Active tags: the tag itself has power </w:t>
      </w:r>
      <w:r>
        <w:rPr>
          <w:rFonts w:hint="eastAsia" w:asciiTheme="minorHAnsi" w:hAnsiTheme="minorHAnsi" w:cstheme="minorHAnsi"/>
          <w:b/>
          <w:bCs/>
          <w:color w:val="000000"/>
          <w:sz w:val="24"/>
          <w:szCs w:val="24"/>
        </w:rPr>
        <w:t xml:space="preserve">supply </w:t>
      </w:r>
      <w:r>
        <w:rPr>
          <w:rFonts w:asciiTheme="minorHAnsi" w:hAnsiTheme="minorHAnsi" w:cstheme="minorHAnsi"/>
          <w:b/>
          <w:bCs/>
          <w:color w:val="000000"/>
          <w:sz w:val="24"/>
          <w:szCs w:val="24"/>
        </w:rPr>
        <w:t>and can automatically send radio waves.</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Figure 2.1 shows the actual application scenario of RFID.</w:t>
      </w:r>
    </w:p>
    <w:p>
      <w:pPr>
        <w:jc w:val="center"/>
        <w:rPr>
          <w:rFonts w:asciiTheme="minorHAnsi" w:hAnsiTheme="minorHAnsi" w:cstheme="minorHAnsi"/>
          <w:b/>
          <w:bCs/>
          <w:color w:val="000000"/>
        </w:rPr>
      </w:pPr>
      <w:r>
        <w:rPr>
          <w:rFonts w:asciiTheme="minorHAnsi" w:hAnsiTheme="minorHAnsi" w:cstheme="minorHAnsi"/>
          <w:b/>
          <w:bCs/>
          <w:color w:val="000000"/>
        </w:rPr>
        <w:drawing>
          <wp:inline distT="0" distB="0" distL="114300" distR="114300">
            <wp:extent cx="5146040" cy="1471295"/>
            <wp:effectExtent l="19050" t="0" r="0" b="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noChangeArrowheads="1"/>
                    </pic:cNvPicPr>
                  </pic:nvPicPr>
                  <pic:blipFill>
                    <a:blip r:embed="rId14" cstate="print">
                      <a:clrChange>
                        <a:clrFrom>
                          <a:srgbClr val="FFFFFF"/>
                        </a:clrFrom>
                        <a:clrTo>
                          <a:srgbClr val="FFFFFF">
                            <a:alpha val="0"/>
                          </a:srgbClr>
                        </a:clrTo>
                      </a:clrChange>
                    </a:blip>
                    <a:srcRect/>
                    <a:stretch>
                      <a:fillRect/>
                    </a:stretch>
                  </pic:blipFill>
                  <pic:spPr>
                    <a:xfrm>
                      <a:off x="0" y="0"/>
                      <a:ext cx="5146040" cy="1471295"/>
                    </a:xfrm>
                    <a:prstGeom prst="rect">
                      <a:avLst/>
                    </a:prstGeom>
                    <a:noFill/>
                    <a:ln w="9525">
                      <a:noFill/>
                      <a:miter lim="800000"/>
                      <a:headEnd/>
                      <a:tailEnd/>
                    </a:ln>
                  </pic:spPr>
                </pic:pic>
              </a:graphicData>
            </a:graphic>
          </wp:inline>
        </w:drawing>
      </w:r>
      <w:r>
        <w:rPr>
          <w:rFonts w:asciiTheme="minorHAnsi" w:hAnsiTheme="minorHAnsi" w:cstheme="minorHAnsi"/>
          <w:b/>
          <w:bCs/>
          <w:color w:val="000000"/>
        </w:rPr>
        <w:t>Figure 2.1 the actual application scenario of RFID</w:t>
      </w:r>
    </w:p>
    <w:p>
      <w:pPr>
        <w:jc w:val="center"/>
        <w:rPr>
          <w:rFonts w:eastAsia="微软雅黑" w:asciiTheme="minorHAnsi" w:hAnsiTheme="minorHAnsi" w:cstheme="minorHAnsi"/>
          <w:b/>
          <w:bCs/>
          <w:color w:val="000000"/>
          <w:kern w:val="2"/>
          <w:sz w:val="24"/>
          <w:szCs w:val="24"/>
        </w:rPr>
      </w:pPr>
      <w:r>
        <w:rPr>
          <w:rFonts w:asciiTheme="minorHAnsi" w:hAnsiTheme="minorHAnsi" w:cstheme="minorHAnsi"/>
          <w:b/>
          <w:bCs/>
          <w:color w:val="000000"/>
        </w:rPr>
        <w:t>Figure Text: Reader/Antenna/Tag/Computer System</w:t>
      </w:r>
    </w:p>
    <w:p>
      <w:pPr>
        <w:pStyle w:val="3"/>
        <w:rPr>
          <w:rFonts w:asciiTheme="minorHAnsi" w:hAnsiTheme="minorHAnsi" w:cstheme="minorHAnsi"/>
          <w:color w:val="000000"/>
        </w:rPr>
      </w:pPr>
      <w:bookmarkStart w:id="84" w:name="_Toc10348"/>
      <w:bookmarkStart w:id="85" w:name="_Toc12430"/>
      <w:bookmarkStart w:id="86" w:name="_Toc19304"/>
      <w:bookmarkStart w:id="87" w:name="_Toc485064688"/>
      <w:bookmarkStart w:id="88" w:name="_Toc8613"/>
      <w:bookmarkStart w:id="89" w:name="_Toc23910"/>
      <w:bookmarkStart w:id="90" w:name="_Toc19681"/>
      <w:bookmarkStart w:id="91" w:name="_Toc484560867"/>
      <w:bookmarkStart w:id="92" w:name="_Toc5291"/>
      <w:bookmarkStart w:id="93" w:name="_Toc18710"/>
      <w:bookmarkStart w:id="94" w:name="_Toc5806"/>
      <w:bookmarkStart w:id="95" w:name="_Toc4690"/>
      <w:bookmarkStart w:id="96" w:name="_Toc13083"/>
      <w:bookmarkStart w:id="97" w:name="_Toc22909"/>
      <w:r>
        <w:rPr>
          <w:rFonts w:asciiTheme="minorHAnsi" w:hAnsiTheme="minorHAnsi" w:cstheme="minorHAnsi"/>
          <w:color w:val="000000"/>
        </w:rPr>
        <w:t xml:space="preserve">2.2.3 </w:t>
      </w:r>
      <w:bookmarkEnd w:id="84"/>
      <w:bookmarkEnd w:id="85"/>
      <w:bookmarkEnd w:id="86"/>
      <w:bookmarkEnd w:id="87"/>
      <w:bookmarkEnd w:id="88"/>
      <w:bookmarkEnd w:id="89"/>
      <w:bookmarkEnd w:id="90"/>
      <w:bookmarkEnd w:id="91"/>
      <w:bookmarkEnd w:id="92"/>
      <w:bookmarkEnd w:id="93"/>
      <w:bookmarkEnd w:id="94"/>
      <w:bookmarkEnd w:id="95"/>
      <w:bookmarkEnd w:id="96"/>
      <w:r>
        <w:rPr>
          <w:rFonts w:asciiTheme="minorHAnsi" w:hAnsiTheme="minorHAnsi" w:cstheme="minorHAnsi"/>
          <w:color w:val="000000"/>
        </w:rPr>
        <w:t>Introduction of UHF RFID ICs</w:t>
      </w:r>
      <w:bookmarkEnd w:id="97"/>
    </w:p>
    <w:p>
      <w:pPr>
        <w:ind w:firstLine="482" w:firstLineChars="200"/>
        <w:jc w:val="both"/>
        <w:rPr>
          <w:rFonts w:asciiTheme="minorHAnsi" w:hAnsiTheme="minorHAnsi" w:cstheme="minorHAnsi"/>
          <w:b/>
          <w:bCs/>
          <w:color w:val="000000"/>
          <w:sz w:val="24"/>
          <w:szCs w:val="24"/>
        </w:rPr>
      </w:pPr>
      <w:bookmarkStart w:id="98" w:name="_Toc23236"/>
      <w:bookmarkStart w:id="99" w:name="_Toc26310"/>
      <w:r>
        <w:rPr>
          <w:rFonts w:asciiTheme="minorHAnsi" w:hAnsiTheme="minorHAnsi" w:cstheme="minorHAnsi"/>
          <w:b/>
          <w:bCs/>
          <w:color w:val="000000"/>
          <w:sz w:val="24"/>
          <w:szCs w:val="24"/>
        </w:rPr>
        <w:t>After years of development, the RFID technology of 13.56MHz or less has been relatively mature. At present, the industry pays most attention to the UHF RFID, which works between 860MHz ~ 960MHz frequency, with the advantages of fast read</w:t>
      </w:r>
      <w:r>
        <w:rPr>
          <w:rFonts w:hint="eastAsia" w:asciiTheme="minorHAnsi" w:hAnsiTheme="minorHAnsi" w:cstheme="minorHAnsi"/>
          <w:b/>
          <w:bCs/>
          <w:color w:val="000000"/>
          <w:sz w:val="24"/>
          <w:szCs w:val="24"/>
        </w:rPr>
        <w:t>ing</w:t>
      </w:r>
      <w:r>
        <w:rPr>
          <w:rFonts w:asciiTheme="minorHAnsi" w:hAnsiTheme="minorHAnsi" w:cstheme="minorHAnsi"/>
          <w:b/>
          <w:bCs/>
          <w:color w:val="000000"/>
          <w:sz w:val="24"/>
          <w:szCs w:val="24"/>
        </w:rPr>
        <w:t xml:space="preserve"> and writ</w:t>
      </w:r>
      <w:r>
        <w:rPr>
          <w:rFonts w:hint="eastAsia" w:asciiTheme="minorHAnsi" w:hAnsiTheme="minorHAnsi" w:cstheme="minorHAnsi"/>
          <w:b/>
          <w:bCs/>
          <w:color w:val="000000"/>
          <w:sz w:val="24"/>
          <w:szCs w:val="24"/>
        </w:rPr>
        <w:t>ing</w:t>
      </w:r>
      <w:r>
        <w:rPr>
          <w:rFonts w:asciiTheme="minorHAnsi" w:hAnsiTheme="minorHAnsi" w:cstheme="minorHAnsi"/>
          <w:b/>
          <w:bCs/>
          <w:color w:val="000000"/>
          <w:sz w:val="24"/>
          <w:szCs w:val="24"/>
        </w:rPr>
        <w:t>, multi-target recognition, non-line-of-sight recognition, mobile positioning and long-term tracking management, long effective range (usually 3m ~ 10m) and fast communication speed. UHF RFID technology has become a hot spot in the development of the industry, and passive UHF RFID tags and systems grow rapidly.</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The built-in RFID IC of UHF recognizer (reader and writer) is a core component that provides readability to the recognizer. On the receiving end the Received wireless useful signal is amplified by LNA, mixed by I/Q mixer, filterer, converted by ADC, and finally inputted to the MCU; on the transmitting end the signal outputted from the MCU is mixed by I/Q mixer, amplified by PA and transmitted to the antenna, finally transmitted to the tag. Figure 2.2 shows the structure of the RFID IC of UHF recognizer (reader and writer).</w:t>
      </w:r>
    </w:p>
    <w:bookmarkEnd w:id="98"/>
    <w:bookmarkEnd w:id="99"/>
    <w:p>
      <w:pPr>
        <w:jc w:val="center"/>
        <w:rPr>
          <w:rFonts w:asciiTheme="minorHAnsi" w:hAnsiTheme="minorHAnsi" w:cstheme="minorHAnsi"/>
          <w:b/>
          <w:bCs/>
          <w:color w:val="000000"/>
          <w:sz w:val="24"/>
          <w:szCs w:val="24"/>
        </w:rPr>
      </w:pPr>
      <w:r>
        <w:rPr>
          <w:rFonts w:asciiTheme="minorHAnsi" w:hAnsiTheme="minorHAnsi" w:cstheme="minorHAnsi"/>
          <w:b/>
          <w:bCs/>
          <w:color w:val="000000"/>
          <w:sz w:val="24"/>
          <w:szCs w:val="24"/>
        </w:rPr>
        <w:drawing>
          <wp:inline distT="0" distB="0" distL="0" distR="0">
            <wp:extent cx="4267200" cy="2590800"/>
            <wp:effectExtent l="0" t="0" r="0" b="0"/>
            <wp:docPr id="2"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5"/>
                    <pic:cNvPicPr>
                      <a:picLocks noChangeAspect="1" noChangeArrowheads="1"/>
                    </pic:cNvPicPr>
                  </pic:nvPicPr>
                  <pic:blipFill>
                    <a:blip r:embed="rId15" cstate="print">
                      <a:clrChange>
                        <a:clrFrom>
                          <a:srgbClr val="FFFFFF"/>
                        </a:clrFrom>
                        <a:clrTo>
                          <a:srgbClr val="FFFFFF">
                            <a:alpha val="0"/>
                          </a:srgbClr>
                        </a:clrTo>
                      </a:clrChange>
                    </a:blip>
                    <a:srcRect/>
                    <a:stretch>
                      <a:fillRect/>
                    </a:stretch>
                  </pic:blipFill>
                  <pic:spPr>
                    <a:xfrm>
                      <a:off x="0" y="0"/>
                      <a:ext cx="4267200" cy="2590800"/>
                    </a:xfrm>
                    <a:prstGeom prst="rect">
                      <a:avLst/>
                    </a:prstGeom>
                    <a:noFill/>
                    <a:ln w="9525">
                      <a:noFill/>
                      <a:miter lim="800000"/>
                      <a:headEnd/>
                      <a:tailEnd/>
                    </a:ln>
                  </pic:spPr>
                </pic:pic>
              </a:graphicData>
            </a:graphic>
          </wp:inline>
        </w:drawing>
      </w:r>
    </w:p>
    <w:p>
      <w:pPr>
        <w:jc w:val="center"/>
        <w:rPr>
          <w:rFonts w:asciiTheme="minorHAnsi" w:hAnsiTheme="minorHAnsi" w:cstheme="minorHAnsi"/>
          <w:b/>
          <w:bCs/>
          <w:color w:val="000000"/>
        </w:rPr>
      </w:pPr>
      <w:r>
        <w:rPr>
          <w:rFonts w:asciiTheme="minorHAnsi" w:hAnsiTheme="minorHAnsi" w:cstheme="minorHAnsi"/>
          <w:b/>
          <w:bCs/>
          <w:color w:val="000000"/>
        </w:rPr>
        <w:t>Figure 2.2 UHF recognizer (reader and writer) RFID IC structure diagram</w:t>
      </w:r>
    </w:p>
    <w:p>
      <w:pPr>
        <w:ind w:firstLine="48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UHF Tag IC: is a core component that provides memory and performance for tags. It manages the received wireless signal as energy, transmits the stored memory data to the antenna after the carrier modulation. Figure 2.3 shows the structure of the UHF RFID tag IC.</w:t>
      </w:r>
    </w:p>
    <w:p>
      <w:pPr>
        <w:jc w:val="center"/>
        <w:rPr>
          <w:rFonts w:asciiTheme="minorHAnsi" w:hAnsiTheme="minorHAnsi" w:cstheme="minorHAnsi"/>
          <w:b/>
          <w:bCs/>
          <w:color w:val="000000"/>
          <w:sz w:val="24"/>
          <w:szCs w:val="24"/>
        </w:rPr>
      </w:pPr>
      <w:r>
        <w:rPr>
          <w:rFonts w:asciiTheme="minorHAnsi" w:hAnsiTheme="minorHAnsi" w:cstheme="minorHAnsi"/>
          <w:b/>
          <w:bCs/>
          <w:color w:val="000000"/>
          <w:sz w:val="24"/>
          <w:szCs w:val="24"/>
        </w:rPr>
        <w:drawing>
          <wp:inline distT="0" distB="0" distL="0" distR="0">
            <wp:extent cx="4669790" cy="2170430"/>
            <wp:effectExtent l="0" t="0" r="0" b="1270"/>
            <wp:docPr id="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4"/>
                    <pic:cNvPicPr>
                      <a:picLocks noChangeAspect="1" noChangeArrowheads="1"/>
                    </pic:cNvPicPr>
                  </pic:nvPicPr>
                  <pic:blipFill>
                    <a:blip r:embed="rId16" cstate="print">
                      <a:clrChange>
                        <a:clrFrom>
                          <a:srgbClr val="FFFFFF"/>
                        </a:clrFrom>
                        <a:clrTo>
                          <a:srgbClr val="FFFFFF">
                            <a:alpha val="0"/>
                          </a:srgbClr>
                        </a:clrTo>
                      </a:clrChange>
                    </a:blip>
                    <a:srcRect/>
                    <a:stretch>
                      <a:fillRect/>
                    </a:stretch>
                  </pic:blipFill>
                  <pic:spPr>
                    <a:xfrm>
                      <a:off x="0" y="0"/>
                      <a:ext cx="4669790" cy="2170430"/>
                    </a:xfrm>
                    <a:prstGeom prst="rect">
                      <a:avLst/>
                    </a:prstGeom>
                    <a:noFill/>
                    <a:ln w="9525">
                      <a:noFill/>
                      <a:miter lim="800000"/>
                      <a:headEnd/>
                      <a:tailEnd/>
                    </a:ln>
                  </pic:spPr>
                </pic:pic>
              </a:graphicData>
            </a:graphic>
          </wp:inline>
        </w:drawing>
      </w:r>
    </w:p>
    <w:p>
      <w:pPr>
        <w:jc w:val="center"/>
        <w:rPr>
          <w:rFonts w:asciiTheme="minorHAnsi" w:hAnsiTheme="minorHAnsi" w:cstheme="minorHAnsi"/>
          <w:b/>
          <w:bCs/>
          <w:color w:val="000000"/>
        </w:rPr>
      </w:pPr>
      <w:r>
        <w:rPr>
          <w:rFonts w:asciiTheme="minorHAnsi" w:hAnsiTheme="minorHAnsi" w:cstheme="minorHAnsi"/>
          <w:b/>
          <w:bCs/>
          <w:color w:val="000000"/>
        </w:rPr>
        <w:t>Figure 2.3 UHF RFID tag IC structure diagram</w:t>
      </w:r>
    </w:p>
    <w:p>
      <w:pPr>
        <w:pStyle w:val="3"/>
        <w:rPr>
          <w:rFonts w:asciiTheme="minorHAnsi" w:hAnsiTheme="minorHAnsi" w:cstheme="minorHAnsi"/>
          <w:color w:val="000000"/>
        </w:rPr>
      </w:pPr>
      <w:bookmarkStart w:id="100" w:name="_Toc25455"/>
      <w:bookmarkStart w:id="101" w:name="_Toc18390"/>
      <w:bookmarkStart w:id="102" w:name="_Toc15819"/>
      <w:bookmarkStart w:id="103" w:name="_Toc10364"/>
      <w:bookmarkStart w:id="104" w:name="_Toc27127"/>
      <w:bookmarkStart w:id="105" w:name="_Toc11524"/>
      <w:bookmarkStart w:id="106" w:name="_Toc31987"/>
      <w:bookmarkStart w:id="107" w:name="_Toc484560870"/>
      <w:bookmarkStart w:id="108" w:name="_Toc485064691"/>
      <w:bookmarkStart w:id="109" w:name="_Toc9402"/>
      <w:bookmarkStart w:id="110" w:name="_Toc17631"/>
      <w:bookmarkStart w:id="111" w:name="_Toc22420"/>
      <w:bookmarkStart w:id="112" w:name="_Toc11530"/>
      <w:r>
        <w:rPr>
          <w:rFonts w:asciiTheme="minorHAnsi" w:hAnsiTheme="minorHAnsi" w:cstheme="minorHAnsi"/>
          <w:color w:val="000000"/>
        </w:rPr>
        <w:t xml:space="preserve">2.2.4 </w:t>
      </w:r>
      <w:bookmarkEnd w:id="100"/>
      <w:bookmarkEnd w:id="101"/>
      <w:bookmarkEnd w:id="102"/>
      <w:bookmarkEnd w:id="103"/>
      <w:bookmarkEnd w:id="104"/>
      <w:bookmarkEnd w:id="105"/>
      <w:bookmarkEnd w:id="106"/>
      <w:bookmarkEnd w:id="107"/>
      <w:bookmarkEnd w:id="108"/>
      <w:bookmarkEnd w:id="109"/>
      <w:bookmarkEnd w:id="110"/>
      <w:bookmarkEnd w:id="111"/>
      <w:r>
        <w:rPr>
          <w:rFonts w:asciiTheme="minorHAnsi" w:hAnsiTheme="minorHAnsi" w:cstheme="minorHAnsi"/>
          <w:color w:val="000000"/>
        </w:rPr>
        <w:t>Analysis on</w:t>
      </w:r>
      <w:r>
        <w:rPr>
          <w:rFonts w:asciiTheme="minorHAnsi" w:hAnsiTheme="minorHAnsi" w:cstheme="minorHAnsi"/>
        </w:rPr>
        <w:t xml:space="preserve"> </w:t>
      </w:r>
      <w:r>
        <w:rPr>
          <w:rFonts w:asciiTheme="minorHAnsi" w:hAnsiTheme="minorHAnsi" w:cstheme="minorHAnsi"/>
          <w:color w:val="000000"/>
        </w:rPr>
        <w:t>the Advantages and Disadvantages of International RFID ICs</w:t>
      </w:r>
      <w:bookmarkEnd w:id="112"/>
    </w:p>
    <w:p>
      <w:pPr>
        <w:ind w:firstLine="48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Reader ICs: due to the huge market attractiveness, many manufacturers have been involved in the relevant technology research, development and production, bringing on an upsurge of radio frequency identification technology. On the basis of increasing investment in research, the RFID technology has made great progress in core hardware technology, public service platform and testing and standard. International companies have achieved a large number of technical improvements of RF front-end, analog front end, digital baseband and storage unit of the multi-band radio frequency identification; the mainstream manufacturing process has reached 0.13 microns or less and achieved the mass production of low-power technological chips, such as Impinj's R2000: its reception sensitivity has reached -80dBM (10dBM self-interference) with a transmission power of 31.5dBM. Although the performance is excellent, the price is very high.</w:t>
      </w:r>
    </w:p>
    <w:p>
      <w:pPr>
        <w:ind w:firstLine="48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Tag ICs: as for the tag chip technology, the developed countries already have a relatively complete product line; with the continuous development and improvement of technology and market, the electronic tag technology continues to improve, and the industrialization of technology has entered a stage of vigorous development. The class 0 design of Alien has laid the foundation for the implementation of the first generation RFID standards. Compared to the first generation standards, the second generation EPF tag IC has many advantages: its center frequency reaches 900MHz band, greatly improving the recognition rate to 500 to 1500 tags / sec; its backscatter data rate can be increased from tens of bits per second to 650kbps; its scan range has increased to 30 feet. Now in the market and the laboratory, the second generation UHF RFID tag ICs with more excellent features have appeared, for example, Impinj’s Monza 4 RFID tag IC has reached a more advanced level</w:t>
      </w:r>
      <w:r>
        <w:rPr>
          <w:rFonts w:hint="eastAsia" w:asciiTheme="minorHAnsi" w:hAnsiTheme="minorHAnsi" w:cstheme="minorHAnsi"/>
          <w:b/>
          <w:bCs/>
          <w:color w:val="000000"/>
          <w:sz w:val="24"/>
          <w:szCs w:val="24"/>
        </w:rPr>
        <w:t>.</w:t>
      </w:r>
      <w:r>
        <w:rPr>
          <w:rFonts w:asciiTheme="minorHAnsi" w:hAnsiTheme="minorHAnsi" w:cstheme="minorHAnsi"/>
          <w:b/>
          <w:bCs/>
          <w:color w:val="000000"/>
          <w:sz w:val="24"/>
          <w:szCs w:val="24"/>
        </w:rPr>
        <w:t xml:space="preserve"> </w:t>
      </w:r>
      <w:r>
        <w:rPr>
          <w:rFonts w:hint="eastAsia" w:asciiTheme="minorHAnsi" w:hAnsiTheme="minorHAnsi" w:cstheme="minorHAnsi"/>
          <w:b/>
          <w:bCs/>
          <w:color w:val="000000"/>
          <w:sz w:val="24"/>
          <w:szCs w:val="24"/>
        </w:rPr>
        <w:t>I</w:t>
      </w:r>
      <w:r>
        <w:rPr>
          <w:rFonts w:asciiTheme="minorHAnsi" w:hAnsiTheme="minorHAnsi" w:cstheme="minorHAnsi"/>
          <w:b/>
          <w:bCs/>
          <w:color w:val="000000"/>
          <w:sz w:val="24"/>
          <w:szCs w:val="24"/>
        </w:rPr>
        <w:t>ts outstanding performance mainly reflects in extensible memory options, innovative secrecy function, good anti-jamming capability and industry-leading sensitivity indicators.</w:t>
      </w:r>
    </w:p>
    <w:p>
      <w:pPr>
        <w:ind w:firstLine="48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But the existing RFID chip industry cannot meet the development of Internet of Things applications, especially applications for the Value Internet of Things: there are few options available while the prices are high; the transmission power and stability need to be improved; the reception sensitivity is low, the anti-interference ability is poor and the transmission power is low. In addition, the existing RFID ICs have many problems such as high power consumption, poor matching with antenna and difficult system integration, etc.</w:t>
      </w:r>
    </w:p>
    <w:p>
      <w:pPr>
        <w:pStyle w:val="3"/>
        <w:rPr>
          <w:rFonts w:asciiTheme="minorHAnsi" w:hAnsiTheme="minorHAnsi" w:cstheme="minorHAnsi"/>
          <w:color w:val="000000"/>
        </w:rPr>
      </w:pPr>
      <w:bookmarkStart w:id="113" w:name="_Toc25168"/>
      <w:bookmarkStart w:id="114" w:name="_Toc25807"/>
      <w:bookmarkStart w:id="115" w:name="_Toc18938"/>
      <w:bookmarkStart w:id="116" w:name="_Toc484560872"/>
      <w:bookmarkStart w:id="117" w:name="_Toc23508"/>
      <w:bookmarkStart w:id="118" w:name="_Toc30836"/>
      <w:bookmarkStart w:id="119" w:name="_Toc26717"/>
      <w:bookmarkStart w:id="120" w:name="_Toc485064693"/>
      <w:bookmarkStart w:id="121" w:name="_Toc4478"/>
      <w:bookmarkStart w:id="122" w:name="_Toc5868"/>
      <w:bookmarkStart w:id="123" w:name="_Toc17884"/>
      <w:bookmarkStart w:id="124" w:name="_Toc6727"/>
      <w:bookmarkStart w:id="125" w:name="_Toc3348"/>
      <w:r>
        <w:rPr>
          <w:rFonts w:asciiTheme="minorHAnsi" w:hAnsiTheme="minorHAnsi" w:cstheme="minorHAnsi"/>
          <w:color w:val="000000"/>
        </w:rPr>
        <w:t xml:space="preserve">2.2.5 </w:t>
      </w:r>
      <w:bookmarkEnd w:id="113"/>
      <w:bookmarkEnd w:id="114"/>
      <w:bookmarkEnd w:id="115"/>
      <w:bookmarkEnd w:id="116"/>
      <w:bookmarkEnd w:id="117"/>
      <w:bookmarkEnd w:id="118"/>
      <w:bookmarkEnd w:id="119"/>
      <w:bookmarkEnd w:id="120"/>
      <w:bookmarkEnd w:id="121"/>
      <w:bookmarkEnd w:id="122"/>
      <w:bookmarkEnd w:id="123"/>
      <w:bookmarkEnd w:id="124"/>
      <w:r>
        <w:rPr>
          <w:rFonts w:asciiTheme="minorHAnsi" w:hAnsiTheme="minorHAnsi" w:cstheme="minorHAnsi"/>
          <w:color w:val="000000"/>
        </w:rPr>
        <w:t>The Overall Design of the RFID ICs of the Value Internet of Things</w:t>
      </w:r>
      <w:bookmarkEnd w:id="125"/>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The project includes RFID tag IC and reader IC suitable for block chain technology applications. The ICs are characterized by integrated elliptic curve and decryption acceleration module based on the existing RFID technology, and a communication interface protocol suitable for block-chain technology applications. The implementation of the project will promote the application of block chain technology in the Internet of Things, to solve the following problems in the current application of block chain technology:</w:t>
      </w:r>
    </w:p>
    <w:p>
      <w:pPr>
        <w:numPr>
          <w:ilvl w:val="0"/>
          <w:numId w:val="1"/>
        </w:numPr>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Each tag does not need to store node data, only need to be responsible for signature verification;</w:t>
      </w:r>
    </w:p>
    <w:p>
      <w:pPr>
        <w:ind w:left="36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2） Tags automatically generate random public keys and private keys, to ensure the security of Internet of Things applications, to ensure that the tag is unique, non-forgery and tamper-proof;</w:t>
      </w:r>
    </w:p>
    <w:p>
      <w:pPr>
        <w:numPr>
          <w:ilvl w:val="0"/>
          <w:numId w:val="2"/>
        </w:numPr>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Can reduce the amount of information stored, to solve the problem of large amount of data of block chain overloaded in the Internet of Things applications;</w:t>
      </w:r>
    </w:p>
    <w:p>
      <w:pPr>
        <w:numPr>
          <w:ilvl w:val="0"/>
          <w:numId w:val="3"/>
        </w:numPr>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To solve the problem of slow encryption and decryption in asymmetric encryption technology;</w:t>
      </w:r>
    </w:p>
    <w:p>
      <w:pPr>
        <w:ind w:left="36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5） To truly achieve the decentralization of property management and asset management, etc., so that the data will be tamper-proof.</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RFID reader IC is one of the core components of the reader, containing the RF section and digital signal processing section. On the receiving end the signal is amplified by LNA, mixed by I/Q mixer, filterer, converted by ADC, and finally inputted to the digital processing section; on the transmitting end the digital signal outputted from the digital processing section is converted by ADC, mixed by I/Q mixer, amplified by PA and transmitted to the antenna, finally transmitted to the tag.</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The RFID tag IC contains the RF section, power management section, digital signal processing section and storage section. The power management section contains electromagnetic coupling, energy storage, LDO and other circuits, which converts the received wireless signal into electrical energy to power the tag; in the transmitting section, the stored memory data is transmitted to the antenna after the carrier modulation.</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The RFID reader ID market demand continues to increase, the existing technology still has some problems to be improved, such as the number of tags identified in parallel, misreading, high power consumption, etc. The project provides a new design solution for the application problems, and a chip architecture solution with core competencies, combined with the application of block-chain technology.</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Figure 2.6 and Figure 2.7 show the block diagram of the reader IC and the block diagram of the tag IC respectively. The RFID tag IC design integrates innovative encryption capabilities, so it’s suitable for block chain technology applications and has a good anti-interference ability and sensitivity index; its demanding power design can meet the current stringent requirements for power consumption, and the on-chip antenna technology and antenna matching technology have been significantly enhanced to improve the performance.</w:t>
      </w:r>
    </w:p>
    <w:p>
      <w:pPr>
        <w:jc w:val="center"/>
        <w:rPr>
          <w:rFonts w:asciiTheme="minorHAnsi" w:hAnsiTheme="minorHAnsi" w:cstheme="minorHAnsi"/>
          <w:b/>
          <w:bCs/>
          <w:color w:val="000000"/>
        </w:rPr>
      </w:pPr>
      <w:r>
        <w:rPr>
          <w:rFonts w:asciiTheme="minorHAnsi" w:hAnsiTheme="minorHAnsi" w:cstheme="minorHAnsi"/>
          <w:b/>
          <w:bCs/>
          <w:color w:val="000000"/>
        </w:rPr>
        <w:drawing>
          <wp:inline distT="0" distB="0" distL="114300" distR="114300">
            <wp:extent cx="5281930" cy="2209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cstate="print"/>
                    <a:stretch>
                      <a:fillRect/>
                    </a:stretch>
                  </pic:blipFill>
                  <pic:spPr>
                    <a:xfrm>
                      <a:off x="0" y="0"/>
                      <a:ext cx="5281930" cy="2209800"/>
                    </a:xfrm>
                    <a:prstGeom prst="rect">
                      <a:avLst/>
                    </a:prstGeom>
                    <a:noFill/>
                    <a:ln w="9525">
                      <a:noFill/>
                    </a:ln>
                  </pic:spPr>
                </pic:pic>
              </a:graphicData>
            </a:graphic>
          </wp:inline>
        </w:drawing>
      </w:r>
      <w:r>
        <w:rPr>
          <w:rFonts w:asciiTheme="minorHAnsi" w:hAnsiTheme="minorHAnsi" w:cstheme="minorHAnsi"/>
          <w:b/>
          <w:bCs/>
          <w:color w:val="000000"/>
        </w:rPr>
        <w:t>Figure 2.6 The project’s reader IC solution block diagram</w:t>
      </w:r>
    </w:p>
    <w:p>
      <w:pPr>
        <w:jc w:val="center"/>
        <w:rPr>
          <w:rFonts w:asciiTheme="minorHAnsi" w:hAnsiTheme="minorHAnsi" w:cstheme="minorHAnsi"/>
          <w:b/>
          <w:bCs/>
          <w:color w:val="000000"/>
        </w:rPr>
      </w:pPr>
      <w:r>
        <w:rPr>
          <w:rFonts w:asciiTheme="minorHAnsi" w:hAnsiTheme="minorHAnsi" w:cstheme="minorHAnsi"/>
          <w:b/>
          <w:bCs/>
          <w:color w:val="000000"/>
        </w:rPr>
        <w:pict>
          <v:shape id="_x0000_i1025" o:spt="75" type="#_x0000_t75" style="height:330.9pt;width:416.1pt;" filled="f" o:preferrelative="t" stroked="f" coordsize="21600,21600">
            <v:path/>
            <v:fill on="f" focussize="0,0"/>
            <v:stroke on="f" joinstyle="miter"/>
            <v:imagedata r:id="rId18" o:title=""/>
            <o:lock v:ext="edit" aspectratio="t"/>
            <w10:wrap type="none"/>
            <w10:anchorlock/>
          </v:shape>
        </w:pict>
      </w:r>
      <w:r>
        <w:rPr>
          <w:rFonts w:asciiTheme="minorHAnsi" w:hAnsiTheme="minorHAnsi" w:cstheme="minorHAnsi"/>
          <w:b/>
          <w:bCs/>
          <w:color w:val="000000"/>
        </w:rPr>
        <w:t>Figure 2.7 The project’s tag IC solution block diagram</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The project’s IC design has the following significant advantages:</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1）High security: The chip integrates asymmetric random password</w:t>
      </w:r>
      <w:r>
        <w:rPr>
          <w:rFonts w:hint="eastAsia" w:asciiTheme="minorHAnsi" w:hAnsiTheme="minorHAnsi" w:cstheme="minorHAnsi"/>
          <w:b/>
          <w:bCs/>
          <w:color w:val="000000"/>
          <w:sz w:val="24"/>
          <w:szCs w:val="24"/>
        </w:rPr>
        <w:t xml:space="preserve"> pair</w:t>
      </w:r>
      <w:r>
        <w:rPr>
          <w:rFonts w:asciiTheme="minorHAnsi" w:hAnsiTheme="minorHAnsi" w:cstheme="minorHAnsi"/>
          <w:b/>
          <w:bCs/>
          <w:color w:val="000000"/>
          <w:sz w:val="24"/>
          <w:szCs w:val="24"/>
        </w:rPr>
        <w:t xml:space="preserve">  generation logic, uses a core asymmetric encryption algorithm with independent intellectual property rights and an optimized design without increasing the cost and power consumption of the chip, enabling higher communication security;</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2） Optimized anti - collision design: The chip uses a binary tree anti - collision algorithm with independent intellectual property rights and a time division multiple access design, significantly improving the tag recognition success rate and the number of identifiable labels at the same time;</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3）High sensitivity: The chip uses an optimized noise suppression technology to improve the noise figure at the receiving end and the overall receiver sensitivity, which plays an important role in increasing the recognition success rate; these advantages </w:t>
      </w:r>
      <w:r>
        <w:rPr>
          <w:rFonts w:hint="eastAsia" w:asciiTheme="minorHAnsi" w:hAnsiTheme="minorHAnsi" w:cstheme="minorHAnsi"/>
          <w:b/>
          <w:bCs/>
          <w:color w:val="000000"/>
          <w:sz w:val="24"/>
          <w:szCs w:val="24"/>
        </w:rPr>
        <w:t>enable</w:t>
      </w:r>
      <w:r>
        <w:rPr>
          <w:rFonts w:asciiTheme="minorHAnsi" w:hAnsiTheme="minorHAnsi" w:cstheme="minorHAnsi"/>
          <w:b/>
          <w:bCs/>
          <w:color w:val="000000"/>
          <w:sz w:val="24"/>
          <w:szCs w:val="24"/>
        </w:rPr>
        <w:t xml:space="preserve"> the chip</w:t>
      </w:r>
      <w:r>
        <w:rPr>
          <w:rFonts w:hint="eastAsia" w:asciiTheme="minorHAnsi" w:hAnsiTheme="minorHAnsi" w:cstheme="minorHAnsi"/>
          <w:b/>
          <w:bCs/>
          <w:color w:val="000000"/>
          <w:sz w:val="24"/>
          <w:szCs w:val="24"/>
        </w:rPr>
        <w:t xml:space="preserve"> to</w:t>
      </w:r>
      <w:r>
        <w:rPr>
          <w:rFonts w:asciiTheme="minorHAnsi" w:hAnsiTheme="minorHAnsi" w:cstheme="minorHAnsi"/>
          <w:b/>
          <w:bCs/>
          <w:color w:val="000000"/>
          <w:sz w:val="24"/>
          <w:szCs w:val="24"/>
        </w:rPr>
        <w:t xml:space="preserve"> have a greater advantage in the application in Internet of Things.</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4) Good compatibility: The chip can achieve high-frequency and ultra-high frequency functions at the same time,</w:t>
      </w:r>
      <w:r>
        <w:rPr>
          <w:rFonts w:asciiTheme="minorHAnsi" w:hAnsiTheme="minorHAnsi" w:cstheme="minorHAnsi"/>
        </w:rPr>
        <w:t xml:space="preserve"> </w:t>
      </w:r>
      <w:r>
        <w:rPr>
          <w:rFonts w:asciiTheme="minorHAnsi" w:hAnsiTheme="minorHAnsi" w:cstheme="minorHAnsi"/>
          <w:b/>
          <w:bCs/>
          <w:color w:val="000000"/>
          <w:sz w:val="24"/>
          <w:szCs w:val="24"/>
        </w:rPr>
        <w:t xml:space="preserve">the end customer can read the information through the smart phone and </w:t>
      </w:r>
      <w:r>
        <w:rPr>
          <w:rFonts w:hint="eastAsia" w:asciiTheme="minorHAnsi" w:hAnsiTheme="minorHAnsi" w:cstheme="minorHAnsi"/>
          <w:b/>
          <w:bCs/>
          <w:color w:val="000000"/>
          <w:sz w:val="24"/>
          <w:szCs w:val="24"/>
        </w:rPr>
        <w:t>inquire about</w:t>
      </w:r>
      <w:r>
        <w:rPr>
          <w:rFonts w:asciiTheme="minorHAnsi" w:hAnsiTheme="minorHAnsi" w:cstheme="minorHAnsi"/>
          <w:b/>
          <w:bCs/>
          <w:color w:val="000000"/>
          <w:sz w:val="24"/>
          <w:szCs w:val="24"/>
        </w:rPr>
        <w:t xml:space="preserve"> reliable product information.</w:t>
      </w:r>
    </w:p>
    <w:p>
      <w:pPr>
        <w:pStyle w:val="3"/>
        <w:rPr>
          <w:rFonts w:asciiTheme="minorHAnsi" w:hAnsiTheme="minorHAnsi" w:cstheme="minorHAnsi"/>
          <w:color w:val="000000"/>
        </w:rPr>
      </w:pPr>
      <w:bookmarkStart w:id="126" w:name="_Toc2235"/>
      <w:bookmarkStart w:id="127" w:name="_Toc27641"/>
      <w:bookmarkStart w:id="128" w:name="_Toc14540"/>
      <w:bookmarkStart w:id="129" w:name="_Toc3860"/>
      <w:bookmarkStart w:id="130" w:name="_Toc80"/>
      <w:r>
        <w:rPr>
          <w:rFonts w:asciiTheme="minorHAnsi" w:hAnsiTheme="minorHAnsi" w:cstheme="minorHAnsi"/>
          <w:color w:val="000000"/>
        </w:rPr>
        <w:t xml:space="preserve">2.3 </w:t>
      </w:r>
      <w:bookmarkEnd w:id="126"/>
      <w:bookmarkEnd w:id="127"/>
      <w:bookmarkEnd w:id="128"/>
      <w:bookmarkEnd w:id="129"/>
      <w:r>
        <w:rPr>
          <w:rFonts w:asciiTheme="minorHAnsi" w:hAnsiTheme="minorHAnsi" w:cstheme="minorHAnsi"/>
          <w:color w:val="000000"/>
        </w:rPr>
        <w:t>The Software of the Value Internet of Things</w:t>
      </w:r>
      <w:bookmarkEnd w:id="130"/>
    </w:p>
    <w:p>
      <w:pPr>
        <w:pStyle w:val="3"/>
        <w:jc w:val="both"/>
        <w:rPr>
          <w:rFonts w:asciiTheme="minorHAnsi" w:hAnsiTheme="minorHAnsi" w:cstheme="minorHAnsi"/>
          <w:color w:val="000000"/>
        </w:rPr>
      </w:pPr>
      <w:bookmarkStart w:id="131" w:name="_Toc17780"/>
      <w:bookmarkStart w:id="132" w:name="_Toc7275"/>
      <w:bookmarkStart w:id="133" w:name="_Toc699"/>
      <w:bookmarkStart w:id="134" w:name="_Toc20502"/>
      <w:bookmarkStart w:id="135" w:name="_Toc16959"/>
      <w:r>
        <w:rPr>
          <w:rFonts w:asciiTheme="minorHAnsi" w:hAnsiTheme="minorHAnsi" w:cstheme="minorHAnsi"/>
          <w:color w:val="000000"/>
        </w:rPr>
        <w:t xml:space="preserve">2.3.1 </w:t>
      </w:r>
      <w:bookmarkEnd w:id="131"/>
      <w:bookmarkEnd w:id="132"/>
      <w:bookmarkEnd w:id="133"/>
      <w:bookmarkEnd w:id="134"/>
      <w:r>
        <w:rPr>
          <w:rFonts w:asciiTheme="minorHAnsi" w:hAnsiTheme="minorHAnsi" w:cstheme="minorHAnsi"/>
          <w:color w:val="000000"/>
        </w:rPr>
        <w:t>The Interpretation of Walton</w:t>
      </w:r>
      <w:bookmarkEnd w:id="135"/>
    </w:p>
    <w:p>
      <w:pPr>
        <w:pStyle w:val="13"/>
        <w:spacing w:before="210" w:after="210"/>
        <w:ind w:firstLine="560"/>
        <w:rPr>
          <w:rFonts w:ascii="Times New Roman" w:hAnsi="Times New Roman" w:eastAsia="黑体"/>
          <w:b/>
          <w:bCs/>
          <w:color w:val="000000"/>
          <w:sz w:val="21"/>
          <w:szCs w:val="21"/>
        </w:rPr>
      </w:pPr>
      <w:r>
        <w:rPr>
          <w:rFonts w:asciiTheme="minorHAnsi" w:hAnsiTheme="minorHAnsi" w:cstheme="minorHAnsi"/>
          <w:b/>
          <w:bCs/>
          <w:color w:val="000000"/>
          <w:szCs w:val="24"/>
        </w:rPr>
        <w:t xml:space="preserve">Walton is derived from Charlie Walton, who was born in California, died on November 30, 2011. As the inventor of RFID technology, he devoted his life to the development of RFID technology. He obtained the first patent related to RFID technology in 1973 and eventually obtained more than 50 invention patents. He created a new era of RFID and made outstanding contributions to the development of RFID. At present, RFID technology is widely used in various applications all over the world, from identification to </w:t>
      </w:r>
      <w:r>
        <w:rPr>
          <w:rFonts w:hint="eastAsia" w:asciiTheme="minorHAnsi" w:hAnsiTheme="minorHAnsi" w:cstheme="minorHAnsi"/>
          <w:b/>
          <w:bCs/>
          <w:color w:val="000000"/>
          <w:szCs w:val="24"/>
        </w:rPr>
        <w:t>free</w:t>
      </w:r>
      <w:r>
        <w:rPr>
          <w:rFonts w:asciiTheme="minorHAnsi" w:hAnsiTheme="minorHAnsi" w:cstheme="minorHAnsi"/>
          <w:b/>
          <w:bCs/>
          <w:color w:val="000000"/>
          <w:szCs w:val="24"/>
        </w:rPr>
        <w:t xml:space="preserve">way billing, mobile payment, credit card payment, we can see RFID everywhere. The project was founded on November 30, 2016, the fifth anniversary of the death of Charlie Walton. To commemorate the great inventor of RFID technology, the project was named "Waltonchain" to </w:t>
      </w:r>
      <w:r>
        <w:rPr>
          <w:rFonts w:hint="eastAsia" w:asciiTheme="minorHAnsi" w:hAnsiTheme="minorHAnsi" w:cstheme="minorHAnsi"/>
          <w:b/>
          <w:bCs/>
          <w:color w:val="000000"/>
          <w:szCs w:val="24"/>
        </w:rPr>
        <w:t xml:space="preserve">carry forward his invention and blaze a trail to the future. </w:t>
      </w:r>
    </w:p>
    <w:p>
      <w:pPr>
        <w:ind w:firstLine="482" w:firstLineChars="200"/>
        <w:jc w:val="both"/>
        <w:rPr>
          <w:rFonts w:asciiTheme="minorHAnsi" w:hAnsiTheme="minorHAnsi" w:cstheme="minorHAnsi"/>
          <w:b/>
          <w:bCs/>
          <w:color w:val="000000"/>
          <w:sz w:val="24"/>
          <w:szCs w:val="24"/>
        </w:rPr>
      </w:pPr>
    </w:p>
    <w:p>
      <w:pPr>
        <w:ind w:firstLine="482" w:firstLineChars="200"/>
        <w:jc w:val="both"/>
        <w:rPr>
          <w:rFonts w:asciiTheme="minorHAnsi" w:hAnsiTheme="minorHAnsi" w:cstheme="minorHAnsi"/>
          <w:b/>
          <w:bCs/>
          <w:color w:val="000000"/>
          <w:sz w:val="24"/>
          <w:szCs w:val="24"/>
        </w:rPr>
      </w:pPr>
      <w:r>
        <w:rPr>
          <w:rFonts w:hint="eastAsia" w:asciiTheme="minorHAnsi" w:hAnsiTheme="minorHAnsi" w:cstheme="minorHAnsi"/>
          <w:b/>
          <w:bCs/>
          <w:color w:val="000000"/>
          <w:sz w:val="24"/>
          <w:szCs w:val="24"/>
        </w:rPr>
        <w:t xml:space="preserve">The </w:t>
      </w:r>
      <w:r>
        <w:rPr>
          <w:rFonts w:asciiTheme="minorHAnsi" w:hAnsiTheme="minorHAnsi" w:cstheme="minorHAnsi"/>
          <w:b/>
          <w:bCs/>
          <w:color w:val="000000"/>
          <w:sz w:val="24"/>
          <w:szCs w:val="24"/>
        </w:rPr>
        <w:t>interpretation</w:t>
      </w:r>
      <w:r>
        <w:rPr>
          <w:rFonts w:hint="eastAsia" w:asciiTheme="minorHAnsi" w:hAnsiTheme="minorHAnsi" w:cstheme="minorHAnsi"/>
          <w:b/>
          <w:bCs/>
          <w:color w:val="000000"/>
          <w:sz w:val="24"/>
          <w:szCs w:val="24"/>
        </w:rPr>
        <w:t xml:space="preserve"> of Walton is as follows: </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Walton = Wisdom Alters Label, Trade, Organization and Network. </w:t>
      </w:r>
    </w:p>
    <w:p>
      <w:pPr>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   </w:t>
      </w:r>
      <w:r>
        <w:rPr>
          <w:rFonts w:hint="eastAsia" w:asciiTheme="minorHAnsi" w:hAnsiTheme="minorHAnsi" w:cstheme="minorHAnsi"/>
          <w:b/>
          <w:bCs/>
          <w:color w:val="000000"/>
          <w:sz w:val="24"/>
          <w:szCs w:val="24"/>
        </w:rPr>
        <w:t xml:space="preserve"> </w:t>
      </w:r>
      <w:r>
        <w:rPr>
          <w:rFonts w:asciiTheme="minorHAnsi" w:hAnsiTheme="minorHAnsi" w:cstheme="minorHAnsi"/>
          <w:b/>
          <w:bCs/>
          <w:color w:val="000000"/>
          <w:sz w:val="24"/>
          <w:szCs w:val="24"/>
        </w:rPr>
        <w:t xml:space="preserve">W—Wisdom </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A--Alter </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L—Label: RFID Label</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T--Trade: trade mode based on the accounting mode of block chain</w:t>
      </w:r>
    </w:p>
    <w:p>
      <w:pPr>
        <w:ind w:left="2348" w:leftChars="200" w:hanging="1928" w:hangingChars="8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O--Organization: 0rganizational management model - decentralized autonomous organization (DAO)</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N--Network: the Internet of Things - P2P network mode</w:t>
      </w:r>
    </w:p>
    <w:p>
      <w:pPr>
        <w:pStyle w:val="3"/>
        <w:jc w:val="both"/>
        <w:rPr>
          <w:rFonts w:asciiTheme="minorHAnsi" w:hAnsiTheme="minorHAnsi" w:cstheme="minorHAnsi"/>
          <w:color w:val="000000"/>
        </w:rPr>
      </w:pPr>
      <w:bookmarkStart w:id="136" w:name="_Toc26753"/>
      <w:bookmarkStart w:id="137" w:name="_Toc17822"/>
      <w:bookmarkStart w:id="138" w:name="_Toc4103"/>
      <w:bookmarkStart w:id="139" w:name="_Toc2501"/>
      <w:bookmarkStart w:id="140" w:name="_Toc4405"/>
      <w:bookmarkStart w:id="141" w:name="_Toc29338"/>
      <w:bookmarkStart w:id="142" w:name="_Toc485064698"/>
      <w:bookmarkStart w:id="143" w:name="_Toc3352"/>
      <w:bookmarkStart w:id="144" w:name="_Toc484560877"/>
      <w:bookmarkStart w:id="145" w:name="_Toc1891"/>
      <w:bookmarkStart w:id="146" w:name="_Toc22916"/>
      <w:bookmarkStart w:id="147" w:name="_Toc2523"/>
      <w:bookmarkStart w:id="148" w:name="_Toc26747"/>
      <w:r>
        <w:rPr>
          <w:rFonts w:asciiTheme="minorHAnsi" w:hAnsiTheme="minorHAnsi" w:cstheme="minorHAnsi"/>
          <w:color w:val="000000"/>
        </w:rPr>
        <w:t xml:space="preserve">2.3.2 </w:t>
      </w:r>
      <w:bookmarkEnd w:id="136"/>
      <w:bookmarkEnd w:id="137"/>
      <w:bookmarkEnd w:id="138"/>
      <w:bookmarkEnd w:id="139"/>
      <w:bookmarkEnd w:id="140"/>
      <w:bookmarkEnd w:id="141"/>
      <w:bookmarkEnd w:id="142"/>
      <w:bookmarkEnd w:id="143"/>
      <w:bookmarkEnd w:id="144"/>
      <w:bookmarkEnd w:id="145"/>
      <w:bookmarkEnd w:id="146"/>
      <w:bookmarkEnd w:id="147"/>
      <w:r>
        <w:rPr>
          <w:rFonts w:asciiTheme="minorHAnsi" w:hAnsiTheme="minorHAnsi" w:cstheme="minorHAnsi"/>
          <w:color w:val="000000"/>
        </w:rPr>
        <w:t>The Overall Structure of Waltonchain</w:t>
      </w:r>
      <w:bookmarkEnd w:id="148"/>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The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ecosystem uses an overall structure including the parent chain and the sub chains</w:t>
      </w:r>
      <w:r>
        <w:rPr>
          <w:rFonts w:hint="eastAsia" w:asciiTheme="minorHAnsi" w:hAnsiTheme="minorHAnsi" w:cstheme="minorHAnsi"/>
          <w:b/>
          <w:bCs/>
          <w:color w:val="000000"/>
          <w:sz w:val="24"/>
          <w:szCs w:val="24"/>
        </w:rPr>
        <w:t xml:space="preserve"> (or child chains)</w:t>
      </w:r>
      <w:r>
        <w:rPr>
          <w:rFonts w:asciiTheme="minorHAnsi" w:hAnsiTheme="minorHAnsi" w:cstheme="minorHAnsi"/>
          <w:b/>
          <w:bCs/>
          <w:color w:val="000000"/>
          <w:sz w:val="24"/>
          <w:szCs w:val="24"/>
        </w:rPr>
        <w:t xml:space="preserve"> where the parent chain is waltonchain and the token used for circulation and payment is called </w:t>
      </w:r>
      <w:r>
        <w:rPr>
          <w:rFonts w:hint="eastAsia" w:asciiTheme="minorHAnsi" w:hAnsiTheme="minorHAnsi" w:cstheme="minorHAnsi"/>
          <w:b/>
          <w:bCs/>
          <w:color w:val="000000"/>
          <w:sz w:val="24"/>
          <w:szCs w:val="24"/>
        </w:rPr>
        <w:t>W</w:t>
      </w:r>
      <w:r>
        <w:rPr>
          <w:rFonts w:asciiTheme="minorHAnsi" w:hAnsiTheme="minorHAnsi" w:cstheme="minorHAnsi"/>
          <w:b/>
          <w:bCs/>
          <w:color w:val="000000"/>
          <w:sz w:val="24"/>
          <w:szCs w:val="24"/>
        </w:rPr>
        <w:t xml:space="preserve">altoncoin. During the 1.0 stage of the project, the parent chain – waltonchain is used to open up the complete supply chain system of the apparel industry including production, logistics, warehousing and stores. Theoretically, </w:t>
      </w:r>
      <w:r>
        <w:rPr>
          <w:rFonts w:hint="eastAsia" w:asciiTheme="minorHAnsi" w:hAnsiTheme="minorHAnsi" w:cstheme="minorHAnsi"/>
          <w:b/>
          <w:bCs/>
          <w:color w:val="000000"/>
          <w:sz w:val="24"/>
          <w:szCs w:val="24"/>
        </w:rPr>
        <w:t>there can be</w:t>
      </w:r>
      <w:r>
        <w:rPr>
          <w:rFonts w:asciiTheme="minorHAnsi" w:hAnsiTheme="minorHAnsi" w:cstheme="minorHAnsi"/>
          <w:b/>
          <w:bCs/>
          <w:color w:val="000000"/>
          <w:sz w:val="24"/>
          <w:szCs w:val="24"/>
        </w:rPr>
        <w:t xml:space="preserve"> infinite</w:t>
      </w:r>
      <w:r>
        <w:rPr>
          <w:rFonts w:hint="eastAsia" w:asciiTheme="minorHAnsi" w:hAnsiTheme="minorHAnsi" w:cstheme="minorHAnsi"/>
          <w:b/>
          <w:bCs/>
          <w:color w:val="000000"/>
          <w:sz w:val="24"/>
          <w:szCs w:val="24"/>
        </w:rPr>
        <w:t xml:space="preserve"> number of</w:t>
      </w:r>
      <w:r>
        <w:rPr>
          <w:rFonts w:asciiTheme="minorHAnsi" w:hAnsiTheme="minorHAnsi" w:cstheme="minorHAnsi"/>
          <w:b/>
          <w:bCs/>
          <w:color w:val="000000"/>
          <w:sz w:val="24"/>
          <w:szCs w:val="24"/>
        </w:rPr>
        <w:t xml:space="preserve"> sub chains, for example, the recognizers of the production workshop used to monitor the quality of the product can be used as nodes of </w:t>
      </w:r>
      <w:r>
        <w:rPr>
          <w:rFonts w:hint="eastAsia" w:asciiTheme="minorHAnsi" w:hAnsiTheme="minorHAnsi" w:cstheme="minorHAnsi"/>
          <w:b/>
          <w:bCs/>
          <w:color w:val="000000"/>
          <w:sz w:val="24"/>
          <w:szCs w:val="24"/>
        </w:rPr>
        <w:t>production</w:t>
      </w:r>
      <w:r>
        <w:rPr>
          <w:rFonts w:asciiTheme="minorHAnsi" w:hAnsiTheme="minorHAnsi" w:cstheme="minorHAnsi"/>
          <w:b/>
          <w:bCs/>
          <w:color w:val="000000"/>
          <w:sz w:val="24"/>
          <w:szCs w:val="24"/>
        </w:rPr>
        <w:t xml:space="preserve"> sub chain</w:t>
      </w:r>
      <w:r>
        <w:rPr>
          <w:rFonts w:hint="eastAsia" w:asciiTheme="minorHAnsi" w:hAnsiTheme="minorHAnsi" w:cstheme="minorHAnsi"/>
          <w:b/>
          <w:bCs/>
          <w:color w:val="000000"/>
          <w:sz w:val="24"/>
          <w:szCs w:val="24"/>
        </w:rPr>
        <w:t>s</w:t>
      </w:r>
      <w:r>
        <w:rPr>
          <w:rFonts w:asciiTheme="minorHAnsi" w:hAnsiTheme="minorHAnsi" w:cstheme="minorHAnsi"/>
          <w:b/>
          <w:bCs/>
          <w:color w:val="000000"/>
          <w:sz w:val="24"/>
          <w:szCs w:val="24"/>
        </w:rPr>
        <w:t>, and the production workshops of a variety of brands together constitute the production sub chain; for another example, the stores of a variety of apparel brands can constitute the sales sub chain.</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The Waltonchain platform uses a hierarchical structure, including the bottom layer, core layer, middle layer and application layer; the platform architecture is shown in Figure 2.8.</w:t>
      </w:r>
    </w:p>
    <w:p>
      <w:pPr>
        <w:jc w:val="center"/>
        <w:rPr>
          <w:rFonts w:asciiTheme="minorHAnsi" w:hAnsiTheme="minorHAnsi" w:cstheme="minorHAnsi"/>
          <w:b/>
          <w:bCs/>
          <w:color w:val="000000"/>
        </w:rPr>
      </w:pPr>
      <w:r>
        <w:rPr>
          <w:rFonts w:asciiTheme="minorHAnsi" w:hAnsiTheme="minorHAnsi" w:cstheme="minorHAnsi"/>
          <w:b/>
          <w:bCs/>
          <w:color w:val="000000"/>
        </w:rPr>
        <w:pict>
          <v:shape id="_x0000_i1026" o:spt="75" type="#_x0000_t75" style="height:330pt;width:311.1pt;" filled="f" o:preferrelative="t" stroked="f" coordsize="21600,21600">
            <v:path/>
            <v:fill on="f" focussize="0,0"/>
            <v:stroke on="f" joinstyle="miter"/>
            <v:imagedata r:id="rId19" o:title=""/>
            <o:lock v:ext="edit" aspectratio="t"/>
            <w10:wrap type="none"/>
            <w10:anchorlock/>
          </v:shape>
        </w:pict>
      </w:r>
    </w:p>
    <w:p>
      <w:pPr>
        <w:jc w:val="center"/>
        <w:rPr>
          <w:rFonts w:asciiTheme="minorHAnsi" w:hAnsiTheme="minorHAnsi" w:cstheme="minorHAnsi"/>
          <w:b/>
          <w:bCs/>
          <w:color w:val="000000"/>
        </w:rPr>
      </w:pPr>
      <w:r>
        <w:rPr>
          <w:rFonts w:asciiTheme="minorHAnsi" w:hAnsiTheme="minorHAnsi" w:cstheme="minorHAnsi"/>
          <w:b/>
          <w:bCs/>
          <w:color w:val="000000"/>
        </w:rPr>
        <w:t>Figure 2.8 Waltonchain platform structure</w:t>
      </w:r>
    </w:p>
    <w:p>
      <w:pPr>
        <w:jc w:val="center"/>
        <w:rPr>
          <w:rFonts w:asciiTheme="minorHAnsi" w:hAnsiTheme="minorHAnsi" w:cstheme="minorHAnsi"/>
          <w:b/>
          <w:bCs/>
          <w:color w:val="000000"/>
        </w:rPr>
      </w:pPr>
      <w:r>
        <w:rPr>
          <w:rFonts w:asciiTheme="minorHAnsi" w:hAnsiTheme="minorHAnsi" w:cstheme="minorHAnsi"/>
          <w:b/>
          <w:bCs/>
          <w:color w:val="000000"/>
        </w:rPr>
        <w:t xml:space="preserve">Figure Text: </w:t>
      </w:r>
      <w:r>
        <w:rPr>
          <w:rFonts w:hint="eastAsia" w:asciiTheme="minorHAnsi" w:hAnsiTheme="minorHAnsi" w:cstheme="minorHAnsi"/>
          <w:b/>
          <w:bCs/>
          <w:color w:val="000000"/>
        </w:rPr>
        <w:t xml:space="preserve">From top down: </w:t>
      </w:r>
    </w:p>
    <w:p>
      <w:pPr>
        <w:jc w:val="center"/>
        <w:rPr>
          <w:rFonts w:asciiTheme="minorHAnsi" w:hAnsiTheme="minorHAnsi" w:cstheme="minorHAnsi"/>
          <w:b/>
          <w:bCs/>
          <w:color w:val="000000"/>
        </w:rPr>
      </w:pPr>
      <w:r>
        <w:rPr>
          <w:rFonts w:asciiTheme="minorHAnsi" w:hAnsiTheme="minorHAnsi" w:cstheme="minorHAnsi"/>
          <w:b/>
          <w:bCs/>
          <w:color w:val="000000"/>
          <w:lang w:val="en-US"/>
        </w:rPr>
        <w:t>Walton</w:t>
      </w:r>
      <w:r>
        <w:rPr>
          <w:rFonts w:asciiTheme="minorHAnsi" w:hAnsiTheme="minorHAnsi" w:cstheme="minorHAnsi"/>
          <w:b/>
          <w:bCs/>
          <w:color w:val="000000"/>
        </w:rPr>
        <w:t>chain application layer/</w:t>
      </w:r>
      <w:r>
        <w:rPr>
          <w:rFonts w:asciiTheme="minorHAnsi" w:hAnsiTheme="minorHAnsi" w:cstheme="minorHAnsi"/>
        </w:rPr>
        <w:t xml:space="preserve"> </w:t>
      </w:r>
      <w:r>
        <w:rPr>
          <w:rFonts w:hint="eastAsia" w:asciiTheme="minorHAnsi" w:hAnsiTheme="minorHAnsi" w:cstheme="minorHAnsi"/>
          <w:b/>
          <w:bCs/>
          <w:color w:val="000000"/>
        </w:rPr>
        <w:t>smart</w:t>
      </w:r>
      <w:r>
        <w:rPr>
          <w:rFonts w:asciiTheme="minorHAnsi" w:hAnsiTheme="minorHAnsi" w:cstheme="minorHAnsi"/>
          <w:b/>
          <w:bCs/>
          <w:color w:val="000000"/>
        </w:rPr>
        <w:t xml:space="preserve"> clothing store management,</w:t>
      </w:r>
      <w:r>
        <w:rPr>
          <w:rFonts w:hint="eastAsia" w:asciiTheme="minorHAnsi" w:hAnsiTheme="minorHAnsi" w:cstheme="minorHAnsi"/>
          <w:b/>
          <w:bCs/>
          <w:color w:val="000000"/>
        </w:rPr>
        <w:t>smart</w:t>
      </w:r>
      <w:r>
        <w:rPr>
          <w:rFonts w:asciiTheme="minorHAnsi" w:hAnsiTheme="minorHAnsi" w:cstheme="minorHAnsi"/>
          <w:b/>
          <w:bCs/>
          <w:color w:val="000000"/>
        </w:rPr>
        <w:t xml:space="preserve"> logistics management platform, etc. →</w:t>
      </w:r>
      <w:r>
        <w:rPr>
          <w:rFonts w:asciiTheme="minorHAnsi" w:hAnsiTheme="minorHAnsi" w:cstheme="minorHAnsi"/>
          <w:b/>
          <w:bCs/>
          <w:color w:val="000000"/>
          <w:lang w:val="en-US"/>
        </w:rPr>
        <w:t>Waltonchain</w:t>
      </w:r>
      <w:r>
        <w:rPr>
          <w:rFonts w:asciiTheme="minorHAnsi" w:hAnsiTheme="minorHAnsi" w:cstheme="minorHAnsi"/>
          <w:b/>
          <w:bCs/>
          <w:color w:val="000000"/>
        </w:rPr>
        <w:t xml:space="preserve"> middle layer/the middle layer encapsulates the core layer modules into various application interfaces →</w:t>
      </w:r>
      <w:r>
        <w:rPr>
          <w:rFonts w:asciiTheme="minorHAnsi" w:hAnsiTheme="minorHAnsi" w:cstheme="minorHAnsi"/>
          <w:b/>
          <w:bCs/>
          <w:color w:val="000000"/>
          <w:lang w:val="en-US"/>
        </w:rPr>
        <w:t>Waltonchain</w:t>
      </w:r>
      <w:r>
        <w:rPr>
          <w:rFonts w:asciiTheme="minorHAnsi" w:hAnsiTheme="minorHAnsi" w:cstheme="minorHAnsi"/>
          <w:b/>
          <w:bCs/>
          <w:color w:val="000000"/>
        </w:rPr>
        <w:t xml:space="preserve"> core layer/core business application logic based on </w:t>
      </w:r>
      <w:r>
        <w:rPr>
          <w:rFonts w:asciiTheme="minorHAnsi" w:hAnsiTheme="minorHAnsi" w:cstheme="minorHAnsi"/>
          <w:b/>
          <w:bCs/>
          <w:color w:val="000000"/>
          <w:lang w:val="en-US"/>
        </w:rPr>
        <w:t>Waltonchain</w:t>
      </w:r>
      <w:r>
        <w:rPr>
          <w:rFonts w:asciiTheme="minorHAnsi" w:hAnsiTheme="minorHAnsi" w:cstheme="minorHAnsi"/>
          <w:b/>
          <w:bCs/>
          <w:color w:val="000000"/>
        </w:rPr>
        <w:t xml:space="preserve"> →</w:t>
      </w:r>
      <w:r>
        <w:rPr>
          <w:rFonts w:asciiTheme="minorHAnsi" w:hAnsiTheme="minorHAnsi" w:cstheme="minorHAnsi"/>
          <w:b/>
          <w:bCs/>
          <w:color w:val="000000"/>
          <w:lang w:val="en-US"/>
        </w:rPr>
        <w:t>Waltonchain</w:t>
      </w:r>
      <w:r>
        <w:rPr>
          <w:rFonts w:asciiTheme="minorHAnsi" w:hAnsiTheme="minorHAnsi" w:cstheme="minorHAnsi"/>
          <w:b/>
          <w:bCs/>
          <w:color w:val="000000"/>
        </w:rPr>
        <w:t xml:space="preserve"> bottom layer/</w:t>
      </w:r>
      <w:r>
        <w:rPr>
          <w:rFonts w:asciiTheme="minorHAnsi" w:hAnsiTheme="minorHAnsi" w:cstheme="minorHAnsi"/>
        </w:rPr>
        <w:t xml:space="preserve"> </w:t>
      </w:r>
      <w:r>
        <w:rPr>
          <w:rFonts w:asciiTheme="minorHAnsi" w:hAnsiTheme="minorHAnsi" w:cstheme="minorHAnsi"/>
          <w:b/>
          <w:bCs/>
          <w:color w:val="000000"/>
        </w:rPr>
        <w:t>the underlying smart contract</w:t>
      </w:r>
      <w:r>
        <w:rPr>
          <w:rFonts w:hint="eastAsia" w:asciiTheme="minorHAnsi" w:hAnsiTheme="minorHAnsi" w:cstheme="minorHAnsi"/>
          <w:b/>
          <w:bCs/>
          <w:color w:val="000000"/>
        </w:rPr>
        <w:t>s</w:t>
      </w:r>
      <w:r>
        <w:rPr>
          <w:rFonts w:asciiTheme="minorHAnsi" w:hAnsiTheme="minorHAnsi" w:cstheme="minorHAnsi"/>
          <w:b/>
          <w:bCs/>
          <w:color w:val="000000"/>
        </w:rPr>
        <w:t xml:space="preserve"> based on the blockchain</w:t>
      </w:r>
    </w:p>
    <w:p>
      <w:pPr>
        <w:pStyle w:val="4"/>
        <w:jc w:val="both"/>
        <w:rPr>
          <w:rFonts w:asciiTheme="minorHAnsi" w:hAnsiTheme="minorHAnsi" w:cstheme="minorHAnsi"/>
          <w:color w:val="000000"/>
          <w:sz w:val="28"/>
          <w:szCs w:val="28"/>
        </w:rPr>
      </w:pPr>
      <w:bookmarkStart w:id="149" w:name="_Toc31362"/>
      <w:bookmarkStart w:id="150" w:name="_Toc17105"/>
      <w:bookmarkStart w:id="151" w:name="_Toc15407"/>
      <w:bookmarkStart w:id="152" w:name="_Toc16669"/>
      <w:bookmarkStart w:id="153" w:name="_Toc1707"/>
      <w:bookmarkStart w:id="154" w:name="_Toc485064699"/>
      <w:bookmarkStart w:id="155" w:name="_Toc19100"/>
      <w:bookmarkStart w:id="156" w:name="_Toc484560878"/>
      <w:r>
        <w:rPr>
          <w:rFonts w:asciiTheme="minorHAnsi" w:hAnsiTheme="minorHAnsi" w:cstheme="minorHAnsi"/>
          <w:color w:val="000000"/>
          <w:sz w:val="28"/>
          <w:szCs w:val="28"/>
        </w:rPr>
        <w:t xml:space="preserve"> </w:t>
      </w:r>
      <w:bookmarkEnd w:id="149"/>
      <w:bookmarkEnd w:id="150"/>
      <w:bookmarkEnd w:id="151"/>
      <w:bookmarkEnd w:id="152"/>
      <w:bookmarkEnd w:id="153"/>
      <w:bookmarkEnd w:id="154"/>
      <w:bookmarkEnd w:id="155"/>
      <w:bookmarkEnd w:id="156"/>
      <w:bookmarkStart w:id="157" w:name="_Toc13538"/>
      <w:r>
        <w:rPr>
          <w:rFonts w:asciiTheme="minorHAnsi" w:hAnsiTheme="minorHAnsi" w:cstheme="minorHAnsi"/>
          <w:color w:val="000000"/>
          <w:sz w:val="28"/>
          <w:szCs w:val="28"/>
        </w:rPr>
        <w:t>Waltonchain Bottom Layer</w:t>
      </w:r>
      <w:bookmarkEnd w:id="157"/>
    </w:p>
    <w:p>
      <w:pPr>
        <w:ind w:firstLine="42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The bottom layer is developed based on the Waltonchain. The Waltonchain has many advantages, please see the introduction of Waltonchain for details.</w:t>
      </w:r>
    </w:p>
    <w:p>
      <w:pPr>
        <w:pStyle w:val="4"/>
        <w:jc w:val="both"/>
        <w:rPr>
          <w:rFonts w:asciiTheme="minorHAnsi" w:hAnsiTheme="minorHAnsi" w:cstheme="minorHAnsi"/>
          <w:color w:val="000000"/>
          <w:sz w:val="28"/>
          <w:szCs w:val="28"/>
        </w:rPr>
      </w:pPr>
      <w:bookmarkStart w:id="158" w:name="_Toc21360"/>
      <w:bookmarkStart w:id="159" w:name="_Toc20603"/>
      <w:bookmarkStart w:id="160" w:name="_Toc32146"/>
      <w:bookmarkStart w:id="161" w:name="_Toc11822"/>
      <w:bookmarkStart w:id="162" w:name="_Toc8467"/>
      <w:bookmarkStart w:id="163" w:name="_Toc484560879"/>
      <w:bookmarkStart w:id="164" w:name="_Toc485064700"/>
      <w:bookmarkStart w:id="165" w:name="_Toc16652"/>
      <w:r>
        <w:rPr>
          <w:rFonts w:asciiTheme="minorHAnsi" w:hAnsiTheme="minorHAnsi" w:cstheme="minorHAnsi"/>
          <w:color w:val="000000"/>
          <w:sz w:val="28"/>
          <w:szCs w:val="28"/>
        </w:rPr>
        <w:t xml:space="preserve"> </w:t>
      </w:r>
      <w:bookmarkEnd w:id="158"/>
      <w:bookmarkEnd w:id="159"/>
      <w:bookmarkEnd w:id="160"/>
      <w:bookmarkEnd w:id="161"/>
      <w:bookmarkEnd w:id="162"/>
      <w:bookmarkEnd w:id="163"/>
      <w:bookmarkEnd w:id="164"/>
      <w:bookmarkEnd w:id="165"/>
      <w:bookmarkStart w:id="166" w:name="_Toc18636"/>
      <w:r>
        <w:rPr>
          <w:rFonts w:asciiTheme="minorHAnsi" w:hAnsiTheme="minorHAnsi" w:cstheme="minorHAnsi"/>
          <w:color w:val="000000"/>
          <w:sz w:val="28"/>
          <w:szCs w:val="28"/>
        </w:rPr>
        <w:t>Waltonchain Core Layer</w:t>
      </w:r>
      <w:bookmarkEnd w:id="166"/>
    </w:p>
    <w:p>
      <w:pPr>
        <w:ind w:firstLine="42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The Waltonchain is developed based on the </w:t>
      </w:r>
      <w:r>
        <w:rPr>
          <w:rFonts w:hint="eastAsia" w:asciiTheme="minorHAnsi" w:hAnsiTheme="minorHAnsi" w:cstheme="minorHAnsi"/>
          <w:b/>
          <w:bCs/>
          <w:color w:val="000000"/>
          <w:sz w:val="24"/>
          <w:szCs w:val="24"/>
        </w:rPr>
        <w:t>universal</w:t>
      </w:r>
      <w:r>
        <w:rPr>
          <w:rFonts w:asciiTheme="minorHAnsi" w:hAnsiTheme="minorHAnsi" w:cstheme="minorHAnsi"/>
          <w:b/>
          <w:bCs/>
          <w:color w:val="000000"/>
          <w:sz w:val="24"/>
          <w:szCs w:val="24"/>
        </w:rPr>
        <w:t xml:space="preserve"> blockchain technology. For the common and individual requirements of different applications, the core layer will package the common and personalized features to form the core modules of different applications.</w:t>
      </w:r>
    </w:p>
    <w:p>
      <w:pPr>
        <w:pStyle w:val="4"/>
        <w:jc w:val="both"/>
        <w:rPr>
          <w:rFonts w:asciiTheme="minorHAnsi" w:hAnsiTheme="minorHAnsi" w:cstheme="minorHAnsi"/>
          <w:color w:val="000000"/>
          <w:sz w:val="28"/>
          <w:szCs w:val="28"/>
        </w:rPr>
      </w:pPr>
      <w:bookmarkStart w:id="167" w:name="_Toc32749"/>
      <w:bookmarkStart w:id="168" w:name="_Toc28028"/>
      <w:bookmarkStart w:id="169" w:name="_Toc21080"/>
      <w:bookmarkStart w:id="170" w:name="_Toc22607"/>
      <w:bookmarkStart w:id="171" w:name="_Toc1735"/>
      <w:bookmarkStart w:id="172" w:name="_Toc12116"/>
      <w:bookmarkStart w:id="173" w:name="_Toc484560880"/>
      <w:bookmarkStart w:id="174" w:name="_Toc485064701"/>
      <w:r>
        <w:rPr>
          <w:rFonts w:asciiTheme="minorHAnsi" w:hAnsiTheme="minorHAnsi" w:cstheme="minorHAnsi"/>
          <w:color w:val="000000"/>
          <w:sz w:val="28"/>
          <w:szCs w:val="28"/>
        </w:rPr>
        <w:t xml:space="preserve"> </w:t>
      </w:r>
      <w:bookmarkEnd w:id="167"/>
      <w:bookmarkEnd w:id="168"/>
      <w:bookmarkEnd w:id="169"/>
      <w:bookmarkEnd w:id="170"/>
      <w:bookmarkEnd w:id="171"/>
      <w:bookmarkEnd w:id="172"/>
      <w:bookmarkEnd w:id="173"/>
      <w:bookmarkEnd w:id="174"/>
      <w:bookmarkStart w:id="175" w:name="_Toc15967"/>
      <w:r>
        <w:rPr>
          <w:rFonts w:asciiTheme="minorHAnsi" w:hAnsiTheme="minorHAnsi" w:cstheme="minorHAnsi"/>
          <w:color w:val="000000"/>
          <w:sz w:val="28"/>
          <w:szCs w:val="28"/>
        </w:rPr>
        <w:t>Waltonchain Middle Layer</w:t>
      </w:r>
      <w:bookmarkEnd w:id="175"/>
    </w:p>
    <w:p>
      <w:pPr>
        <w:ind w:firstLine="42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For different applications, Waltonchain has dedicated and common interfaces to call for the application layer. The middle layer is used to achieve the package of these interfaces, thus simplifying the work of the application layer and reducing the application difficulty.</w:t>
      </w:r>
    </w:p>
    <w:p>
      <w:pPr>
        <w:pStyle w:val="4"/>
        <w:jc w:val="both"/>
        <w:rPr>
          <w:rFonts w:asciiTheme="minorHAnsi" w:hAnsiTheme="minorHAnsi" w:cstheme="minorHAnsi"/>
          <w:color w:val="000000"/>
          <w:sz w:val="28"/>
          <w:szCs w:val="28"/>
        </w:rPr>
      </w:pPr>
      <w:bookmarkStart w:id="176" w:name="_Toc484560881"/>
      <w:bookmarkStart w:id="177" w:name="_Toc15598"/>
      <w:bookmarkStart w:id="178" w:name="_Toc25146"/>
      <w:bookmarkStart w:id="179" w:name="_Toc23160"/>
      <w:bookmarkStart w:id="180" w:name="_Toc485064702"/>
      <w:bookmarkStart w:id="181" w:name="_Toc928"/>
      <w:bookmarkStart w:id="182" w:name="_Toc1074"/>
      <w:bookmarkStart w:id="183" w:name="_Toc5125"/>
      <w:bookmarkStart w:id="184" w:name="_Toc12676"/>
      <w:bookmarkStart w:id="185" w:name="_Toc27889"/>
      <w:r>
        <w:rPr>
          <w:rFonts w:asciiTheme="minorHAnsi" w:hAnsiTheme="minorHAnsi" w:cstheme="minorHAnsi"/>
          <w:color w:val="000000"/>
          <w:sz w:val="28"/>
          <w:szCs w:val="28"/>
        </w:rPr>
        <w:t xml:space="preserve"> </w:t>
      </w:r>
      <w:bookmarkEnd w:id="176"/>
      <w:bookmarkEnd w:id="177"/>
      <w:bookmarkEnd w:id="178"/>
      <w:bookmarkEnd w:id="179"/>
      <w:bookmarkEnd w:id="180"/>
      <w:bookmarkEnd w:id="181"/>
      <w:bookmarkEnd w:id="182"/>
      <w:bookmarkEnd w:id="183"/>
      <w:bookmarkEnd w:id="184"/>
      <w:bookmarkEnd w:id="185"/>
      <w:bookmarkStart w:id="186" w:name="_Toc13217"/>
      <w:r>
        <w:rPr>
          <w:rFonts w:asciiTheme="minorHAnsi" w:hAnsiTheme="minorHAnsi" w:cstheme="minorHAnsi"/>
          <w:color w:val="000000"/>
          <w:sz w:val="28"/>
          <w:szCs w:val="28"/>
        </w:rPr>
        <w:t>Waltonchain Application Layer</w:t>
      </w:r>
      <w:bookmarkEnd w:id="186"/>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The top-layer content, users or the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team can develop appropriate platform or environment based on different application scenarios to meet the individual, team or business needs of the application.</w:t>
      </w:r>
    </w:p>
    <w:p>
      <w:pPr>
        <w:pStyle w:val="3"/>
        <w:jc w:val="both"/>
        <w:rPr>
          <w:rFonts w:asciiTheme="minorHAnsi" w:hAnsiTheme="minorHAnsi" w:cstheme="minorHAnsi"/>
          <w:color w:val="000000"/>
        </w:rPr>
      </w:pPr>
      <w:bookmarkStart w:id="187" w:name="_Toc2461"/>
      <w:bookmarkStart w:id="188" w:name="_Toc31795"/>
      <w:bookmarkStart w:id="189" w:name="_Toc31232"/>
      <w:bookmarkStart w:id="190" w:name="_Toc9637"/>
      <w:bookmarkStart w:id="191" w:name="_Toc21530"/>
      <w:r>
        <w:rPr>
          <w:rFonts w:asciiTheme="minorHAnsi" w:hAnsiTheme="minorHAnsi" w:cstheme="minorHAnsi"/>
          <w:color w:val="000000"/>
        </w:rPr>
        <w:t xml:space="preserve">2.3.3 </w:t>
      </w:r>
      <w:bookmarkEnd w:id="187"/>
      <w:bookmarkEnd w:id="188"/>
      <w:bookmarkEnd w:id="189"/>
      <w:bookmarkEnd w:id="190"/>
      <w:r>
        <w:rPr>
          <w:rFonts w:asciiTheme="minorHAnsi" w:hAnsiTheme="minorHAnsi" w:cstheme="minorHAnsi"/>
          <w:color w:val="000000"/>
          <w:lang w:val="en-US"/>
        </w:rPr>
        <w:t>Waltonchain</w:t>
      </w:r>
      <w:r>
        <w:rPr>
          <w:rFonts w:asciiTheme="minorHAnsi" w:hAnsiTheme="minorHAnsi" w:cstheme="minorHAnsi"/>
          <w:color w:val="000000"/>
        </w:rPr>
        <w:t xml:space="preserve"> Protocol and </w:t>
      </w:r>
      <w:r>
        <w:rPr>
          <w:rFonts w:asciiTheme="minorHAnsi" w:hAnsiTheme="minorHAnsi" w:cstheme="minorHAnsi"/>
          <w:color w:val="000000"/>
          <w:lang w:val="en-US"/>
        </w:rPr>
        <w:t>Waltoncoin</w:t>
      </w:r>
      <w:bookmarkEnd w:id="191"/>
    </w:p>
    <w:p>
      <w:pPr>
        <w:pStyle w:val="4"/>
        <w:jc w:val="both"/>
        <w:rPr>
          <w:rFonts w:asciiTheme="minorHAnsi" w:hAnsiTheme="minorHAnsi" w:cstheme="minorHAnsi"/>
          <w:color w:val="000000"/>
          <w:sz w:val="28"/>
          <w:szCs w:val="28"/>
        </w:rPr>
      </w:pPr>
      <w:bookmarkStart w:id="192" w:name="_Toc13862"/>
      <w:bookmarkStart w:id="193" w:name="_Toc485064712"/>
      <w:bookmarkStart w:id="194" w:name="_Toc964"/>
      <w:bookmarkStart w:id="195" w:name="_Toc18297"/>
      <w:bookmarkStart w:id="196" w:name="_Toc15586"/>
      <w:bookmarkStart w:id="197" w:name="_Toc26631"/>
      <w:bookmarkStart w:id="198" w:name="_Toc30772"/>
      <w:r>
        <w:rPr>
          <w:rFonts w:asciiTheme="minorHAnsi" w:hAnsiTheme="minorHAnsi" w:cstheme="minorHAnsi"/>
          <w:color w:val="000000"/>
          <w:sz w:val="28"/>
          <w:szCs w:val="28"/>
        </w:rPr>
        <w:t xml:space="preserve"> </w:t>
      </w:r>
      <w:bookmarkStart w:id="199" w:name="_Toc2399"/>
      <w:bookmarkStart w:id="200" w:name="_Toc24285"/>
      <w:bookmarkStart w:id="201" w:name="_Toc12998"/>
      <w:bookmarkStart w:id="202" w:name="_Toc30296"/>
      <w:bookmarkStart w:id="203" w:name="_Toc11106"/>
      <w:r>
        <w:rPr>
          <w:rFonts w:asciiTheme="minorHAnsi" w:hAnsiTheme="minorHAnsi" w:cstheme="minorHAnsi"/>
          <w:color w:val="000000"/>
          <w:sz w:val="28"/>
          <w:szCs w:val="28"/>
        </w:rPr>
        <w:t>Walton</w:t>
      </w:r>
      <w:bookmarkEnd w:id="192"/>
      <w:bookmarkStart w:id="204" w:name="_Toc31934"/>
      <w:r>
        <w:rPr>
          <w:rFonts w:asciiTheme="minorHAnsi" w:hAnsiTheme="minorHAnsi" w:cstheme="minorHAnsi"/>
          <w:color w:val="000000"/>
          <w:sz w:val="28"/>
          <w:szCs w:val="28"/>
        </w:rPr>
        <w:t xml:space="preserve"> Parent Chain</w:t>
      </w:r>
      <w:bookmarkEnd w:id="193"/>
      <w:bookmarkEnd w:id="194"/>
      <w:bookmarkEnd w:id="195"/>
      <w:bookmarkEnd w:id="196"/>
      <w:bookmarkEnd w:id="197"/>
      <w:bookmarkEnd w:id="198"/>
      <w:bookmarkEnd w:id="199"/>
      <w:bookmarkEnd w:id="200"/>
      <w:bookmarkEnd w:id="201"/>
      <w:bookmarkEnd w:id="202"/>
      <w:bookmarkEnd w:id="203"/>
      <w:bookmarkEnd w:id="204"/>
    </w:p>
    <w:p>
      <w:pPr>
        <w:ind w:firstLine="48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The Walton Parent Chain is the main chain of the Walton block chain, starting from the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Genesis Block, which provides a wealth of functions including but not limited to </w:t>
      </w:r>
      <w:r>
        <w:rPr>
          <w:rFonts w:asciiTheme="minorHAnsi" w:hAnsiTheme="minorHAnsi" w:cstheme="minorHAnsi"/>
          <w:b/>
          <w:bCs/>
          <w:color w:val="000000"/>
          <w:sz w:val="24"/>
          <w:szCs w:val="24"/>
          <w:lang w:val="en-US"/>
        </w:rPr>
        <w:t>Waltoncoin</w:t>
      </w:r>
      <w:r>
        <w:rPr>
          <w:rFonts w:asciiTheme="minorHAnsi" w:hAnsiTheme="minorHAnsi" w:cstheme="minorHAnsi"/>
          <w:b/>
          <w:bCs/>
          <w:color w:val="000000"/>
          <w:sz w:val="24"/>
          <w:szCs w:val="24"/>
        </w:rPr>
        <w:t xml:space="preserve"> (WTC) transaction management, sub chain management, smart contract, alias and account control, etc.</w:t>
      </w:r>
    </w:p>
    <w:p>
      <w:pPr>
        <w:numPr>
          <w:ilvl w:val="0"/>
          <w:numId w:val="4"/>
        </w:numPr>
        <w:jc w:val="both"/>
        <w:rPr>
          <w:rFonts w:asciiTheme="minorHAnsi" w:hAnsiTheme="minorHAnsi" w:cstheme="minorHAnsi"/>
          <w:color w:val="000000"/>
          <w:sz w:val="24"/>
          <w:szCs w:val="24"/>
          <w:lang w:val="fr-FR"/>
        </w:rPr>
      </w:pPr>
      <w:r>
        <w:rPr>
          <w:rFonts w:asciiTheme="minorHAnsi" w:hAnsiTheme="minorHAnsi" w:cstheme="minorHAnsi"/>
          <w:b/>
          <w:bCs/>
          <w:color w:val="000000"/>
          <w:sz w:val="24"/>
          <w:szCs w:val="24"/>
          <w:lang w:val="fr-FR"/>
        </w:rPr>
        <w:t>transaction management</w:t>
      </w:r>
    </w:p>
    <w:p>
      <w:pPr>
        <w:ind w:firstLine="48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A total of 100 million of WTCs are issued, created in the genesis block and assigned to each account</w:t>
      </w:r>
      <w:r>
        <w:rPr>
          <w:rFonts w:asciiTheme="minorHAnsi" w:hAnsiTheme="minorHAnsi" w:cstheme="minorHAnsi"/>
        </w:rPr>
        <w:t xml:space="preserve"> </w:t>
      </w:r>
      <w:r>
        <w:rPr>
          <w:rFonts w:asciiTheme="minorHAnsi" w:hAnsiTheme="minorHAnsi" w:cstheme="minorHAnsi"/>
          <w:b/>
          <w:bCs/>
          <w:color w:val="000000"/>
          <w:sz w:val="24"/>
          <w:szCs w:val="24"/>
        </w:rPr>
        <w:t>in accordance with established program; the total amount of WTCs in the subsequent transactions remains the same. Through the decentralized network, more accounts will be created through the nodes, and a lot of WTC transactions will also be carried out between the accounts. Every 60 seconds, the transaction during the current period will be recorded to the block, linked to the previous block, forming the Walton parent chain as the public ledger of WTC transactions stored dispersedly in nodes in the network to ensure the safety and reliability of transaction data.</w:t>
      </w:r>
    </w:p>
    <w:p>
      <w:pPr>
        <w:numPr>
          <w:ilvl w:val="0"/>
          <w:numId w:val="4"/>
        </w:numPr>
        <w:jc w:val="both"/>
        <w:rPr>
          <w:rFonts w:asciiTheme="minorHAnsi" w:hAnsiTheme="minorHAnsi" w:cstheme="minorHAnsi"/>
          <w:color w:val="000000"/>
          <w:sz w:val="24"/>
          <w:szCs w:val="24"/>
        </w:rPr>
      </w:pPr>
      <w:r>
        <w:rPr>
          <w:rFonts w:asciiTheme="minorHAnsi" w:hAnsiTheme="minorHAnsi" w:cstheme="minorHAnsi"/>
          <w:b/>
          <w:bCs/>
          <w:color w:val="000000"/>
          <w:sz w:val="24"/>
          <w:szCs w:val="24"/>
        </w:rPr>
        <w:t>sub chain management</w:t>
      </w:r>
    </w:p>
    <w:p>
      <w:pPr>
        <w:ind w:firstLine="48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Another major function of Walton parent chain is the management of sub-chain which can be created by any account at any time after the parent chain runs. The creator can customize the detail functions of the sub-chain and specific information of the sub-chain tokens. These custom information form the data structure describing the sub-chain, which is recorded in the block of the current period by the accounting nodes in a way similar to the WTC transaction record. So far this sub chain will be used as a separate block chain, recording the transactions of the sub-chain tokens.</w:t>
      </w:r>
    </w:p>
    <w:p>
      <w:pPr>
        <w:ind w:firstLine="48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Since the WTC transactions are only recorded in the parent chain, the parent chain runs independently of the sub chain. The nodes running on the parent chain only need to save the parent chain data to conduct consensus and validation of WTC transaction blocks. This flexible creation mechanism of WTC sub chain makes the sub chain scalable, the state of the sub-chain has no effect on the completeness and safety of the parent chain; except for the description information recording the sub chain, the number of sub-chains will not increase the size of the parent chain.</w:t>
      </w:r>
    </w:p>
    <w:p>
      <w:pPr>
        <w:numPr>
          <w:ilvl w:val="0"/>
          <w:numId w:val="4"/>
        </w:numPr>
        <w:rPr>
          <w:rFonts w:asciiTheme="minorHAnsi" w:hAnsiTheme="minorHAnsi" w:cstheme="minorHAnsi"/>
          <w:color w:val="000000"/>
          <w:sz w:val="24"/>
          <w:szCs w:val="24"/>
        </w:rPr>
      </w:pPr>
      <w:bookmarkStart w:id="205" w:name="_Toc31935"/>
      <w:bookmarkStart w:id="206" w:name="_Toc23389"/>
      <w:bookmarkStart w:id="207" w:name="_Toc26061"/>
      <w:bookmarkStart w:id="208" w:name="_Toc16571"/>
      <w:bookmarkStart w:id="209" w:name="_Toc5798"/>
      <w:bookmarkStart w:id="210" w:name="_Toc485064715"/>
      <w:bookmarkStart w:id="211" w:name="_Toc14241"/>
      <w:r>
        <w:rPr>
          <w:rFonts w:asciiTheme="minorHAnsi" w:hAnsiTheme="minorHAnsi" w:cstheme="minorHAnsi"/>
          <w:b/>
          <w:bCs/>
          <w:color w:val="000000"/>
          <w:sz w:val="24"/>
          <w:szCs w:val="24"/>
        </w:rPr>
        <w:t xml:space="preserve"> </w:t>
      </w:r>
      <w:bookmarkEnd w:id="205"/>
      <w:bookmarkEnd w:id="206"/>
      <w:bookmarkEnd w:id="207"/>
      <w:bookmarkEnd w:id="208"/>
      <w:bookmarkEnd w:id="209"/>
      <w:bookmarkEnd w:id="210"/>
      <w:bookmarkEnd w:id="211"/>
      <w:r>
        <w:rPr>
          <w:rFonts w:asciiTheme="minorHAnsi" w:hAnsiTheme="minorHAnsi" w:cstheme="minorHAnsi"/>
          <w:b/>
          <w:bCs/>
          <w:color w:val="000000"/>
          <w:sz w:val="24"/>
          <w:szCs w:val="24"/>
        </w:rPr>
        <w:t>smart contract</w:t>
      </w:r>
    </w:p>
    <w:p>
      <w:pPr>
        <w:ind w:firstLine="480"/>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In the system architecture of the Walton block chain, the smart contract based on its programmable features is responsible for building the underlying logic platform and supporting the upper architecture running of core layer, middle layer, and application layer, which is the cornerstone of the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to develop a wider range of custom applications.</w:t>
      </w:r>
    </w:p>
    <w:p>
      <w:pPr>
        <w:ind w:firstLine="480"/>
        <w:rPr>
          <w:rFonts w:asciiTheme="minorHAnsi" w:hAnsiTheme="minorHAnsi" w:cstheme="minorHAnsi"/>
          <w:b/>
          <w:bCs/>
          <w:color w:val="000000"/>
          <w:sz w:val="24"/>
          <w:szCs w:val="24"/>
        </w:rPr>
      </w:pPr>
      <w:r>
        <w:rPr>
          <w:rFonts w:asciiTheme="minorHAnsi" w:hAnsiTheme="minorHAnsi" w:cstheme="minorHAnsi"/>
          <w:b/>
          <w:bCs/>
          <w:color w:val="000000"/>
          <w:sz w:val="24"/>
          <w:szCs w:val="24"/>
        </w:rPr>
        <w:t>Smart contract technology is developed by Ethereum and has been applied in the electronic token release, electronic crowd-funding, electronic contracts, electronic equity distribution and other fields. The Walton block chain technology defines two types of account concepts: one is the general account storing the tokens; the other is the smart contract account storing smart contract procedures. When a transaction is sent to the smart contract account address, the corresponding smart contract procedure will be triggered and implemented. The procedure will use the data of the transaction received, the data stored in this account and the current block status data as input data, perform the customized operations, make a transaction request, modify the account status data and execute other result behaviors.</w:t>
      </w:r>
    </w:p>
    <w:p>
      <w:pPr>
        <w:numPr>
          <w:ilvl w:val="0"/>
          <w:numId w:val="4"/>
        </w:numPr>
        <w:rPr>
          <w:rFonts w:asciiTheme="minorHAnsi" w:hAnsiTheme="minorHAnsi" w:cstheme="minorHAnsi"/>
          <w:color w:val="000000"/>
          <w:sz w:val="24"/>
          <w:szCs w:val="24"/>
        </w:rPr>
      </w:pPr>
      <w:r>
        <w:rPr>
          <w:rFonts w:asciiTheme="minorHAnsi" w:hAnsiTheme="minorHAnsi" w:cstheme="minorHAnsi"/>
          <w:b/>
          <w:bCs/>
          <w:color w:val="000000"/>
          <w:sz w:val="24"/>
          <w:szCs w:val="24"/>
        </w:rPr>
        <w:t>other functions</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Decentralized asset transactions: supporting the decentralized asset transactions of the parent chain WTCs and sub chain coins;</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Decentralized grading system: grading according to the performance of the account nodes’ trading behaviors such as mortgage;</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Decentralized alias system: facilitating the realization of the transactions by alias;</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Account control;</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Voting system;</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Cross currency transactions;</w:t>
      </w:r>
    </w:p>
    <w:p>
      <w:pPr>
        <w:pStyle w:val="4"/>
        <w:rPr>
          <w:rFonts w:asciiTheme="minorHAnsi" w:hAnsiTheme="minorHAnsi" w:cstheme="minorHAnsi"/>
          <w:color w:val="000000"/>
          <w:sz w:val="28"/>
          <w:szCs w:val="28"/>
        </w:rPr>
      </w:pPr>
      <w:bookmarkStart w:id="212" w:name="_Toc25392"/>
      <w:bookmarkStart w:id="213" w:name="_Toc31270"/>
      <w:bookmarkStart w:id="214" w:name="_Toc29403"/>
      <w:bookmarkStart w:id="215" w:name="_Toc485064717"/>
      <w:bookmarkStart w:id="216" w:name="_Toc6223"/>
      <w:bookmarkStart w:id="217" w:name="_Toc13712"/>
      <w:bookmarkStart w:id="218" w:name="_Toc25348"/>
      <w:bookmarkStart w:id="219" w:name="_Toc21266"/>
      <w:bookmarkStart w:id="220" w:name="_Toc31170"/>
      <w:r>
        <w:rPr>
          <w:rFonts w:asciiTheme="minorHAnsi" w:hAnsiTheme="minorHAnsi" w:cstheme="minorHAnsi"/>
          <w:color w:val="000000"/>
          <w:sz w:val="28"/>
          <w:szCs w:val="28"/>
        </w:rPr>
        <w:t xml:space="preserve"> </w:t>
      </w:r>
      <w:bookmarkEnd w:id="212"/>
      <w:bookmarkEnd w:id="213"/>
      <w:bookmarkEnd w:id="214"/>
      <w:bookmarkEnd w:id="215"/>
      <w:bookmarkEnd w:id="216"/>
      <w:bookmarkEnd w:id="217"/>
      <w:bookmarkEnd w:id="218"/>
      <w:bookmarkEnd w:id="219"/>
      <w:bookmarkEnd w:id="220"/>
      <w:bookmarkStart w:id="221" w:name="_Toc3877"/>
      <w:r>
        <w:rPr>
          <w:rFonts w:asciiTheme="minorHAnsi" w:hAnsiTheme="minorHAnsi" w:cstheme="minorHAnsi"/>
          <w:color w:val="000000"/>
          <w:sz w:val="28"/>
          <w:szCs w:val="28"/>
        </w:rPr>
        <w:t>Walton Sub Chain</w:t>
      </w:r>
      <w:bookmarkEnd w:id="221"/>
    </w:p>
    <w:p>
      <w:pPr>
        <w:numPr>
          <w:ilvl w:val="0"/>
          <w:numId w:val="5"/>
        </w:numPr>
        <w:ind w:firstLine="482"/>
        <w:rPr>
          <w:rFonts w:asciiTheme="minorHAnsi" w:hAnsiTheme="minorHAnsi" w:cstheme="minorHAnsi"/>
          <w:b/>
          <w:bCs/>
          <w:color w:val="000000"/>
          <w:sz w:val="24"/>
          <w:szCs w:val="24"/>
        </w:rPr>
      </w:pPr>
      <w:r>
        <w:rPr>
          <w:rFonts w:asciiTheme="minorHAnsi" w:hAnsiTheme="minorHAnsi" w:cstheme="minorHAnsi"/>
          <w:b/>
          <w:bCs/>
          <w:color w:val="000000"/>
          <w:sz w:val="24"/>
          <w:szCs w:val="24"/>
        </w:rPr>
        <w:t>Sub-chain functional features</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When creating the sub chain, the sub chain can be customized to support all the functional features of the parent chain, or can be limited to certain functional features to achieve the customization of the appropriate features. Support custom features mainly include sub chain token transactions, sub-chain token and parent chain token transactions, cross sub chain token transactions, smart contracts, aliases, voting system, account control, instant messaging, and data storage.</w:t>
      </w:r>
    </w:p>
    <w:p>
      <w:pPr>
        <w:ind w:firstLine="482" w:firstLineChars="200"/>
        <w:rPr>
          <w:rFonts w:asciiTheme="minorHAnsi" w:hAnsiTheme="minorHAnsi" w:cstheme="minorHAnsi"/>
          <w:b/>
          <w:bCs/>
          <w:color w:val="000000"/>
          <w:sz w:val="24"/>
          <w:szCs w:val="24"/>
        </w:rPr>
      </w:pPr>
    </w:p>
    <w:p>
      <w:pPr>
        <w:numPr>
          <w:ilvl w:val="0"/>
          <w:numId w:val="5"/>
        </w:numPr>
        <w:rPr>
          <w:rFonts w:asciiTheme="minorHAnsi" w:hAnsiTheme="minorHAnsi" w:cstheme="minorHAnsi"/>
          <w:color w:val="000000"/>
          <w:sz w:val="24"/>
          <w:szCs w:val="24"/>
        </w:rPr>
      </w:pPr>
      <w:r>
        <w:rPr>
          <w:rFonts w:asciiTheme="minorHAnsi" w:hAnsiTheme="minorHAnsi" w:cstheme="minorHAnsi"/>
          <w:b/>
          <w:bCs/>
          <w:color w:val="000000"/>
          <w:sz w:val="24"/>
          <w:szCs w:val="24"/>
        </w:rPr>
        <w:t>Sub-chain token transactions</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By customization, the sub chain can support sub-chain native token transactions, sub-chain token and parent chain token transactions and cross sub chain token transactions. When a cross token transaction is made, the holder of the token makes a transaction request, the transaction request information contains the transaction type (buy or sell), the local token type, the target token type, transaction price and the number of transaction tokens; then the </w:t>
      </w:r>
      <w:r>
        <w:rPr>
          <w:rFonts w:asciiTheme="minorHAnsi" w:hAnsiTheme="minorHAnsi" w:cstheme="minorHAnsi"/>
          <w:b/>
          <w:bCs/>
          <w:color w:val="000000"/>
          <w:sz w:val="24"/>
          <w:szCs w:val="24"/>
          <w:lang w:val="en-US"/>
        </w:rPr>
        <w:t>Waltonchain</w:t>
      </w:r>
      <w:r>
        <w:rPr>
          <w:rFonts w:asciiTheme="minorHAnsi" w:hAnsiTheme="minorHAnsi" w:cstheme="minorHAnsi"/>
        </w:rPr>
        <w:t xml:space="preserve"> </w:t>
      </w:r>
      <w:r>
        <w:rPr>
          <w:rFonts w:asciiTheme="minorHAnsi" w:hAnsiTheme="minorHAnsi" w:cstheme="minorHAnsi"/>
          <w:b/>
          <w:bCs/>
          <w:color w:val="000000"/>
          <w:sz w:val="24"/>
          <w:szCs w:val="24"/>
        </w:rPr>
        <w:t xml:space="preserve">protocol will match the buy and sell transactions in a decentralized way, which is open, fair, reliable, and traceable compared to the traditional trading centers. </w:t>
      </w:r>
    </w:p>
    <w:p>
      <w:pPr>
        <w:pStyle w:val="4"/>
        <w:rPr>
          <w:rFonts w:asciiTheme="minorHAnsi" w:hAnsiTheme="minorHAnsi" w:cstheme="minorHAnsi"/>
          <w:color w:val="000000"/>
          <w:sz w:val="28"/>
          <w:szCs w:val="28"/>
        </w:rPr>
      </w:pPr>
      <w:bookmarkStart w:id="222" w:name="_Toc485064720"/>
      <w:bookmarkStart w:id="223" w:name="_Toc26266"/>
      <w:bookmarkStart w:id="224" w:name="_Toc9104"/>
      <w:bookmarkStart w:id="225" w:name="_Toc1126"/>
      <w:bookmarkStart w:id="226" w:name="_Toc21782"/>
      <w:bookmarkStart w:id="227" w:name="_Toc17729"/>
      <w:bookmarkStart w:id="228" w:name="_Toc6993"/>
      <w:bookmarkStart w:id="229" w:name="_Toc21637"/>
      <w:bookmarkStart w:id="230" w:name="_Toc17372"/>
      <w:r>
        <w:rPr>
          <w:rFonts w:asciiTheme="minorHAnsi" w:hAnsiTheme="minorHAnsi" w:cstheme="minorHAnsi"/>
          <w:color w:val="000000"/>
          <w:sz w:val="28"/>
          <w:szCs w:val="28"/>
        </w:rPr>
        <w:t xml:space="preserve"> </w:t>
      </w:r>
      <w:bookmarkEnd w:id="222"/>
      <w:bookmarkEnd w:id="223"/>
      <w:bookmarkEnd w:id="224"/>
      <w:bookmarkEnd w:id="225"/>
      <w:bookmarkEnd w:id="226"/>
      <w:bookmarkEnd w:id="227"/>
      <w:bookmarkEnd w:id="228"/>
      <w:bookmarkEnd w:id="229"/>
      <w:bookmarkEnd w:id="230"/>
      <w:bookmarkStart w:id="231" w:name="_Toc11254"/>
      <w:r>
        <w:rPr>
          <w:rFonts w:asciiTheme="minorHAnsi" w:hAnsiTheme="minorHAnsi" w:cstheme="minorHAnsi"/>
          <w:color w:val="000000"/>
          <w:sz w:val="28"/>
          <w:szCs w:val="28"/>
        </w:rPr>
        <w:t>Block Structure</w:t>
      </w:r>
      <w:bookmarkEnd w:id="231"/>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The trading ledgers of WTCs are stored in the</w:t>
      </w:r>
      <w:r>
        <w:rPr>
          <w:rFonts w:asciiTheme="minorHAnsi" w:hAnsiTheme="minorHAnsi" w:cstheme="minorHAnsi"/>
        </w:rPr>
        <w:t xml:space="preserv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blocks that are series connected, forming the Walton parent chain and sub-chains; and those of the block chain are stored in a large number of nodes on the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network, making the WTC transaction records open, safe, decentralized, traceable and</w:t>
      </w:r>
      <w:r>
        <w:rPr>
          <w:rFonts w:asciiTheme="minorHAnsi" w:hAnsiTheme="minorHAnsi" w:cstheme="minorHAnsi"/>
        </w:rPr>
        <w:t xml:space="preserve"> </w:t>
      </w:r>
      <w:r>
        <w:rPr>
          <w:rFonts w:asciiTheme="minorHAnsi" w:hAnsiTheme="minorHAnsi" w:cstheme="minorHAnsi"/>
          <w:b/>
          <w:bCs/>
          <w:color w:val="000000"/>
          <w:sz w:val="24"/>
          <w:szCs w:val="24"/>
        </w:rPr>
        <w:t>tamper-resistant.</w:t>
      </w:r>
      <w:r>
        <w:rPr>
          <w:rFonts w:asciiTheme="minorHAnsi" w:hAnsiTheme="minorHAnsi" w:cstheme="minorHAnsi"/>
        </w:rPr>
        <w:t xml:space="preserve"> </w:t>
      </w:r>
      <w:r>
        <w:rPr>
          <w:rFonts w:asciiTheme="minorHAnsi" w:hAnsiTheme="minorHAnsi" w:cstheme="minorHAnsi"/>
          <w:b/>
          <w:bCs/>
          <w:color w:val="000000"/>
          <w:sz w:val="24"/>
          <w:szCs w:val="24"/>
        </w:rPr>
        <w:t xml:space="preserve">The core component of this ambitious, secure, and decentralized data structure is the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block data structure designed by the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team which provides safe, stable and fast response features for the parent chain and provides a flexible combination of features for the sub chains, to adapt to a variety of Internet of things applications and to match the customized business models.</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The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Block can contain up to 255 transaction records. Each transaction record contains a header carrying the identification information. The general information contained in the block is as follows:</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Block depth and timestamp</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Block identity</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Block account ID and public key</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The identity of the previous block and the hash value</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The total number of tokens of the transactions contained in the block and byte fee</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The transaction information contained in the block</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Block payload length and payload hash value</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The generated signature of the block</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Accumulated coinage difficulty of the block</w:t>
      </w:r>
    </w:p>
    <w:p>
      <w:pPr>
        <w:pStyle w:val="4"/>
        <w:rPr>
          <w:rFonts w:asciiTheme="minorHAnsi" w:hAnsiTheme="minorHAnsi" w:cstheme="minorHAnsi"/>
          <w:color w:val="000000"/>
          <w:sz w:val="28"/>
          <w:szCs w:val="28"/>
        </w:rPr>
      </w:pPr>
      <w:bookmarkStart w:id="232" w:name="_Toc15250"/>
      <w:bookmarkStart w:id="233" w:name="_Toc8522"/>
      <w:bookmarkStart w:id="234" w:name="_Toc25333"/>
      <w:bookmarkStart w:id="235" w:name="_Toc8991"/>
      <w:bookmarkStart w:id="236" w:name="_Toc15961"/>
      <w:bookmarkStart w:id="237" w:name="_Toc485064721"/>
      <w:bookmarkStart w:id="238" w:name="_Toc4828"/>
      <w:r>
        <w:rPr>
          <w:rFonts w:asciiTheme="minorHAnsi" w:hAnsiTheme="minorHAnsi" w:cstheme="minorHAnsi"/>
          <w:color w:val="000000"/>
          <w:sz w:val="28"/>
          <w:szCs w:val="28"/>
        </w:rPr>
        <w:t xml:space="preserve"> </w:t>
      </w:r>
      <w:bookmarkEnd w:id="232"/>
      <w:bookmarkEnd w:id="233"/>
      <w:bookmarkEnd w:id="234"/>
      <w:bookmarkEnd w:id="235"/>
      <w:bookmarkEnd w:id="236"/>
      <w:bookmarkEnd w:id="237"/>
      <w:bookmarkEnd w:id="238"/>
      <w:bookmarkStart w:id="239" w:name="_Toc11876"/>
      <w:r>
        <w:rPr>
          <w:rFonts w:asciiTheme="minorHAnsi" w:hAnsiTheme="minorHAnsi" w:cstheme="minorHAnsi"/>
          <w:color w:val="000000"/>
          <w:sz w:val="28"/>
          <w:szCs w:val="28"/>
        </w:rPr>
        <w:t>Consensus Mechanism</w:t>
      </w:r>
      <w:bookmarkEnd w:id="239"/>
    </w:p>
    <w:p>
      <w:pPr>
        <w:numPr>
          <w:ilvl w:val="0"/>
          <w:numId w:val="6"/>
        </w:numPr>
        <w:rPr>
          <w:rFonts w:asciiTheme="minorHAnsi" w:hAnsiTheme="minorHAnsi" w:cstheme="minorHAnsi"/>
          <w:color w:val="000000"/>
          <w:sz w:val="24"/>
          <w:szCs w:val="24"/>
        </w:rPr>
      </w:pPr>
      <w:r>
        <w:rPr>
          <w:rFonts w:asciiTheme="minorHAnsi" w:hAnsiTheme="minorHAnsi" w:cstheme="minorHAnsi"/>
          <w:b/>
          <w:bCs/>
          <w:color w:val="000000"/>
          <w:sz w:val="24"/>
          <w:szCs w:val="24"/>
        </w:rPr>
        <w:t>PoST Consensus mechanism</w:t>
      </w:r>
    </w:p>
    <w:p>
      <w:pPr>
        <w:ind w:firstLine="480"/>
        <w:rPr>
          <w:rFonts w:asciiTheme="minorHAnsi" w:hAnsiTheme="minorHAnsi" w:cstheme="minorHAnsi"/>
          <w:b/>
          <w:bCs/>
          <w:color w:val="000000"/>
          <w:sz w:val="24"/>
          <w:szCs w:val="24"/>
        </w:rPr>
      </w:pPr>
      <w:r>
        <w:rPr>
          <w:rFonts w:asciiTheme="minorHAnsi" w:hAnsiTheme="minorHAnsi" w:cstheme="minorHAnsi"/>
          <w:b/>
          <w:bCs/>
          <w:color w:val="000000"/>
          <w:sz w:val="24"/>
          <w:szCs w:val="24"/>
        </w:rPr>
        <w:t>The Walton parent chain conducts block consensus and validation based on the Proof of Stake &amp; Trust (PoST) consensus mechanism. PoST is an innovative updated version based on the Proof of Stake (PoS) consensus mechanism.</w:t>
      </w:r>
    </w:p>
    <w:p>
      <w:pPr>
        <w:ind w:firstLine="480"/>
        <w:rPr>
          <w:rFonts w:asciiTheme="minorHAnsi" w:hAnsiTheme="minorHAnsi" w:cstheme="minorHAnsi"/>
          <w:b/>
          <w:bCs/>
          <w:color w:val="000000"/>
          <w:sz w:val="24"/>
          <w:szCs w:val="24"/>
        </w:rPr>
      </w:pPr>
      <w:r>
        <w:rPr>
          <w:rFonts w:asciiTheme="minorHAnsi" w:hAnsiTheme="minorHAnsi" w:cstheme="minorHAnsi"/>
          <w:b/>
          <w:bCs/>
          <w:color w:val="000000"/>
          <w:sz w:val="24"/>
          <w:szCs w:val="24"/>
        </w:rPr>
        <w:t>The traditional PoS is a distributed consensus algorithm, which is an upgraded version of the Bitcoin Proof of Work Proof (PoW) consensus algorithm. In the PoW consensus algorithm, the nodes involved in the consensus need to continue to try to solve the problem of cryptography, to confirm the transaction, then write into the block and get the tokens as a reward. In most cases, this reward comes from the unallocated tokens, so the process is vividly called mining. Because the mining is more and more difficult as the “mineral resources” reduce, a lot of computing resources tend to be wasted. In the block chain network based on the PoS consensus algorithm, in most cases, all the tokens are issued from very beginning, then the block is successfully created and written into the accounting nodes of the block chain; the accounting reward is the byte fee paid by the transaction initiation node, so the consensus mechanism is vividly called coinage. The more the tokens held by nodes involved in the consensus and the longer the time to hold the tokens, the bigger the opportunity to successfully complete the block creation and writing. This mechanism greatly reduces the operation difficulty of accounting, saves valuable computing resources, at the same time provides a mechanism of selecting “good” accounting nodes to strengthen the security of the block chain.</w:t>
      </w:r>
    </w:p>
    <w:p>
      <w:pPr>
        <w:ind w:firstLine="48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constructed an innovative node reputation evaluation system  which added a node reputation mechanism to adjust the difficulty of coinage based on PoS, to highlight the importance of reputation in business ecology, and creatively designed the PoST consensus mechanism. This consensus mechanism brings two positive effects: first, based on the commercial credit link of a combination of Walton block chain and RFID, it can further promote and train the integrity behaviors of the involved nodes through the information evaluation mechanism, for example, keeping good credit record in credit mortgage and other transactions, to cultivate a healthy business ecology; second, it provides an upgraded</w:t>
      </w:r>
      <w:r>
        <w:rPr>
          <w:rFonts w:asciiTheme="minorHAnsi" w:hAnsiTheme="minorHAnsi" w:cstheme="minorHAnsi"/>
        </w:rPr>
        <w:t xml:space="preserve"> </w:t>
      </w:r>
      <w:r>
        <w:rPr>
          <w:rFonts w:asciiTheme="minorHAnsi" w:hAnsiTheme="minorHAnsi" w:cstheme="minorHAnsi"/>
          <w:b/>
          <w:bCs/>
          <w:color w:val="000000"/>
          <w:sz w:val="24"/>
          <w:szCs w:val="24"/>
        </w:rPr>
        <w:t>selection mechanism to choose more honest “high quality” nodes as coinage nodes, improving the security of the block chain.</w:t>
      </w:r>
    </w:p>
    <w:p>
      <w:pPr>
        <w:numPr>
          <w:ilvl w:val="0"/>
          <w:numId w:val="6"/>
        </w:numPr>
        <w:rPr>
          <w:rFonts w:asciiTheme="minorHAnsi" w:hAnsiTheme="minorHAnsi" w:cstheme="minorHAnsi"/>
          <w:color w:val="000000"/>
          <w:sz w:val="24"/>
          <w:szCs w:val="24"/>
        </w:rPr>
      </w:pPr>
      <w:r>
        <w:rPr>
          <w:rFonts w:asciiTheme="minorHAnsi" w:hAnsiTheme="minorHAnsi" w:cstheme="minorHAnsi"/>
          <w:b/>
          <w:bCs/>
          <w:color w:val="000000"/>
          <w:sz w:val="24"/>
          <w:szCs w:val="24"/>
        </w:rPr>
        <w:t>Other consensus mechanisms</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The flexible structure of Walton block chain determines that the sub chains can choose PoS, PoST or other consensus mechanisms to achieve the optimal application effect in different application scenarios.</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By issuing different sub chains,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connects different types of Internet of Things nodes to apply to various scenarios in the business ecology. Due to the diversity of the Internet of Things, sometimes the Internet of Things needs a large number of nodes online at the same time, which is quite different from the Internet, so we propose an innovative solution which sets the consensus mechanism flexibly based on the different application scenarios, to meet different application requirements.</w:t>
      </w:r>
    </w:p>
    <w:p>
      <w:pPr>
        <w:pStyle w:val="4"/>
        <w:rPr>
          <w:rFonts w:asciiTheme="minorHAnsi" w:hAnsiTheme="minorHAnsi" w:cstheme="minorHAnsi"/>
          <w:color w:val="000000"/>
          <w:sz w:val="28"/>
          <w:szCs w:val="28"/>
        </w:rPr>
      </w:pPr>
      <w:bookmarkStart w:id="240" w:name="_Toc27911"/>
      <w:bookmarkStart w:id="241" w:name="_Toc14012"/>
      <w:bookmarkStart w:id="242" w:name="_Toc7988"/>
      <w:bookmarkStart w:id="243" w:name="_Toc10398"/>
      <w:bookmarkStart w:id="244" w:name="_Toc2397"/>
      <w:bookmarkStart w:id="245" w:name="_Toc18648"/>
      <w:bookmarkStart w:id="246" w:name="_Toc485064724"/>
      <w:r>
        <w:rPr>
          <w:rFonts w:asciiTheme="minorHAnsi" w:hAnsiTheme="minorHAnsi" w:cstheme="minorHAnsi"/>
          <w:color w:val="000000"/>
          <w:sz w:val="28"/>
          <w:szCs w:val="28"/>
        </w:rPr>
        <w:t xml:space="preserve"> </w:t>
      </w:r>
      <w:bookmarkEnd w:id="240"/>
      <w:bookmarkEnd w:id="241"/>
      <w:bookmarkEnd w:id="242"/>
      <w:bookmarkEnd w:id="243"/>
      <w:bookmarkEnd w:id="244"/>
      <w:bookmarkEnd w:id="245"/>
      <w:bookmarkEnd w:id="246"/>
      <w:bookmarkStart w:id="247" w:name="_Toc18664"/>
      <w:r>
        <w:rPr>
          <w:rFonts w:asciiTheme="minorHAnsi" w:hAnsiTheme="minorHAnsi" w:cstheme="minorHAnsi"/>
          <w:color w:val="000000"/>
          <w:sz w:val="28"/>
          <w:szCs w:val="28"/>
        </w:rPr>
        <w:t>Byte Fee Allocation</w:t>
      </w:r>
      <w:bookmarkEnd w:id="247"/>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The byte fee is the cost paid by the transaction initiation node to the accounting node, which is used to pay for the occupancy of network bandwidth and block chain bytes in the process of paying the transaction. The accounting node can set the minimum cost that can be accepted and the transaction initiation node can set the maximum cost to be paid; when both conditions are met, the transaction will be successfully written to the block chain.</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The byte fee is the source power driving the block chain to account, as the accounting node performs block calculation and consensus verification to obtain the byte fee; the node needs to pay the transaction surcharge to initiate the token transaction and the sub chain creation.</w:t>
      </w:r>
    </w:p>
    <w:p>
      <w:pPr>
        <w:numPr>
          <w:ilvl w:val="0"/>
          <w:numId w:val="7"/>
        </w:numPr>
        <w:rPr>
          <w:rFonts w:asciiTheme="minorHAnsi" w:hAnsiTheme="minorHAnsi" w:cstheme="minorHAnsi"/>
          <w:color w:val="000000"/>
          <w:sz w:val="24"/>
          <w:szCs w:val="24"/>
        </w:rPr>
      </w:pPr>
      <w:r>
        <w:rPr>
          <w:rFonts w:asciiTheme="minorHAnsi" w:hAnsiTheme="minorHAnsi" w:cstheme="minorHAnsi"/>
          <w:b/>
          <w:bCs/>
          <w:color w:val="000000"/>
          <w:sz w:val="24"/>
          <w:szCs w:val="24"/>
        </w:rPr>
        <w:t>The allocation of byte fee of token trading</w:t>
      </w:r>
    </w:p>
    <w:p>
      <w:pPr>
        <w:ind w:firstLine="482" w:firstLineChars="200"/>
        <w:jc w:val="center"/>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The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supports the parent chain token transactions, sub chain token transactions and cross chain token transactions; when dealing with various types of token transactions, the transaction initiation nodes need to pay the byte fee with the parent chain tokens. This can make the parent chain token become the single token used as the reward token of the parent chain accounting node and the sub chain accounting node, finally achieving the following two positive effects.</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First, the parent chain and each sub-chain can share the accounting nodes in the network</w:t>
      </w:r>
      <w:r>
        <w:rPr>
          <w:rFonts w:asciiTheme="minorHAnsi" w:hAnsiTheme="minorHAnsi" w:cstheme="minorHAnsi"/>
        </w:rPr>
        <w:t xml:space="preserve"> </w:t>
      </w:r>
      <w:r>
        <w:rPr>
          <w:rFonts w:asciiTheme="minorHAnsi" w:hAnsiTheme="minorHAnsi" w:cstheme="minorHAnsi"/>
          <w:b/>
          <w:bCs/>
          <w:color w:val="000000"/>
          <w:sz w:val="24"/>
          <w:szCs w:val="24"/>
        </w:rPr>
        <w:t>to the maximum, so that the accounting nodes will freely choose different parent chain and sub-chain based on the profit efficiency, without fear of inconvenient exchange of multiple tokens byte fees, which is beneficial to the reasonable allocation of the node resources; and for some of the sub chains in the early stages of the establishment, there is no need to worry about the problem of insufficient accounting nodes, because they can share the accounting nodes of the parent chain and other sub chains.</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Second, when more sub chains are created and the sub chain transactions become more and more frequent, the demand for the parent chain tokens which are used as the currency to pay for byte fees will rise; since the number of the parent chain tokens remains the same, the value of each parent chain token will increase. As a result, the nodes holding the parent chain tokens will gain dividends from sub-chain development as the number of the sub chains and transactions increases.</w:t>
      </w:r>
    </w:p>
    <w:p>
      <w:pPr>
        <w:numPr>
          <w:ilvl w:val="0"/>
          <w:numId w:val="7"/>
        </w:numPr>
        <w:rPr>
          <w:rFonts w:asciiTheme="minorHAnsi" w:hAnsiTheme="minorHAnsi" w:cstheme="minorHAnsi"/>
          <w:color w:val="000000"/>
          <w:sz w:val="24"/>
          <w:szCs w:val="24"/>
        </w:rPr>
      </w:pPr>
      <w:r>
        <w:rPr>
          <w:rFonts w:asciiTheme="minorHAnsi" w:hAnsiTheme="minorHAnsi" w:cstheme="minorHAnsi"/>
          <w:b/>
          <w:bCs/>
          <w:color w:val="000000"/>
          <w:sz w:val="24"/>
          <w:szCs w:val="24"/>
        </w:rPr>
        <w:t>The allocation of byte fee of sub chain creation</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The Walton parent chain supports the creation of sub chains. When creating a sub chain, the account that creates the nodes needs to pay the byte fee with parent chain tokens, to prevent the malicious creation of a large number of sub chains. Writing the block containing the description of this sub chain into the accounting node of the block chain will obtain the parent chain tokens as a reward.</w:t>
      </w:r>
    </w:p>
    <w:p>
      <w:pPr>
        <w:pStyle w:val="4"/>
        <w:rPr>
          <w:rFonts w:asciiTheme="minorHAnsi" w:hAnsiTheme="minorHAnsi" w:cstheme="minorHAnsi"/>
          <w:color w:val="000000"/>
          <w:sz w:val="28"/>
          <w:szCs w:val="28"/>
        </w:rPr>
      </w:pPr>
      <w:bookmarkStart w:id="248" w:name="_Toc484560891"/>
      <w:bookmarkStart w:id="249" w:name="_Toc4909"/>
      <w:bookmarkStart w:id="250" w:name="_Toc5098"/>
      <w:bookmarkStart w:id="251" w:name="_Toc27465"/>
      <w:bookmarkStart w:id="252" w:name="_Toc4941"/>
      <w:bookmarkStart w:id="253" w:name="_Toc28927"/>
      <w:bookmarkStart w:id="254" w:name="_Toc10495"/>
      <w:bookmarkStart w:id="255" w:name="_Toc485064728"/>
      <w:bookmarkStart w:id="256" w:name="_Toc3081"/>
      <w:bookmarkStart w:id="257" w:name="_Toc26472"/>
      <w:bookmarkStart w:id="258" w:name="_Toc4349"/>
      <w:bookmarkStart w:id="259" w:name="_Toc15000"/>
      <w:bookmarkStart w:id="260" w:name="_Toc20128"/>
      <w:r>
        <w:rPr>
          <w:rFonts w:asciiTheme="minorHAnsi" w:hAnsiTheme="minorHAnsi" w:cstheme="minorHAnsi"/>
          <w:color w:val="000000"/>
          <w:sz w:val="28"/>
          <w:szCs w:val="28"/>
        </w:rPr>
        <w:t>Waltoncoin</w:t>
      </w:r>
      <w:bookmarkEnd w:id="248"/>
      <w:bookmarkEnd w:id="249"/>
      <w:bookmarkEnd w:id="250"/>
      <w:bookmarkEnd w:id="251"/>
      <w:bookmarkEnd w:id="252"/>
      <w:bookmarkEnd w:id="253"/>
      <w:bookmarkEnd w:id="254"/>
      <w:bookmarkEnd w:id="255"/>
      <w:bookmarkEnd w:id="256"/>
      <w:bookmarkEnd w:id="257"/>
      <w:bookmarkEnd w:id="258"/>
      <w:bookmarkEnd w:id="259"/>
      <w:bookmarkEnd w:id="260"/>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As mentioned above, in the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ecosystem, the most core parent chain is called waltonchain in which the token used for circulation and payment is called waltoncoin (hereinafter referred to as WTC). WTC is the most important digital token in the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ecosystem, the total number of WTCs is 100 million, abbreviated as 10</w:t>
      </w:r>
      <w:r>
        <w:rPr>
          <w:rFonts w:asciiTheme="minorHAnsi" w:hAnsiTheme="minorHAnsi" w:cstheme="minorHAnsi"/>
          <w:b/>
          <w:bCs/>
          <w:color w:val="000000"/>
          <w:sz w:val="24"/>
          <w:szCs w:val="24"/>
          <w:vertAlign w:val="superscript"/>
        </w:rPr>
        <w:t>-8</w:t>
      </w:r>
      <w:r>
        <w:rPr>
          <w:rFonts w:asciiTheme="minorHAnsi" w:hAnsiTheme="minorHAnsi" w:cstheme="minorHAnsi"/>
          <w:b/>
          <w:bCs/>
          <w:color w:val="000000"/>
          <w:sz w:val="24"/>
          <w:szCs w:val="24"/>
        </w:rPr>
        <w:t>, created and set in the Genesis Block. This number is constant, no more tokens will be issued.</w:t>
      </w:r>
    </w:p>
    <w:p>
      <w:pPr>
        <w:pStyle w:val="4"/>
        <w:rPr>
          <w:rFonts w:asciiTheme="minorHAnsi" w:hAnsiTheme="minorHAnsi" w:cstheme="minorHAnsi"/>
          <w:color w:val="000000"/>
          <w:sz w:val="28"/>
          <w:szCs w:val="28"/>
        </w:rPr>
      </w:pPr>
      <w:bookmarkStart w:id="261" w:name="_Toc19870"/>
      <w:r>
        <w:rPr>
          <w:rFonts w:asciiTheme="minorHAnsi" w:hAnsiTheme="minorHAnsi" w:cstheme="minorHAnsi"/>
          <w:color w:val="000000"/>
          <w:sz w:val="28"/>
          <w:szCs w:val="28"/>
        </w:rPr>
        <w:t>Waltoncoin's Main Functions</w:t>
      </w:r>
      <w:bookmarkEnd w:id="261"/>
    </w:p>
    <w:p>
      <w:pPr>
        <w:numPr>
          <w:ilvl w:val="0"/>
          <w:numId w:val="8"/>
        </w:numPr>
        <w:rPr>
          <w:rFonts w:asciiTheme="minorHAnsi" w:hAnsiTheme="minorHAnsi" w:cstheme="minorHAnsi"/>
          <w:b/>
          <w:bCs/>
          <w:color w:val="000000"/>
          <w:sz w:val="24"/>
          <w:szCs w:val="24"/>
        </w:rPr>
      </w:pPr>
      <w:r>
        <w:rPr>
          <w:rFonts w:asciiTheme="minorHAnsi" w:hAnsiTheme="minorHAnsi" w:cstheme="minorHAnsi"/>
          <w:b/>
          <w:bCs/>
          <w:color w:val="000000"/>
          <w:sz w:val="24"/>
          <w:szCs w:val="24"/>
        </w:rPr>
        <w:t>Issuing sub chains</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Issuing sub chains such as the production sub chain, storage sub chain, logistics sub chain and sales sub chain needs to consume WTCs. Of course, issuing sub chains is not the privilege of the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team, as any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ecosystem user can consume WTCs to issue its own sub chains in the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ecosystem.</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The consumed WTCs are used to allocate the accounting node wallet to support the parent chain –PoST mechanism.</w:t>
      </w:r>
    </w:p>
    <w:p>
      <w:pPr>
        <w:numPr>
          <w:ilvl w:val="0"/>
          <w:numId w:val="8"/>
        </w:numPr>
        <w:rPr>
          <w:rFonts w:asciiTheme="minorHAnsi" w:hAnsiTheme="minorHAnsi" w:cstheme="minorHAnsi"/>
          <w:b/>
          <w:bCs/>
          <w:color w:val="000000"/>
          <w:sz w:val="24"/>
          <w:szCs w:val="24"/>
        </w:rPr>
      </w:pPr>
      <w:r>
        <w:rPr>
          <w:rFonts w:asciiTheme="minorHAnsi" w:hAnsiTheme="minorHAnsi" w:cstheme="minorHAnsi"/>
          <w:b/>
          <w:bCs/>
          <w:color w:val="000000"/>
          <w:sz w:val="24"/>
          <w:szCs w:val="24"/>
        </w:rPr>
        <w:t>Dividend interest</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team officially issues important sub chains, such as the sales sub chain used in stores (assuming the token is A coin), and the transaction sub chain used in the retail industry (assuming the token is B coin). In the above high-frequency circulation sections, even if the transaction fee for each transaction is very small, many small fees can add up to a substantial number. Therefore, in order to ensure the robustness of the sub-chains and the parent chain at the same time, the allocation mechanism regarding the consumed fees needs some innovative adjustments. The majority (e.g. 90%) is assigned to the accounting node wallet of the sub chains, and the minority (e.g. 10%) is assigned to the accounting node wallet of the parent chain.</w:t>
      </w:r>
    </w:p>
    <w:p>
      <w:pPr>
        <w:numPr>
          <w:ilvl w:val="0"/>
          <w:numId w:val="8"/>
        </w:numPr>
        <w:rPr>
          <w:rFonts w:asciiTheme="minorHAnsi" w:hAnsiTheme="minorHAnsi" w:cstheme="minorHAnsi"/>
          <w:b/>
          <w:bCs/>
          <w:color w:val="000000"/>
          <w:sz w:val="24"/>
          <w:szCs w:val="24"/>
        </w:rPr>
      </w:pPr>
      <w:r>
        <w:rPr>
          <w:rFonts w:asciiTheme="minorHAnsi" w:hAnsiTheme="minorHAnsi" w:cstheme="minorHAnsi"/>
          <w:b/>
          <w:bCs/>
          <w:color w:val="000000"/>
          <w:sz w:val="24"/>
          <w:szCs w:val="24"/>
        </w:rPr>
        <w:t>Credit and mortgage system</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The account on the parent chain can form a credit mechanism. As the circulation and consumption amount of sub chains increases, the credit value of the corresponding account of the parent chain increases. Here is an application scenario: a customer needs to pay for his consumption at A store, A store supports A coin, but the customer does not have any A coin, then the customer can pay by mortgaging parent chain WTCs (in a frozen state), A store and the customer sign an smart contract on the chain automatically to set an agreed time to return A coins, when such WTC coins will be unfrozen. Correspondingly, the creditability of this account increases, and the number of WTCs needed for mortgage decreases. However, if the A coins failed to be paid back, the number of WTCs frozen for mortgage will increase correspondingly. </w:t>
      </w:r>
    </w:p>
    <w:p>
      <w:pPr>
        <w:rPr>
          <w:rFonts w:asciiTheme="minorHAnsi" w:hAnsiTheme="minorHAnsi" w:cstheme="minorHAnsi"/>
          <w:b/>
          <w:bCs/>
          <w:color w:val="000000"/>
          <w:sz w:val="24"/>
          <w:szCs w:val="24"/>
        </w:rPr>
      </w:pPr>
    </w:p>
    <w:p>
      <w:pPr>
        <w:numPr>
          <w:ilvl w:val="0"/>
          <w:numId w:val="8"/>
        </w:numPr>
        <w:rPr>
          <w:rFonts w:asciiTheme="minorHAnsi" w:hAnsiTheme="minorHAnsi" w:cstheme="minorHAnsi"/>
          <w:b/>
          <w:bCs/>
          <w:color w:val="000000"/>
          <w:sz w:val="24"/>
          <w:szCs w:val="24"/>
        </w:rPr>
      </w:pPr>
      <w:r>
        <w:rPr>
          <w:rFonts w:asciiTheme="minorHAnsi" w:hAnsiTheme="minorHAnsi" w:cstheme="minorHAnsi"/>
          <w:b/>
          <w:bCs/>
          <w:color w:val="000000"/>
          <w:sz w:val="24"/>
          <w:szCs w:val="24"/>
        </w:rPr>
        <w:t>Distributed asset exchange</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If we exchange assets on the parent chain, the parent chain will be able to exchange</w:t>
      </w:r>
      <w:r>
        <w:rPr>
          <w:rFonts w:asciiTheme="minorHAnsi" w:hAnsiTheme="minorHAnsi" w:cstheme="minorHAnsi"/>
        </w:rPr>
        <w:t xml:space="preserve"> </w:t>
      </w:r>
      <w:r>
        <w:rPr>
          <w:rFonts w:asciiTheme="minorHAnsi" w:hAnsiTheme="minorHAnsi" w:cstheme="minorHAnsi"/>
          <w:b/>
          <w:bCs/>
          <w:color w:val="000000"/>
          <w:sz w:val="24"/>
          <w:szCs w:val="24"/>
        </w:rPr>
        <w:t>the assets of any sub chain tokens on any sub chain. This allows the sub chains to interact with each other and opens up many collaboration opportunities to allow cross-chain asset transactions, which is also a</w:t>
      </w:r>
      <w:r>
        <w:rPr>
          <w:rFonts w:asciiTheme="minorHAnsi" w:hAnsiTheme="minorHAnsi" w:cstheme="minorHAnsi"/>
        </w:rPr>
        <w:t xml:space="preserve"> </w:t>
      </w:r>
      <w:r>
        <w:rPr>
          <w:rFonts w:asciiTheme="minorHAnsi" w:hAnsiTheme="minorHAnsi" w:cstheme="minorHAnsi"/>
          <w:b/>
          <w:bCs/>
          <w:color w:val="000000"/>
          <w:sz w:val="24"/>
          <w:szCs w:val="24"/>
        </w:rPr>
        <w:t xml:space="preserve">required function in the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ecosystem in the long term.</w:t>
      </w:r>
    </w:p>
    <w:p>
      <w:pPr>
        <w:numPr>
          <w:ilvl w:val="0"/>
          <w:numId w:val="8"/>
        </w:numPr>
        <w:rPr>
          <w:rFonts w:asciiTheme="minorHAnsi" w:hAnsiTheme="minorHAnsi" w:cstheme="minorHAnsi"/>
          <w:b/>
          <w:bCs/>
          <w:color w:val="000000"/>
          <w:sz w:val="24"/>
          <w:szCs w:val="24"/>
        </w:rPr>
      </w:pPr>
      <w:r>
        <w:rPr>
          <w:rFonts w:asciiTheme="minorHAnsi" w:hAnsiTheme="minorHAnsi" w:cstheme="minorHAnsi"/>
          <w:b/>
          <w:bCs/>
          <w:color w:val="000000"/>
          <w:sz w:val="24"/>
          <w:szCs w:val="24"/>
        </w:rPr>
        <w:t>Distributed voting and governance system</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This system will be the core of decentralization in the future. Safe and anonymous voting will be</w:t>
      </w:r>
      <w:r>
        <w:rPr>
          <w:rFonts w:asciiTheme="minorHAnsi" w:hAnsiTheme="minorHAnsi" w:cstheme="minorHAnsi"/>
        </w:rPr>
        <w:t xml:space="preserve"> </w:t>
      </w:r>
      <w:r>
        <w:rPr>
          <w:rFonts w:asciiTheme="minorHAnsi" w:hAnsiTheme="minorHAnsi" w:cstheme="minorHAnsi"/>
          <w:b/>
          <w:bCs/>
          <w:color w:val="000000"/>
          <w:sz w:val="24"/>
          <w:szCs w:val="24"/>
        </w:rPr>
        <w:t>available for all sub chains on the parent chain.</w:t>
      </w:r>
    </w:p>
    <w:p>
      <w:pPr>
        <w:numPr>
          <w:ilvl w:val="0"/>
          <w:numId w:val="8"/>
        </w:numPr>
        <w:rPr>
          <w:rFonts w:asciiTheme="minorHAnsi" w:hAnsiTheme="minorHAnsi" w:cstheme="minorHAnsi"/>
          <w:b/>
          <w:bCs/>
          <w:color w:val="000000"/>
          <w:sz w:val="24"/>
          <w:szCs w:val="24"/>
        </w:rPr>
      </w:pPr>
      <w:r>
        <w:rPr>
          <w:rFonts w:asciiTheme="minorHAnsi" w:hAnsiTheme="minorHAnsi" w:cstheme="minorHAnsi"/>
          <w:b/>
          <w:bCs/>
          <w:color w:val="000000"/>
          <w:sz w:val="24"/>
          <w:szCs w:val="24"/>
        </w:rPr>
        <w:t>Decentralized exchange</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All the coins on the sub chains can be traded in the decentralized exchange on the parent chain, where the digital currency used to act as an intermediary is WTC.</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Of course, only some of the core functions of WTC are mentioned above. WTC has more functions and as the project progresses, the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team will give WTC more advanced features.</w:t>
      </w:r>
    </w:p>
    <w:p>
      <w:pPr>
        <w:pStyle w:val="3"/>
        <w:jc w:val="both"/>
        <w:rPr>
          <w:rFonts w:asciiTheme="minorHAnsi" w:hAnsiTheme="minorHAnsi" w:cstheme="minorHAnsi"/>
          <w:color w:val="000000"/>
        </w:rPr>
      </w:pPr>
      <w:bookmarkStart w:id="262" w:name="_Toc9000"/>
      <w:bookmarkStart w:id="263" w:name="_Toc485064703"/>
      <w:bookmarkStart w:id="264" w:name="_Toc27325"/>
      <w:bookmarkStart w:id="265" w:name="_Toc487"/>
      <w:bookmarkStart w:id="266" w:name="_Toc17828"/>
      <w:bookmarkStart w:id="267" w:name="_Toc484560882"/>
      <w:bookmarkStart w:id="268" w:name="_Toc22535"/>
      <w:bookmarkStart w:id="269" w:name="_Toc24463"/>
      <w:bookmarkStart w:id="270" w:name="_Toc12877"/>
      <w:bookmarkStart w:id="271" w:name="_Toc1032"/>
      <w:bookmarkStart w:id="272" w:name="_Toc23037"/>
      <w:bookmarkStart w:id="273" w:name="_Toc13325"/>
      <w:bookmarkStart w:id="274" w:name="_Toc12387"/>
      <w:r>
        <w:rPr>
          <w:rFonts w:asciiTheme="minorHAnsi" w:hAnsiTheme="minorHAnsi" w:cstheme="minorHAnsi"/>
          <w:color w:val="000000"/>
        </w:rPr>
        <w:t xml:space="preserve">2.3.5 </w:t>
      </w:r>
      <w:bookmarkEnd w:id="262"/>
      <w:bookmarkEnd w:id="263"/>
      <w:bookmarkEnd w:id="264"/>
      <w:bookmarkEnd w:id="265"/>
      <w:bookmarkEnd w:id="266"/>
      <w:bookmarkEnd w:id="267"/>
      <w:bookmarkEnd w:id="268"/>
      <w:bookmarkEnd w:id="269"/>
      <w:bookmarkEnd w:id="270"/>
      <w:bookmarkEnd w:id="271"/>
      <w:bookmarkEnd w:id="272"/>
      <w:bookmarkEnd w:id="273"/>
      <w:r>
        <w:rPr>
          <w:rFonts w:asciiTheme="minorHAnsi" w:hAnsiTheme="minorHAnsi" w:cstheme="minorHAnsi"/>
          <w:color w:val="000000"/>
          <w:lang w:val="en-US"/>
        </w:rPr>
        <w:t>Waltonchain</w:t>
      </w:r>
      <w:r>
        <w:rPr>
          <w:rFonts w:asciiTheme="minorHAnsi" w:hAnsiTheme="minorHAnsi" w:cstheme="minorHAnsi"/>
          <w:color w:val="000000"/>
        </w:rPr>
        <w:t xml:space="preserve"> ecosystem</w:t>
      </w:r>
      <w:bookmarkEnd w:id="274"/>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An example of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ecosystem application for the apparel industry is shown in Figure 2.9 below.</w:t>
      </w:r>
    </w:p>
    <w:p>
      <w:pPr>
        <w:jc w:val="center"/>
        <w:rPr>
          <w:rFonts w:asciiTheme="minorHAnsi" w:hAnsiTheme="minorHAnsi" w:cstheme="minorHAnsi"/>
          <w:b/>
          <w:bCs/>
          <w:color w:val="000000"/>
        </w:rPr>
      </w:pPr>
      <w:r>
        <w:rPr>
          <w:rFonts w:asciiTheme="minorHAnsi" w:hAnsiTheme="minorHAnsi" w:cstheme="minorHAnsi"/>
          <w:b/>
          <w:bCs/>
          <w:color w:val="000000"/>
        </w:rPr>
        <w:pict>
          <v:shape id="_x0000_i1027" o:spt="75" type="#_x0000_t75" style="height:329.4pt;width:413.4pt;" filled="f" o:preferrelative="t" stroked="f" coordsize="21600,21600">
            <v:path/>
            <v:fill on="f" focussize="0,0"/>
            <v:stroke on="f" joinstyle="miter"/>
            <v:imagedata r:id="rId20" o:title=""/>
            <o:lock v:ext="edit" aspectratio="t"/>
            <w10:wrap type="none"/>
            <w10:anchorlock/>
          </v:shape>
        </w:pict>
      </w:r>
      <w:r>
        <w:rPr>
          <w:rFonts w:asciiTheme="minorHAnsi" w:hAnsiTheme="minorHAnsi" w:cstheme="minorHAnsi"/>
          <w:b/>
          <w:bCs/>
          <w:color w:val="000000"/>
        </w:rPr>
        <w:t xml:space="preserve">Figure 2.9 </w:t>
      </w:r>
      <w:r>
        <w:rPr>
          <w:rFonts w:asciiTheme="minorHAnsi" w:hAnsiTheme="minorHAnsi" w:cstheme="minorHAnsi"/>
          <w:b/>
          <w:bCs/>
          <w:color w:val="000000"/>
          <w:lang w:val="en-US"/>
        </w:rPr>
        <w:t>Waltonchain</w:t>
      </w:r>
      <w:r>
        <w:rPr>
          <w:rFonts w:asciiTheme="minorHAnsi" w:hAnsiTheme="minorHAnsi" w:cstheme="minorHAnsi"/>
          <w:b/>
          <w:bCs/>
          <w:color w:val="000000"/>
        </w:rPr>
        <w:t xml:space="preserve"> ecosystem 1.0 stage </w:t>
      </w:r>
    </w:p>
    <w:p>
      <w:pPr>
        <w:jc w:val="center"/>
        <w:rPr>
          <w:rFonts w:asciiTheme="minorHAnsi" w:hAnsiTheme="minorHAnsi" w:cstheme="minorHAnsi"/>
          <w:b/>
          <w:bCs/>
          <w:color w:val="000000"/>
        </w:rPr>
      </w:pPr>
      <w:r>
        <w:rPr>
          <w:rFonts w:asciiTheme="minorHAnsi" w:hAnsiTheme="minorHAnsi" w:cstheme="minorHAnsi"/>
          <w:b/>
          <w:bCs/>
          <w:color w:val="000000"/>
        </w:rPr>
        <w:t>Figure Text: Production (master node 1) - tag generation (child node 1) → process 1 (child node 2) → process 2 (child node 3) →product inspection (child node 4)</w:t>
      </w:r>
    </w:p>
    <w:p>
      <w:pPr>
        <w:jc w:val="center"/>
        <w:rPr>
          <w:rFonts w:asciiTheme="minorHAnsi" w:hAnsiTheme="minorHAnsi" w:cstheme="minorHAnsi"/>
          <w:b/>
          <w:bCs/>
          <w:color w:val="000000"/>
        </w:rPr>
      </w:pPr>
      <w:r>
        <w:rPr>
          <w:rFonts w:asciiTheme="minorHAnsi" w:hAnsiTheme="minorHAnsi" w:cstheme="minorHAnsi"/>
          <w:b/>
          <w:bCs/>
          <w:color w:val="000000"/>
        </w:rPr>
        <w:t>Warehousing (master node 2) – stock in inspection (child node 1) → storage location (child node 2) → stock out inspection (child node 3)</w:t>
      </w:r>
    </w:p>
    <w:p>
      <w:pPr>
        <w:jc w:val="center"/>
        <w:rPr>
          <w:rFonts w:asciiTheme="minorHAnsi" w:hAnsiTheme="minorHAnsi" w:cstheme="minorHAnsi"/>
          <w:b/>
          <w:bCs/>
          <w:color w:val="000000"/>
        </w:rPr>
      </w:pPr>
      <w:r>
        <w:rPr>
          <w:rFonts w:asciiTheme="minorHAnsi" w:hAnsiTheme="minorHAnsi" w:cstheme="minorHAnsi"/>
          <w:b/>
          <w:bCs/>
          <w:color w:val="000000"/>
        </w:rPr>
        <w:t>Logistics (master node 3) – order confirmation (child node 1) → transportation (child node 2) → delivery confirmation (child node 3)</w:t>
      </w:r>
    </w:p>
    <w:p>
      <w:pPr>
        <w:jc w:val="center"/>
        <w:rPr>
          <w:rFonts w:asciiTheme="minorHAnsi" w:hAnsiTheme="minorHAnsi" w:cstheme="minorHAnsi"/>
          <w:b/>
          <w:bCs/>
          <w:color w:val="000000"/>
        </w:rPr>
      </w:pPr>
      <w:r>
        <w:rPr>
          <w:rFonts w:asciiTheme="minorHAnsi" w:hAnsiTheme="minorHAnsi" w:cstheme="minorHAnsi"/>
          <w:b/>
          <w:bCs/>
          <w:color w:val="000000"/>
        </w:rPr>
        <w:t>Store (master node 4) – receipt confirmation (child node 1) → stock in (child node 2) → racking (child node 3) → sales (child node 4)</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The whole ecosystem is composed of several master nodes and child nodes, so the ecosystem is not limited to the applications in the apparel industry, but also applicable to the fields of warehousing, logistics, electronic license plate and asset management. Here we only take a simple example to explain the application in the apparel industry.</w:t>
      </w:r>
    </w:p>
    <w:p>
      <w:pPr>
        <w:pStyle w:val="4"/>
        <w:jc w:val="both"/>
        <w:rPr>
          <w:rFonts w:asciiTheme="minorHAnsi" w:hAnsiTheme="minorHAnsi" w:cstheme="minorHAnsi"/>
          <w:color w:val="000000"/>
          <w:sz w:val="28"/>
          <w:szCs w:val="28"/>
        </w:rPr>
      </w:pPr>
      <w:bookmarkStart w:id="275" w:name="_Toc30795"/>
      <w:r>
        <w:rPr>
          <w:rFonts w:asciiTheme="minorHAnsi" w:hAnsiTheme="minorHAnsi" w:cstheme="minorHAnsi"/>
          <w:color w:val="000000"/>
          <w:sz w:val="28"/>
          <w:szCs w:val="28"/>
        </w:rPr>
        <w:t>Production</w:t>
      </w:r>
      <w:bookmarkEnd w:id="275"/>
    </w:p>
    <w:p>
      <w:pPr>
        <w:ind w:firstLine="42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In the early stage of production, the production target is made according to the production plan and related needs. In the first phase of production, a unique RFID will be generated for each product. The status and related information of this ID will be recorded at each child node in the production, also at each subsequent master node and corresponding child node. The contents of the status and information are negotiated by the master nodes. Each node is rewarded according to the contribution in the form of </w:t>
      </w:r>
      <w:r>
        <w:rPr>
          <w:rFonts w:asciiTheme="minorHAnsi" w:hAnsiTheme="minorHAnsi" w:cstheme="minorHAnsi"/>
          <w:b/>
          <w:bCs/>
          <w:color w:val="000000"/>
          <w:sz w:val="24"/>
          <w:szCs w:val="24"/>
          <w:lang w:val="en-US"/>
        </w:rPr>
        <w:t>Waltoncoin</w:t>
      </w:r>
      <w:r>
        <w:rPr>
          <w:rFonts w:asciiTheme="minorHAnsi" w:hAnsiTheme="minorHAnsi" w:cstheme="minorHAnsi"/>
          <w:b/>
          <w:bCs/>
          <w:color w:val="000000"/>
          <w:sz w:val="24"/>
          <w:szCs w:val="24"/>
        </w:rPr>
        <w:t>. The number of awards can be determined based on the workload or the work quality of the corresponding node or the specific situation of the application.</w:t>
      </w:r>
    </w:p>
    <w:p>
      <w:pPr>
        <w:pStyle w:val="4"/>
        <w:rPr>
          <w:rFonts w:asciiTheme="minorHAnsi" w:hAnsiTheme="minorHAnsi" w:cstheme="minorHAnsi"/>
          <w:color w:val="000000"/>
          <w:sz w:val="28"/>
          <w:szCs w:val="28"/>
        </w:rPr>
      </w:pPr>
      <w:bookmarkStart w:id="276" w:name="_Toc24985"/>
      <w:r>
        <w:rPr>
          <w:rFonts w:asciiTheme="minorHAnsi" w:hAnsiTheme="minorHAnsi" w:cstheme="minorHAnsi"/>
          <w:color w:val="000000"/>
          <w:sz w:val="28"/>
          <w:szCs w:val="28"/>
        </w:rPr>
        <w:t>Warehousing</w:t>
      </w:r>
      <w:bookmarkEnd w:id="276"/>
    </w:p>
    <w:p>
      <w:pPr>
        <w:ind w:firstLine="42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This node mainly refers to the storage after production, containing three sections: warehouse-in inspection, storage location and warehouse-out inspection. Each section has a corresponding reader to record the corresponding information and form a corresponding block in this master node of warehousing to connect with the block generated in the production.</w:t>
      </w:r>
    </w:p>
    <w:p>
      <w:pPr>
        <w:pStyle w:val="4"/>
        <w:jc w:val="both"/>
        <w:rPr>
          <w:rFonts w:asciiTheme="minorHAnsi" w:hAnsiTheme="minorHAnsi" w:cstheme="minorHAnsi"/>
          <w:color w:val="000000"/>
          <w:sz w:val="28"/>
          <w:szCs w:val="28"/>
        </w:rPr>
      </w:pPr>
      <w:bookmarkStart w:id="277" w:name="_Toc28046"/>
      <w:r>
        <w:rPr>
          <w:rFonts w:asciiTheme="minorHAnsi" w:hAnsiTheme="minorHAnsi" w:cstheme="minorHAnsi"/>
          <w:color w:val="000000"/>
          <w:sz w:val="28"/>
          <w:szCs w:val="28"/>
        </w:rPr>
        <w:t>Logistics</w:t>
      </w:r>
      <w:bookmarkEnd w:id="277"/>
    </w:p>
    <w:p>
      <w:pPr>
        <w:ind w:firstLine="42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This node is similar to the previous node, which mainly records the status and information in the process of transportation and forms the corresponding block data.</w:t>
      </w:r>
    </w:p>
    <w:p>
      <w:pPr>
        <w:pStyle w:val="4"/>
        <w:jc w:val="both"/>
        <w:rPr>
          <w:rFonts w:asciiTheme="minorHAnsi" w:hAnsiTheme="minorHAnsi" w:cstheme="minorHAnsi"/>
          <w:color w:val="000000"/>
          <w:sz w:val="28"/>
          <w:szCs w:val="28"/>
        </w:rPr>
      </w:pPr>
      <w:bookmarkStart w:id="278" w:name="_Toc4419"/>
      <w:r>
        <w:rPr>
          <w:rFonts w:asciiTheme="minorHAnsi" w:hAnsiTheme="minorHAnsi" w:cstheme="minorHAnsi"/>
          <w:color w:val="000000"/>
          <w:sz w:val="28"/>
          <w:szCs w:val="28"/>
        </w:rPr>
        <w:t>Stores</w:t>
      </w:r>
      <w:bookmarkEnd w:id="278"/>
    </w:p>
    <w:p>
      <w:pPr>
        <w:ind w:firstLine="48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This node can be a store, or a number of stores. Each store is regarded as a master node to record the status and information of the product as well as customer information and preferences. This node can give a customer the corresponding reward according to the customer’s consumption situation</w:t>
      </w:r>
      <w:r>
        <w:rPr>
          <w:rFonts w:asciiTheme="minorHAnsi" w:hAnsiTheme="minorHAnsi" w:cstheme="minorHAnsi"/>
        </w:rPr>
        <w:t xml:space="preserve"> </w:t>
      </w:r>
      <w:r>
        <w:rPr>
          <w:rFonts w:asciiTheme="minorHAnsi" w:hAnsiTheme="minorHAnsi" w:cstheme="minorHAnsi"/>
          <w:b/>
          <w:bCs/>
          <w:color w:val="000000"/>
          <w:sz w:val="24"/>
          <w:szCs w:val="24"/>
        </w:rPr>
        <w:t xml:space="preserve">in the form of </w:t>
      </w:r>
      <w:r>
        <w:rPr>
          <w:rFonts w:asciiTheme="minorHAnsi" w:hAnsiTheme="minorHAnsi" w:cstheme="minorHAnsi"/>
          <w:b/>
          <w:bCs/>
          <w:color w:val="000000"/>
          <w:sz w:val="24"/>
          <w:szCs w:val="24"/>
          <w:lang w:val="en-US"/>
        </w:rPr>
        <w:t>Waltoncoin</w:t>
      </w:r>
      <w:r>
        <w:rPr>
          <w:rFonts w:asciiTheme="minorHAnsi" w:hAnsiTheme="minorHAnsi" w:cstheme="minorHAnsi"/>
          <w:b/>
          <w:bCs/>
          <w:color w:val="000000"/>
          <w:sz w:val="24"/>
          <w:szCs w:val="24"/>
        </w:rPr>
        <w:t xml:space="preserve">, and include the customer into the master node according to the </w:t>
      </w:r>
      <w:r>
        <w:rPr>
          <w:rFonts w:asciiTheme="minorHAnsi" w:hAnsiTheme="minorHAnsi" w:cstheme="minorHAnsi"/>
          <w:b/>
          <w:bCs/>
          <w:color w:val="000000"/>
          <w:sz w:val="24"/>
          <w:szCs w:val="24"/>
          <w:lang w:val="en-US"/>
        </w:rPr>
        <w:t>Waltoncoin</w:t>
      </w:r>
      <w:r>
        <w:rPr>
          <w:rFonts w:asciiTheme="minorHAnsi" w:hAnsiTheme="minorHAnsi" w:cstheme="minorHAnsi"/>
          <w:b/>
          <w:bCs/>
          <w:color w:val="000000"/>
          <w:sz w:val="24"/>
          <w:szCs w:val="24"/>
        </w:rPr>
        <w:t xml:space="preserve">s held by the customer and give the customer the appropriate permissions. The customer can check all product information and all billing data, but needs to pay a certain </w:t>
      </w:r>
      <w:r>
        <w:rPr>
          <w:rFonts w:asciiTheme="minorHAnsi" w:hAnsiTheme="minorHAnsi" w:cstheme="minorHAnsi"/>
          <w:b/>
          <w:bCs/>
          <w:color w:val="000000"/>
          <w:sz w:val="24"/>
          <w:szCs w:val="24"/>
          <w:lang w:val="en-US"/>
        </w:rPr>
        <w:t>Waltoncoin</w:t>
      </w:r>
      <w:r>
        <w:rPr>
          <w:rFonts w:asciiTheme="minorHAnsi" w:hAnsiTheme="minorHAnsi" w:cstheme="minorHAnsi"/>
          <w:b/>
          <w:bCs/>
          <w:color w:val="000000"/>
          <w:sz w:val="24"/>
          <w:szCs w:val="24"/>
        </w:rPr>
        <w:t xml:space="preserve">s. The customer can also use </w:t>
      </w:r>
      <w:r>
        <w:rPr>
          <w:rFonts w:asciiTheme="minorHAnsi" w:hAnsiTheme="minorHAnsi" w:cstheme="minorHAnsi"/>
          <w:b/>
          <w:bCs/>
          <w:color w:val="000000"/>
          <w:sz w:val="24"/>
          <w:szCs w:val="24"/>
          <w:lang w:val="en-US"/>
        </w:rPr>
        <w:t>Waltoncoin</w:t>
      </w:r>
      <w:r>
        <w:rPr>
          <w:rFonts w:asciiTheme="minorHAnsi" w:hAnsiTheme="minorHAnsi" w:cstheme="minorHAnsi"/>
          <w:b/>
          <w:bCs/>
          <w:color w:val="000000"/>
          <w:sz w:val="24"/>
          <w:szCs w:val="24"/>
        </w:rPr>
        <w:t>s to purchase the corresponding products.</w:t>
      </w:r>
    </w:p>
    <w:p>
      <w:pPr>
        <w:pStyle w:val="4"/>
        <w:jc w:val="both"/>
        <w:rPr>
          <w:rFonts w:asciiTheme="minorHAnsi" w:hAnsiTheme="minorHAnsi" w:cstheme="minorHAnsi"/>
          <w:color w:val="000000"/>
          <w:sz w:val="28"/>
          <w:szCs w:val="28"/>
        </w:rPr>
      </w:pPr>
      <w:bookmarkStart w:id="279" w:name="_Toc12756"/>
      <w:r>
        <w:rPr>
          <w:rFonts w:asciiTheme="minorHAnsi" w:hAnsiTheme="minorHAnsi" w:cstheme="minorHAnsi"/>
          <w:color w:val="000000"/>
          <w:sz w:val="28"/>
          <w:szCs w:val="28"/>
        </w:rPr>
        <w:t>Main Characteristics of the System</w:t>
      </w:r>
      <w:bookmarkEnd w:id="279"/>
    </w:p>
    <w:p>
      <w:pPr>
        <w:numPr>
          <w:ilvl w:val="0"/>
          <w:numId w:val="9"/>
        </w:numPr>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Each child node is equipped with a reader and connected to the master node;</w:t>
      </w:r>
    </w:p>
    <w:p>
      <w:pPr>
        <w:numPr>
          <w:ilvl w:val="0"/>
          <w:numId w:val="9"/>
        </w:numPr>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The master node is connected to the Internet in a real-time online manner;</w:t>
      </w:r>
    </w:p>
    <w:p>
      <w:pPr>
        <w:numPr>
          <w:ilvl w:val="0"/>
          <w:numId w:val="9"/>
        </w:numPr>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Each master node manages the bills. the data between the master nodes are transparent;</w:t>
      </w:r>
    </w:p>
    <w:p>
      <w:pPr>
        <w:numPr>
          <w:ilvl w:val="0"/>
          <w:numId w:val="9"/>
        </w:numPr>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After the nodes reach a consensus, the number of various master nodes can continue to increase;</w:t>
      </w:r>
    </w:p>
    <w:p>
      <w:pPr>
        <w:numPr>
          <w:ilvl w:val="0"/>
          <w:numId w:val="9"/>
        </w:numPr>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According to the </w:t>
      </w:r>
      <w:r>
        <w:rPr>
          <w:rFonts w:asciiTheme="minorHAnsi" w:hAnsiTheme="minorHAnsi" w:cstheme="minorHAnsi"/>
          <w:b/>
          <w:bCs/>
          <w:color w:val="000000"/>
          <w:sz w:val="24"/>
          <w:szCs w:val="24"/>
          <w:lang w:val="en-US"/>
        </w:rPr>
        <w:t>Waltoncoin</w:t>
      </w:r>
      <w:r>
        <w:rPr>
          <w:rFonts w:asciiTheme="minorHAnsi" w:hAnsiTheme="minorHAnsi" w:cstheme="minorHAnsi"/>
          <w:b/>
          <w:bCs/>
          <w:color w:val="000000"/>
          <w:sz w:val="24"/>
          <w:szCs w:val="24"/>
        </w:rPr>
        <w:t>s held by the purchaser, the purchaser can be included in the node after the nodes reach a consensus and vote for the rights of accounting and checking to be authorized to the purchaser;</w:t>
      </w:r>
    </w:p>
    <w:p>
      <w:pPr>
        <w:numPr>
          <w:ilvl w:val="0"/>
          <w:numId w:val="9"/>
        </w:numPr>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Checking bill and accounting will consume </w:t>
      </w:r>
      <w:r>
        <w:rPr>
          <w:rFonts w:asciiTheme="minorHAnsi" w:hAnsiTheme="minorHAnsi" w:cstheme="minorHAnsi"/>
          <w:b/>
          <w:bCs/>
          <w:color w:val="000000"/>
          <w:sz w:val="24"/>
          <w:szCs w:val="24"/>
          <w:lang w:val="en-US"/>
        </w:rPr>
        <w:t>Waltoncoin</w:t>
      </w:r>
      <w:r>
        <w:rPr>
          <w:rFonts w:asciiTheme="minorHAnsi" w:hAnsiTheme="minorHAnsi" w:cstheme="minorHAnsi"/>
          <w:b/>
          <w:bCs/>
          <w:color w:val="000000"/>
          <w:sz w:val="24"/>
          <w:szCs w:val="24"/>
        </w:rPr>
        <w:t>s (as handling fees);</w:t>
      </w:r>
    </w:p>
    <w:p>
      <w:pPr>
        <w:numPr>
          <w:ilvl w:val="0"/>
          <w:numId w:val="9"/>
        </w:numPr>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The purchaser can also directly pay </w:t>
      </w:r>
      <w:r>
        <w:rPr>
          <w:rFonts w:asciiTheme="minorHAnsi" w:hAnsiTheme="minorHAnsi" w:cstheme="minorHAnsi"/>
          <w:b/>
          <w:bCs/>
          <w:color w:val="000000"/>
          <w:sz w:val="24"/>
          <w:szCs w:val="24"/>
          <w:lang w:val="en-US"/>
        </w:rPr>
        <w:t>Waltoncoin</w:t>
      </w:r>
      <w:r>
        <w:rPr>
          <w:rFonts w:asciiTheme="minorHAnsi" w:hAnsiTheme="minorHAnsi" w:cstheme="minorHAnsi"/>
          <w:b/>
          <w:bCs/>
          <w:color w:val="000000"/>
          <w:sz w:val="24"/>
          <w:szCs w:val="24"/>
        </w:rPr>
        <w:t>s to purchase clothing.</w:t>
      </w:r>
    </w:p>
    <w:p>
      <w:pPr>
        <w:pStyle w:val="4"/>
        <w:jc w:val="both"/>
        <w:rPr>
          <w:rFonts w:asciiTheme="minorHAnsi" w:hAnsiTheme="minorHAnsi" w:cstheme="minorHAnsi"/>
          <w:color w:val="000000"/>
          <w:sz w:val="28"/>
          <w:szCs w:val="28"/>
        </w:rPr>
      </w:pPr>
      <w:bookmarkStart w:id="280" w:name="_Toc17861"/>
      <w:r>
        <w:rPr>
          <w:rFonts w:asciiTheme="minorHAnsi" w:hAnsiTheme="minorHAnsi" w:cstheme="minorHAnsi"/>
          <w:color w:val="000000"/>
          <w:sz w:val="28"/>
          <w:szCs w:val="28"/>
        </w:rPr>
        <w:t>Main Advantages of the System</w:t>
      </w:r>
      <w:bookmarkEnd w:id="280"/>
    </w:p>
    <w:p>
      <w:pPr>
        <w:numPr>
          <w:ilvl w:val="0"/>
          <w:numId w:val="10"/>
        </w:numPr>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Can really</w:t>
      </w:r>
      <w:r>
        <w:rPr>
          <w:rFonts w:asciiTheme="minorHAnsi" w:hAnsiTheme="minorHAnsi" w:cstheme="minorHAnsi"/>
        </w:rPr>
        <w:t xml:space="preserve">  </w:t>
      </w:r>
      <w:r>
        <w:rPr>
          <w:rFonts w:asciiTheme="minorHAnsi" w:hAnsiTheme="minorHAnsi" w:cstheme="minorHAnsi"/>
          <w:b/>
          <w:bCs/>
          <w:color w:val="000000"/>
          <w:sz w:val="24"/>
          <w:szCs w:val="24"/>
        </w:rPr>
        <w:t>achieve tracing the source;</w:t>
      </w:r>
    </w:p>
    <w:p>
      <w:pPr>
        <w:numPr>
          <w:ilvl w:val="0"/>
          <w:numId w:val="10"/>
        </w:numPr>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Can really achieve the purpose of unforgeablity;</w:t>
      </w:r>
    </w:p>
    <w:p>
      <w:pPr>
        <w:numPr>
          <w:ilvl w:val="0"/>
          <w:numId w:val="10"/>
        </w:numPr>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Can achieve decentralization without the concern of trust;</w:t>
      </w:r>
    </w:p>
    <w:p>
      <w:pPr>
        <w:numPr>
          <w:ilvl w:val="0"/>
          <w:numId w:val="10"/>
        </w:numPr>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Can reduce labor costs.</w:t>
      </w:r>
    </w:p>
    <w:p>
      <w:pPr>
        <w:pStyle w:val="4"/>
        <w:jc w:val="both"/>
        <w:rPr>
          <w:rFonts w:asciiTheme="minorHAnsi" w:hAnsiTheme="minorHAnsi" w:cstheme="minorHAnsi"/>
          <w:color w:val="000000"/>
          <w:sz w:val="28"/>
          <w:szCs w:val="28"/>
        </w:rPr>
      </w:pPr>
      <w:bookmarkStart w:id="281" w:name="_Toc7924"/>
      <w:r>
        <w:rPr>
          <w:rFonts w:asciiTheme="minorHAnsi" w:hAnsiTheme="minorHAnsi" w:cstheme="minorHAnsi"/>
          <w:color w:val="000000"/>
          <w:sz w:val="28"/>
          <w:szCs w:val="28"/>
        </w:rPr>
        <w:t>Multi - User Consensus Security Mechanism</w:t>
      </w:r>
      <w:bookmarkEnd w:id="281"/>
    </w:p>
    <w:p>
      <w:pPr>
        <w:numPr>
          <w:ilvl w:val="0"/>
          <w:numId w:val="11"/>
        </w:numPr>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The mechanism generates a set of random numbers by the master node;</w:t>
      </w:r>
    </w:p>
    <w:p>
      <w:pPr>
        <w:numPr>
          <w:ilvl w:val="0"/>
          <w:numId w:val="11"/>
        </w:numPr>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Divides this set of random numbers into N parts (N is an integer and greater than 2/3 of number of all users);</w:t>
      </w:r>
    </w:p>
    <w:p>
      <w:pPr>
        <w:numPr>
          <w:ilvl w:val="0"/>
          <w:numId w:val="11"/>
        </w:numPr>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Encrypts the N parts of random numbers with the public key of N users separately;</w:t>
      </w:r>
    </w:p>
    <w:p>
      <w:pPr>
        <w:numPr>
          <w:ilvl w:val="0"/>
          <w:numId w:val="11"/>
        </w:numPr>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All users decrypt this set of random numbers with their own private key;</w:t>
      </w:r>
    </w:p>
    <w:p>
      <w:pPr>
        <w:numPr>
          <w:ilvl w:val="0"/>
          <w:numId w:val="11"/>
        </w:numPr>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When the master node receives all the correct data, it is considered that this accounting or modification is valid.</w:t>
      </w:r>
    </w:p>
    <w:p>
      <w:pPr>
        <w:pStyle w:val="3"/>
        <w:rPr>
          <w:rFonts w:asciiTheme="minorHAnsi" w:hAnsiTheme="minorHAnsi" w:cstheme="minorHAnsi"/>
          <w:color w:val="000000"/>
        </w:rPr>
      </w:pPr>
      <w:bookmarkStart w:id="282" w:name="_Toc23174"/>
      <w:bookmarkStart w:id="283" w:name="_Toc485064679"/>
      <w:bookmarkStart w:id="284" w:name="_Toc26297"/>
      <w:bookmarkStart w:id="285" w:name="_Toc3559"/>
      <w:bookmarkStart w:id="286" w:name="_Toc25650"/>
      <w:bookmarkStart w:id="287" w:name="_Toc18885"/>
      <w:bookmarkStart w:id="288" w:name="_Toc484560858"/>
      <w:bookmarkStart w:id="289" w:name="_Toc11139"/>
      <w:bookmarkStart w:id="290" w:name="_Toc21049"/>
      <w:bookmarkStart w:id="291" w:name="_Toc7433"/>
      <w:bookmarkStart w:id="292" w:name="_Toc28313"/>
      <w:bookmarkStart w:id="293" w:name="_Toc9614"/>
      <w:bookmarkStart w:id="294" w:name="_Toc12945"/>
      <w:r>
        <w:rPr>
          <w:rFonts w:asciiTheme="minorHAnsi" w:hAnsiTheme="minorHAnsi" w:cstheme="minorHAnsi"/>
          <w:color w:val="000000"/>
        </w:rPr>
        <w:t xml:space="preserve">2.4 </w:t>
      </w:r>
      <w:bookmarkEnd w:id="282"/>
      <w:bookmarkEnd w:id="283"/>
      <w:bookmarkEnd w:id="284"/>
      <w:bookmarkEnd w:id="285"/>
      <w:bookmarkEnd w:id="286"/>
      <w:bookmarkEnd w:id="287"/>
      <w:bookmarkEnd w:id="288"/>
      <w:bookmarkEnd w:id="289"/>
      <w:bookmarkEnd w:id="290"/>
      <w:bookmarkEnd w:id="291"/>
      <w:bookmarkEnd w:id="292"/>
      <w:bookmarkEnd w:id="293"/>
      <w:r>
        <w:rPr>
          <w:rFonts w:asciiTheme="minorHAnsi" w:hAnsiTheme="minorHAnsi" w:cstheme="minorHAnsi"/>
          <w:color w:val="000000"/>
        </w:rPr>
        <w:t xml:space="preserve">Application Scenarios: </w:t>
      </w:r>
      <w:r>
        <w:rPr>
          <w:rFonts w:asciiTheme="minorHAnsi" w:hAnsiTheme="minorHAnsi" w:cstheme="minorHAnsi"/>
          <w:color w:val="000000"/>
          <w:lang w:val="en-US"/>
        </w:rPr>
        <w:t>Waltonchain</w:t>
      </w:r>
      <w:r>
        <w:rPr>
          <w:rFonts w:asciiTheme="minorHAnsi" w:hAnsiTheme="minorHAnsi" w:cstheme="minorHAnsi"/>
          <w:color w:val="000000"/>
        </w:rPr>
        <w:t xml:space="preserve"> Project’s System Solutions for the Apparel Industry</w:t>
      </w:r>
      <w:bookmarkEnd w:id="294"/>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With the </w:t>
      </w:r>
      <w:r>
        <w:rPr>
          <w:rFonts w:hint="eastAsia" w:asciiTheme="minorHAnsi" w:hAnsiTheme="minorHAnsi" w:cstheme="minorHAnsi"/>
          <w:b/>
          <w:bCs/>
          <w:color w:val="000000"/>
          <w:sz w:val="24"/>
          <w:szCs w:val="24"/>
        </w:rPr>
        <w:t>rapid</w:t>
      </w:r>
      <w:r>
        <w:rPr>
          <w:rFonts w:asciiTheme="minorHAnsi" w:hAnsiTheme="minorHAnsi" w:cstheme="minorHAnsi"/>
          <w:b/>
          <w:bCs/>
          <w:color w:val="000000"/>
          <w:sz w:val="24"/>
          <w:szCs w:val="24"/>
        </w:rPr>
        <w:t xml:space="preserve"> development and integration of the Internet of things, mobile Internet, cloud computing and other information technology, the intelligent management of information has become a key factor in the rapid growth and improvement of enterprises. As a core technology of Internet of things, the RFID is widely used in the intelligent warehousing </w:t>
      </w:r>
      <w:r>
        <w:rPr>
          <w:rFonts w:hint="eastAsia" w:asciiTheme="minorHAnsi" w:hAnsiTheme="minorHAnsi" w:cstheme="minorHAnsi"/>
          <w:b/>
          <w:bCs/>
          <w:color w:val="000000"/>
          <w:sz w:val="24"/>
          <w:szCs w:val="24"/>
        </w:rPr>
        <w:t xml:space="preserve">and </w:t>
      </w:r>
      <w:r>
        <w:rPr>
          <w:rFonts w:asciiTheme="minorHAnsi" w:hAnsiTheme="minorHAnsi" w:cstheme="minorHAnsi"/>
          <w:b/>
          <w:bCs/>
          <w:color w:val="000000"/>
          <w:sz w:val="24"/>
          <w:szCs w:val="24"/>
        </w:rPr>
        <w:t>logistics management, and the apparel industry is one of the most promising field</w:t>
      </w:r>
      <w:r>
        <w:rPr>
          <w:rFonts w:hint="eastAsia" w:asciiTheme="minorHAnsi" w:hAnsiTheme="minorHAnsi" w:cstheme="minorHAnsi"/>
          <w:b/>
          <w:bCs/>
          <w:color w:val="000000"/>
          <w:sz w:val="24"/>
          <w:szCs w:val="24"/>
        </w:rPr>
        <w:t>s</w:t>
      </w:r>
      <w:r>
        <w:rPr>
          <w:rFonts w:asciiTheme="minorHAnsi" w:hAnsiTheme="minorHAnsi" w:cstheme="minorHAnsi"/>
          <w:b/>
          <w:bCs/>
          <w:color w:val="000000"/>
          <w:sz w:val="24"/>
          <w:szCs w:val="24"/>
        </w:rPr>
        <w:t xml:space="preserve"> for applying RFID technology.</w:t>
      </w:r>
    </w:p>
    <w:p>
      <w:pPr>
        <w:ind w:firstLine="482" w:firstLineChars="200"/>
        <w:jc w:val="center"/>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Due to the apparel industry's particularity and complexity, </w:t>
      </w:r>
      <w:r>
        <w:rPr>
          <w:rFonts w:hint="eastAsia" w:asciiTheme="minorHAnsi" w:hAnsiTheme="minorHAnsi" w:cstheme="minorHAnsi"/>
          <w:b/>
          <w:bCs/>
          <w:color w:val="000000"/>
          <w:sz w:val="24"/>
          <w:szCs w:val="24"/>
        </w:rPr>
        <w:t xml:space="preserve">thorny problems exist in various links in the value chain of traditional apparel industry ,including </w:t>
      </w:r>
      <w:r>
        <w:rPr>
          <w:rFonts w:asciiTheme="minorHAnsi" w:hAnsiTheme="minorHAnsi" w:cstheme="minorHAnsi"/>
          <w:b/>
          <w:bCs/>
          <w:color w:val="000000"/>
          <w:sz w:val="24"/>
          <w:szCs w:val="24"/>
        </w:rPr>
        <w:t xml:space="preserve"> logistics </w:t>
      </w:r>
      <w:r>
        <w:rPr>
          <w:rFonts w:hint="eastAsia" w:asciiTheme="minorHAnsi" w:hAnsiTheme="minorHAnsi" w:cstheme="minorHAnsi"/>
          <w:b/>
          <w:bCs/>
          <w:color w:val="000000"/>
          <w:sz w:val="24"/>
          <w:szCs w:val="24"/>
        </w:rPr>
        <w:t>,</w:t>
      </w:r>
      <w:r>
        <w:rPr>
          <w:rFonts w:asciiTheme="minorHAnsi" w:hAnsiTheme="minorHAnsi" w:cstheme="minorHAnsi"/>
          <w:b/>
          <w:bCs/>
          <w:color w:val="000000"/>
          <w:sz w:val="24"/>
          <w:szCs w:val="24"/>
        </w:rPr>
        <w:t>warehousing, sorting business, store sales, and</w:t>
      </w:r>
      <w:r>
        <w:rPr>
          <w:rFonts w:hint="eastAsia" w:asciiTheme="minorHAnsi" w:hAnsiTheme="minorHAnsi" w:cstheme="minorHAnsi"/>
          <w:b/>
          <w:bCs/>
          <w:color w:val="000000"/>
          <w:sz w:val="24"/>
          <w:szCs w:val="24"/>
        </w:rPr>
        <w:t xml:space="preserve"> </w:t>
      </w:r>
      <w:r>
        <w:rPr>
          <w:rFonts w:asciiTheme="minorHAnsi" w:hAnsiTheme="minorHAnsi" w:cstheme="minorHAnsi"/>
          <w:b/>
          <w:bCs/>
          <w:color w:val="000000"/>
          <w:sz w:val="24"/>
          <w:szCs w:val="24"/>
        </w:rPr>
        <w:t xml:space="preserve">inventory. For example, complex </w:t>
      </w:r>
      <w:r>
        <w:rPr>
          <w:rFonts w:hint="eastAsia" w:asciiTheme="minorHAnsi" w:hAnsiTheme="minorHAnsi" w:cstheme="minorHAnsi"/>
          <w:b/>
          <w:bCs/>
          <w:color w:val="000000"/>
          <w:sz w:val="24"/>
          <w:szCs w:val="24"/>
        </w:rPr>
        <w:t>product</w:t>
      </w:r>
      <w:r>
        <w:rPr>
          <w:rFonts w:asciiTheme="minorHAnsi" w:hAnsiTheme="minorHAnsi" w:cstheme="minorHAnsi"/>
          <w:b/>
          <w:bCs/>
          <w:color w:val="000000"/>
          <w:sz w:val="24"/>
          <w:szCs w:val="24"/>
        </w:rPr>
        <w:t xml:space="preserve"> specifications with various </w:t>
      </w:r>
      <w:r>
        <w:rPr>
          <w:rFonts w:hint="eastAsia" w:asciiTheme="minorHAnsi" w:hAnsiTheme="minorHAnsi" w:cstheme="minorHAnsi"/>
          <w:b/>
          <w:bCs/>
          <w:color w:val="000000"/>
          <w:sz w:val="24"/>
          <w:szCs w:val="24"/>
        </w:rPr>
        <w:t xml:space="preserve">size, </w:t>
      </w:r>
      <w:r>
        <w:rPr>
          <w:rFonts w:asciiTheme="minorHAnsi" w:hAnsiTheme="minorHAnsi" w:cstheme="minorHAnsi"/>
          <w:b/>
          <w:bCs/>
          <w:color w:val="000000"/>
          <w:sz w:val="24"/>
          <w:szCs w:val="24"/>
        </w:rPr>
        <w:t xml:space="preserve">styles and </w:t>
      </w:r>
      <w:r>
        <w:rPr>
          <w:rFonts w:hint="eastAsia" w:asciiTheme="minorHAnsi" w:hAnsiTheme="minorHAnsi" w:cstheme="minorHAnsi"/>
          <w:b/>
          <w:bCs/>
          <w:color w:val="000000"/>
          <w:sz w:val="24"/>
          <w:szCs w:val="24"/>
        </w:rPr>
        <w:t>rapid</w:t>
      </w:r>
      <w:r>
        <w:rPr>
          <w:rFonts w:asciiTheme="minorHAnsi" w:hAnsiTheme="minorHAnsi" w:cstheme="minorHAnsi"/>
          <w:b/>
          <w:bCs/>
          <w:color w:val="000000"/>
          <w:sz w:val="24"/>
          <w:szCs w:val="24"/>
        </w:rPr>
        <w:t xml:space="preserve"> changes; frequent unpacking and messy piles; slow </w:t>
      </w:r>
      <w:r>
        <w:rPr>
          <w:rFonts w:hint="eastAsia" w:asciiTheme="minorHAnsi" w:hAnsiTheme="minorHAnsi" w:cstheme="minorHAnsi"/>
          <w:b/>
          <w:bCs/>
          <w:color w:val="000000"/>
          <w:sz w:val="24"/>
          <w:szCs w:val="24"/>
        </w:rPr>
        <w:t xml:space="preserve">turnover in </w:t>
      </w:r>
      <w:r>
        <w:rPr>
          <w:rFonts w:asciiTheme="minorHAnsi" w:hAnsiTheme="minorHAnsi" w:cstheme="minorHAnsi"/>
          <w:b/>
          <w:bCs/>
          <w:color w:val="000000"/>
          <w:sz w:val="24"/>
          <w:szCs w:val="24"/>
        </w:rPr>
        <w:t xml:space="preserve">warehousing management, production, inventory and distribution; </w:t>
      </w:r>
      <w:r>
        <w:rPr>
          <w:rFonts w:hint="eastAsia" w:asciiTheme="minorHAnsi" w:hAnsiTheme="minorHAnsi" w:cstheme="minorHAnsi"/>
          <w:b/>
          <w:bCs/>
          <w:color w:val="000000"/>
          <w:sz w:val="24"/>
          <w:szCs w:val="24"/>
        </w:rPr>
        <w:t xml:space="preserve">great reliance on </w:t>
      </w:r>
      <w:r>
        <w:rPr>
          <w:rFonts w:asciiTheme="minorHAnsi" w:hAnsiTheme="minorHAnsi" w:cstheme="minorHAnsi"/>
          <w:b/>
          <w:bCs/>
          <w:color w:val="000000"/>
          <w:sz w:val="24"/>
          <w:szCs w:val="24"/>
        </w:rPr>
        <w:t xml:space="preserve">staff experience </w:t>
      </w:r>
      <w:r>
        <w:rPr>
          <w:rFonts w:hint="eastAsia" w:asciiTheme="minorHAnsi" w:hAnsiTheme="minorHAnsi" w:cstheme="minorHAnsi"/>
          <w:b/>
          <w:bCs/>
          <w:color w:val="000000"/>
          <w:sz w:val="24"/>
          <w:szCs w:val="24"/>
        </w:rPr>
        <w:t>for searching needed commodity</w:t>
      </w:r>
      <w:r>
        <w:rPr>
          <w:rFonts w:asciiTheme="minorHAnsi" w:hAnsiTheme="minorHAnsi" w:cstheme="minorHAnsi"/>
          <w:b/>
          <w:bCs/>
          <w:color w:val="000000"/>
          <w:sz w:val="24"/>
          <w:szCs w:val="24"/>
        </w:rPr>
        <w:t>; big difference between Stock – In and Stock – Out; difficult</w:t>
      </w:r>
      <w:r>
        <w:rPr>
          <w:rFonts w:hint="eastAsia" w:asciiTheme="minorHAnsi" w:hAnsiTheme="minorHAnsi" w:cstheme="minorHAnsi"/>
          <w:b/>
          <w:bCs/>
          <w:color w:val="000000"/>
          <w:sz w:val="24"/>
          <w:szCs w:val="24"/>
        </w:rPr>
        <w:t>y in</w:t>
      </w:r>
      <w:r>
        <w:rPr>
          <w:rFonts w:asciiTheme="minorHAnsi" w:hAnsiTheme="minorHAnsi" w:cstheme="minorHAnsi"/>
          <w:b/>
          <w:bCs/>
          <w:color w:val="000000"/>
          <w:sz w:val="24"/>
          <w:szCs w:val="24"/>
        </w:rPr>
        <w:t xml:space="preserve"> tak</w:t>
      </w:r>
      <w:r>
        <w:rPr>
          <w:rFonts w:hint="eastAsia" w:asciiTheme="minorHAnsi" w:hAnsiTheme="minorHAnsi" w:cstheme="minorHAnsi"/>
          <w:b/>
          <w:bCs/>
          <w:color w:val="000000"/>
          <w:sz w:val="24"/>
          <w:szCs w:val="24"/>
        </w:rPr>
        <w:t>ing</w:t>
      </w:r>
      <w:r>
        <w:rPr>
          <w:rFonts w:asciiTheme="minorHAnsi" w:hAnsiTheme="minorHAnsi" w:cstheme="minorHAnsi"/>
          <w:b/>
          <w:bCs/>
          <w:color w:val="000000"/>
          <w:sz w:val="24"/>
          <w:szCs w:val="24"/>
        </w:rPr>
        <w:t xml:space="preserve"> inventory</w:t>
      </w:r>
      <w:ins w:id="0" w:author="Kevin Liu" w:date="2017-06-27T22:55:00Z">
        <w:r>
          <w:rPr>
            <w:rFonts w:hint="eastAsia" w:asciiTheme="minorHAnsi" w:hAnsiTheme="minorHAnsi" w:cstheme="minorHAnsi"/>
            <w:b/>
            <w:bCs/>
            <w:color w:val="000000"/>
            <w:sz w:val="24"/>
            <w:szCs w:val="24"/>
          </w:rPr>
          <w:t>;</w:t>
        </w:r>
      </w:ins>
      <w:del w:id="1" w:author="Kevin Liu" w:date="2017-06-27T22:55:00Z">
        <w:r>
          <w:rPr>
            <w:rFonts w:asciiTheme="minorHAnsi" w:hAnsiTheme="minorHAnsi" w:cstheme="minorHAnsi"/>
            <w:b/>
            <w:bCs/>
            <w:color w:val="000000"/>
            <w:sz w:val="24"/>
            <w:szCs w:val="24"/>
          </w:rPr>
          <w:delText xml:space="preserve">, </w:delText>
        </w:r>
      </w:del>
      <w:r>
        <w:rPr>
          <w:rFonts w:asciiTheme="minorHAnsi" w:hAnsiTheme="minorHAnsi" w:cstheme="minorHAnsi"/>
          <w:b/>
          <w:bCs/>
          <w:color w:val="000000"/>
          <w:sz w:val="24"/>
          <w:szCs w:val="24"/>
        </w:rPr>
        <w:t xml:space="preserve">heavy workload; FCL and one-piece warehousing modes coexist; </w:t>
      </w:r>
      <w:r>
        <w:rPr>
          <w:rFonts w:hint="eastAsia" w:asciiTheme="minorHAnsi" w:hAnsiTheme="minorHAnsi" w:cstheme="minorHAnsi"/>
          <w:b/>
          <w:bCs/>
          <w:color w:val="000000"/>
          <w:sz w:val="24"/>
          <w:szCs w:val="24"/>
        </w:rPr>
        <w:t>impossibility of</w:t>
      </w:r>
      <w:del w:id="2" w:author="Kevin Liu" w:date="2017-06-27T22:56:00Z">
        <w:r>
          <w:rPr>
            <w:rFonts w:asciiTheme="minorHAnsi" w:hAnsiTheme="minorHAnsi" w:cstheme="minorHAnsi"/>
            <w:b/>
            <w:bCs/>
            <w:color w:val="000000"/>
            <w:sz w:val="24"/>
            <w:szCs w:val="24"/>
          </w:rPr>
          <w:delText xml:space="preserve"> tra</w:delText>
        </w:r>
      </w:del>
      <w:r>
        <w:rPr>
          <w:rFonts w:asciiTheme="minorHAnsi" w:hAnsiTheme="minorHAnsi" w:cstheme="minorHAnsi"/>
          <w:b/>
          <w:bCs/>
          <w:color w:val="000000"/>
          <w:sz w:val="24"/>
          <w:szCs w:val="24"/>
        </w:rPr>
        <w:t>c</w:t>
      </w:r>
      <w:r>
        <w:rPr>
          <w:rFonts w:hint="eastAsia" w:asciiTheme="minorHAnsi" w:hAnsiTheme="minorHAnsi" w:cstheme="minorHAnsi"/>
          <w:b/>
          <w:bCs/>
          <w:color w:val="000000"/>
          <w:sz w:val="24"/>
          <w:szCs w:val="24"/>
        </w:rPr>
        <w:t>ing</w:t>
      </w:r>
      <w:r>
        <w:rPr>
          <w:rFonts w:asciiTheme="minorHAnsi" w:hAnsiTheme="minorHAnsi" w:cstheme="minorHAnsi"/>
          <w:b/>
          <w:bCs/>
          <w:color w:val="000000"/>
          <w:sz w:val="24"/>
          <w:szCs w:val="24"/>
        </w:rPr>
        <w:t xml:space="preserve"> the clothing sources. Therefore, pasting, embedding or implanting RFID tags on the tag of each piece of clothing can increase supply chain management transparency and inventory turnover, reduce the loss due to out of stock, enhance the store experience and increase consumer satisfaction, </w:t>
      </w:r>
      <w:r>
        <w:rPr>
          <w:rFonts w:hint="eastAsia" w:asciiTheme="minorHAnsi" w:hAnsiTheme="minorHAnsi" w:cstheme="minorHAnsi"/>
          <w:b/>
          <w:bCs/>
          <w:color w:val="000000"/>
          <w:sz w:val="24"/>
          <w:szCs w:val="24"/>
        </w:rPr>
        <w:t>while</w:t>
      </w:r>
      <w:r>
        <w:rPr>
          <w:rFonts w:asciiTheme="minorHAnsi" w:hAnsiTheme="minorHAnsi" w:cstheme="minorHAnsi"/>
          <w:b/>
          <w:bCs/>
          <w:color w:val="000000"/>
          <w:sz w:val="24"/>
          <w:szCs w:val="24"/>
        </w:rPr>
        <w:t xml:space="preserve"> conduct</w:t>
      </w:r>
      <w:r>
        <w:rPr>
          <w:rFonts w:hint="eastAsia" w:asciiTheme="minorHAnsi" w:hAnsiTheme="minorHAnsi" w:cstheme="minorHAnsi"/>
          <w:b/>
          <w:bCs/>
          <w:color w:val="000000"/>
          <w:sz w:val="24"/>
          <w:szCs w:val="24"/>
        </w:rPr>
        <w:t>ing</w:t>
      </w:r>
      <w:r>
        <w:rPr>
          <w:rFonts w:asciiTheme="minorHAnsi" w:hAnsiTheme="minorHAnsi" w:cstheme="minorHAnsi"/>
          <w:b/>
          <w:bCs/>
          <w:color w:val="000000"/>
          <w:sz w:val="24"/>
          <w:szCs w:val="24"/>
        </w:rPr>
        <w:t xml:space="preserve"> real-time intelligent data analysis,</w:t>
      </w:r>
      <w:r>
        <w:rPr>
          <w:rFonts w:hint="eastAsia" w:asciiTheme="minorHAnsi" w:hAnsiTheme="minorHAnsi" w:cstheme="minorHAnsi"/>
          <w:b/>
          <w:bCs/>
          <w:color w:val="000000"/>
          <w:sz w:val="24"/>
          <w:szCs w:val="24"/>
        </w:rPr>
        <w:t xml:space="preserve"> and</w:t>
      </w:r>
      <w:r>
        <w:rPr>
          <w:rFonts w:asciiTheme="minorHAnsi" w:hAnsiTheme="minorHAnsi" w:cstheme="minorHAnsi"/>
          <w:b/>
          <w:bCs/>
          <w:color w:val="000000"/>
          <w:sz w:val="24"/>
          <w:szCs w:val="24"/>
        </w:rPr>
        <w:t xml:space="preserve"> collect</w:t>
      </w:r>
      <w:r>
        <w:rPr>
          <w:rFonts w:hint="eastAsia" w:asciiTheme="minorHAnsi" w:hAnsiTheme="minorHAnsi" w:cstheme="minorHAnsi"/>
          <w:b/>
          <w:bCs/>
          <w:color w:val="000000"/>
          <w:sz w:val="24"/>
          <w:szCs w:val="24"/>
        </w:rPr>
        <w:t>ing</w:t>
      </w:r>
      <w:r>
        <w:rPr>
          <w:rFonts w:asciiTheme="minorHAnsi" w:hAnsiTheme="minorHAnsi" w:cstheme="minorHAnsi"/>
          <w:b/>
          <w:bCs/>
          <w:color w:val="000000"/>
          <w:sz w:val="24"/>
          <w:szCs w:val="24"/>
        </w:rPr>
        <w:t xml:space="preserve"> data to guide the garment enterprises to timely adjust their product design, production and inventory.</w:t>
      </w:r>
    </w:p>
    <w:p>
      <w:pPr>
        <w:pStyle w:val="4"/>
        <w:rPr>
          <w:rFonts w:asciiTheme="minorHAnsi" w:hAnsiTheme="minorHAnsi" w:cstheme="minorHAnsi"/>
          <w:color w:val="000000"/>
          <w:sz w:val="28"/>
          <w:szCs w:val="28"/>
        </w:rPr>
      </w:pPr>
      <w:bookmarkStart w:id="295" w:name="_Toc27886"/>
      <w:bookmarkStart w:id="296" w:name="_Toc7789"/>
      <w:bookmarkStart w:id="297" w:name="_Toc16014"/>
      <w:bookmarkStart w:id="298" w:name="_Toc7929"/>
      <w:bookmarkStart w:id="299" w:name="_Toc29221"/>
      <w:bookmarkStart w:id="300" w:name="_Toc485064681"/>
      <w:bookmarkStart w:id="301" w:name="_Toc19519"/>
      <w:bookmarkStart w:id="302" w:name="_Toc484560860"/>
      <w:bookmarkStart w:id="303" w:name="_Toc20166"/>
      <w:bookmarkStart w:id="304" w:name="_Toc833"/>
      <w:bookmarkStart w:id="305" w:name="_Toc10667"/>
      <w:bookmarkStart w:id="306" w:name="_Toc22705"/>
      <w:bookmarkStart w:id="307" w:name="_Toc16298"/>
      <w:r>
        <w:rPr>
          <w:rFonts w:asciiTheme="minorHAnsi" w:hAnsiTheme="minorHAnsi" w:cstheme="minorHAnsi"/>
          <w:color w:val="000000"/>
          <w:sz w:val="28"/>
          <w:szCs w:val="28"/>
        </w:rPr>
        <w:t xml:space="preserve">2.4.1 </w:t>
      </w:r>
      <w:bookmarkEnd w:id="295"/>
      <w:bookmarkEnd w:id="296"/>
      <w:bookmarkEnd w:id="297"/>
      <w:bookmarkEnd w:id="298"/>
      <w:bookmarkEnd w:id="299"/>
      <w:bookmarkEnd w:id="300"/>
      <w:bookmarkEnd w:id="301"/>
      <w:bookmarkEnd w:id="302"/>
      <w:bookmarkEnd w:id="303"/>
      <w:bookmarkEnd w:id="304"/>
      <w:bookmarkEnd w:id="305"/>
      <w:bookmarkEnd w:id="306"/>
      <w:r>
        <w:rPr>
          <w:rFonts w:asciiTheme="minorHAnsi" w:hAnsiTheme="minorHAnsi" w:cstheme="minorHAnsi"/>
          <w:color w:val="000000"/>
          <w:sz w:val="28"/>
          <w:szCs w:val="28"/>
        </w:rPr>
        <w:t>Analysis on the Dilemma of the Traditional Apparel Manufacturing</w:t>
      </w:r>
      <w:bookmarkEnd w:id="307"/>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The 13th Five - Year Plan for China's apparel industry clearly points out that we need to speed up the construction of flexible supply chain management system and intelligent warehous</w:t>
      </w:r>
      <w:r>
        <w:rPr>
          <w:rFonts w:hint="eastAsia" w:asciiTheme="minorHAnsi" w:hAnsiTheme="minorHAnsi" w:cstheme="minorHAnsi"/>
          <w:b/>
          <w:bCs/>
          <w:color w:val="000000"/>
          <w:sz w:val="24"/>
          <w:szCs w:val="24"/>
        </w:rPr>
        <w:t xml:space="preserve">ing , </w:t>
      </w:r>
      <w:r>
        <w:rPr>
          <w:rFonts w:asciiTheme="minorHAnsi" w:hAnsiTheme="minorHAnsi" w:cstheme="minorHAnsi"/>
          <w:b/>
          <w:bCs/>
          <w:color w:val="000000"/>
          <w:sz w:val="24"/>
          <w:szCs w:val="24"/>
        </w:rPr>
        <w:t>logistics</w:t>
      </w:r>
      <w:r>
        <w:rPr>
          <w:rFonts w:hint="eastAsia" w:asciiTheme="minorHAnsi" w:hAnsiTheme="minorHAnsi" w:cstheme="minorHAnsi"/>
          <w:b/>
          <w:bCs/>
          <w:color w:val="000000"/>
          <w:sz w:val="24"/>
          <w:szCs w:val="24"/>
        </w:rPr>
        <w:t>, and</w:t>
      </w:r>
      <w:r>
        <w:rPr>
          <w:rFonts w:asciiTheme="minorHAnsi" w:hAnsiTheme="minorHAnsi" w:cstheme="minorHAnsi"/>
          <w:b/>
          <w:bCs/>
          <w:color w:val="000000"/>
          <w:sz w:val="24"/>
          <w:szCs w:val="24"/>
        </w:rPr>
        <w:t xml:space="preserve"> distribution system with RFID as the core, to improve the system functions and the adaptability of business process reengineering, to achieve the seamless connection of </w:t>
      </w:r>
      <w:r>
        <w:rPr>
          <w:rFonts w:hint="eastAsia" w:asciiTheme="minorHAnsi" w:hAnsiTheme="minorHAnsi" w:cstheme="minorHAnsi"/>
          <w:b/>
          <w:bCs/>
          <w:color w:val="000000"/>
          <w:sz w:val="24"/>
          <w:szCs w:val="24"/>
        </w:rPr>
        <w:t xml:space="preserve">various </w:t>
      </w:r>
      <w:r>
        <w:rPr>
          <w:rFonts w:asciiTheme="minorHAnsi" w:hAnsiTheme="minorHAnsi" w:cstheme="minorHAnsi"/>
          <w:b/>
          <w:bCs/>
          <w:color w:val="000000"/>
          <w:sz w:val="24"/>
          <w:szCs w:val="24"/>
        </w:rPr>
        <w:t xml:space="preserve">management systems, to promote big data, "Internet +" and other technology applications, to improve the intelligent level of </w:t>
      </w:r>
      <w:r>
        <w:rPr>
          <w:rFonts w:hint="eastAsia" w:asciiTheme="minorHAnsi" w:hAnsiTheme="minorHAnsi" w:cstheme="minorHAnsi"/>
          <w:b/>
          <w:bCs/>
          <w:color w:val="000000"/>
          <w:sz w:val="24"/>
          <w:szCs w:val="24"/>
        </w:rPr>
        <w:t>managerial</w:t>
      </w:r>
      <w:r>
        <w:rPr>
          <w:rFonts w:asciiTheme="minorHAnsi" w:hAnsiTheme="minorHAnsi" w:cstheme="minorHAnsi"/>
          <w:b/>
          <w:bCs/>
          <w:color w:val="000000"/>
          <w:sz w:val="24"/>
          <w:szCs w:val="24"/>
        </w:rPr>
        <w:t xml:space="preserve"> decision-making, to vigorously promote the mass customization technology and its manufacturing model, to promote the transformation from garment manufacturing to garment services, and to comprehensively promote the deep integration of manufacturing and services and enhance the comprehensive application level.</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In recent years, the overall retail sales of the apparel industry grew steadily, the total domestic sales </w:t>
      </w:r>
      <w:r>
        <w:rPr>
          <w:rFonts w:hint="eastAsia" w:asciiTheme="minorHAnsi" w:hAnsiTheme="minorHAnsi" w:cstheme="minorHAnsi"/>
          <w:b/>
          <w:bCs/>
          <w:color w:val="000000"/>
          <w:sz w:val="24"/>
          <w:szCs w:val="24"/>
        </w:rPr>
        <w:t xml:space="preserve">volume has been </w:t>
      </w:r>
      <w:r>
        <w:rPr>
          <w:rFonts w:asciiTheme="minorHAnsi" w:hAnsiTheme="minorHAnsi" w:cstheme="minorHAnsi"/>
          <w:b/>
          <w:bCs/>
          <w:color w:val="000000"/>
          <w:sz w:val="24"/>
          <w:szCs w:val="24"/>
        </w:rPr>
        <w:t>increas</w:t>
      </w:r>
      <w:r>
        <w:rPr>
          <w:rFonts w:hint="eastAsia" w:asciiTheme="minorHAnsi" w:hAnsiTheme="minorHAnsi" w:cstheme="minorHAnsi"/>
          <w:b/>
          <w:bCs/>
          <w:color w:val="000000"/>
          <w:sz w:val="24"/>
          <w:szCs w:val="24"/>
        </w:rPr>
        <w:t>ing</w:t>
      </w:r>
      <w:r>
        <w:rPr>
          <w:rFonts w:asciiTheme="minorHAnsi" w:hAnsiTheme="minorHAnsi" w:cstheme="minorHAnsi"/>
          <w:b/>
          <w:bCs/>
          <w:color w:val="000000"/>
          <w:sz w:val="24"/>
          <w:szCs w:val="24"/>
        </w:rPr>
        <w:t>, online channel</w:t>
      </w:r>
      <w:r>
        <w:rPr>
          <w:rFonts w:hint="eastAsia" w:asciiTheme="minorHAnsi" w:hAnsiTheme="minorHAnsi" w:cstheme="minorHAnsi"/>
          <w:b/>
          <w:bCs/>
          <w:color w:val="000000"/>
          <w:sz w:val="24"/>
          <w:szCs w:val="24"/>
        </w:rPr>
        <w:t xml:space="preserve">s </w:t>
      </w:r>
      <w:r>
        <w:rPr>
          <w:rFonts w:asciiTheme="minorHAnsi" w:hAnsiTheme="minorHAnsi" w:cstheme="minorHAnsi"/>
          <w:b/>
          <w:bCs/>
          <w:color w:val="000000"/>
          <w:sz w:val="24"/>
          <w:szCs w:val="24"/>
        </w:rPr>
        <w:t>apid</w:t>
      </w:r>
      <w:r>
        <w:rPr>
          <w:rFonts w:hint="eastAsia" w:asciiTheme="minorHAnsi" w:hAnsiTheme="minorHAnsi" w:cstheme="minorHAnsi"/>
          <w:b/>
          <w:bCs/>
          <w:color w:val="000000"/>
          <w:sz w:val="24"/>
          <w:szCs w:val="24"/>
        </w:rPr>
        <w:t>ly</w:t>
      </w:r>
      <w:r>
        <w:rPr>
          <w:rFonts w:asciiTheme="minorHAnsi" w:hAnsiTheme="minorHAnsi" w:cstheme="minorHAnsi"/>
          <w:b/>
          <w:bCs/>
          <w:color w:val="000000"/>
          <w:sz w:val="24"/>
          <w:szCs w:val="24"/>
        </w:rPr>
        <w:t xml:space="preserve"> expand</w:t>
      </w:r>
      <w:r>
        <w:rPr>
          <w:rFonts w:hint="eastAsia" w:asciiTheme="minorHAnsi" w:hAnsiTheme="minorHAnsi" w:cstheme="minorHAnsi"/>
          <w:b/>
          <w:bCs/>
          <w:color w:val="000000"/>
          <w:sz w:val="24"/>
          <w:szCs w:val="24"/>
        </w:rPr>
        <w:t>ing</w:t>
      </w:r>
      <w:r>
        <w:rPr>
          <w:rFonts w:asciiTheme="minorHAnsi" w:hAnsiTheme="minorHAnsi" w:cstheme="minorHAnsi"/>
          <w:b/>
          <w:bCs/>
          <w:color w:val="000000"/>
          <w:sz w:val="24"/>
          <w:szCs w:val="24"/>
        </w:rPr>
        <w:t xml:space="preserve">, the growth rate of offline sales </w:t>
      </w:r>
      <w:r>
        <w:rPr>
          <w:rFonts w:hint="eastAsia" w:asciiTheme="minorHAnsi" w:hAnsiTheme="minorHAnsi" w:cstheme="minorHAnsi"/>
          <w:b/>
          <w:bCs/>
          <w:color w:val="000000"/>
          <w:sz w:val="24"/>
          <w:szCs w:val="24"/>
        </w:rPr>
        <w:t>going</w:t>
      </w:r>
      <w:r>
        <w:rPr>
          <w:rFonts w:asciiTheme="minorHAnsi" w:hAnsiTheme="minorHAnsi" w:cstheme="minorHAnsi"/>
          <w:b/>
          <w:bCs/>
          <w:color w:val="000000"/>
          <w:sz w:val="24"/>
          <w:szCs w:val="24"/>
        </w:rPr>
        <w:t xml:space="preserve"> down, the domestic market  </w:t>
      </w:r>
      <w:r>
        <w:rPr>
          <w:rFonts w:hint="eastAsia" w:asciiTheme="minorHAnsi" w:hAnsiTheme="minorHAnsi" w:cstheme="minorHAnsi"/>
          <w:b/>
          <w:bCs/>
          <w:color w:val="000000"/>
          <w:sz w:val="24"/>
          <w:szCs w:val="24"/>
        </w:rPr>
        <w:t xml:space="preserve">losing </w:t>
      </w:r>
      <w:r>
        <w:rPr>
          <w:rFonts w:asciiTheme="minorHAnsi" w:hAnsiTheme="minorHAnsi" w:cstheme="minorHAnsi"/>
          <w:b/>
          <w:bCs/>
          <w:color w:val="000000"/>
          <w:sz w:val="24"/>
          <w:szCs w:val="24"/>
        </w:rPr>
        <w:t>momentum, and exports fac</w:t>
      </w:r>
      <w:r>
        <w:rPr>
          <w:rFonts w:hint="eastAsia" w:asciiTheme="minorHAnsi" w:hAnsiTheme="minorHAnsi" w:cstheme="minorHAnsi"/>
          <w:b/>
          <w:bCs/>
          <w:color w:val="000000"/>
          <w:sz w:val="24"/>
          <w:szCs w:val="24"/>
        </w:rPr>
        <w:t>ing</w:t>
      </w:r>
      <w:r>
        <w:rPr>
          <w:rFonts w:asciiTheme="minorHAnsi" w:hAnsiTheme="minorHAnsi" w:cstheme="minorHAnsi"/>
          <w:b/>
          <w:bCs/>
          <w:color w:val="000000"/>
          <w:sz w:val="24"/>
          <w:szCs w:val="24"/>
        </w:rPr>
        <w:t xml:space="preserve"> major difficulties. The apparel industry needs to speed up structural adjustment and transformation and upgrading.</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Facing the “new normal” of slow growth and steady total volume, the traditional manufacturing companies are impacted, </w:t>
      </w:r>
      <w:r>
        <w:rPr>
          <w:rFonts w:hint="eastAsia" w:asciiTheme="minorHAnsi" w:hAnsiTheme="minorHAnsi" w:cstheme="minorHAnsi"/>
          <w:b/>
          <w:bCs/>
          <w:color w:val="000000"/>
          <w:sz w:val="24"/>
          <w:szCs w:val="24"/>
        </w:rPr>
        <w:t>compelling</w:t>
      </w:r>
      <w:r>
        <w:rPr>
          <w:rFonts w:asciiTheme="minorHAnsi" w:hAnsiTheme="minorHAnsi" w:cstheme="minorHAnsi"/>
          <w:b/>
          <w:bCs/>
          <w:color w:val="000000"/>
          <w:sz w:val="24"/>
          <w:szCs w:val="24"/>
        </w:rPr>
        <w:t xml:space="preserve"> the clothing manufacturing section to upgrade </w:t>
      </w:r>
      <w:r>
        <w:rPr>
          <w:rFonts w:hint="eastAsia" w:asciiTheme="minorHAnsi" w:hAnsiTheme="minorHAnsi" w:cstheme="minorHAnsi"/>
          <w:b/>
          <w:bCs/>
          <w:color w:val="000000"/>
          <w:sz w:val="24"/>
          <w:szCs w:val="24"/>
        </w:rPr>
        <w:t xml:space="preserve">in order </w:t>
      </w:r>
      <w:r>
        <w:rPr>
          <w:rFonts w:asciiTheme="minorHAnsi" w:hAnsiTheme="minorHAnsi" w:cstheme="minorHAnsi"/>
          <w:b/>
          <w:bCs/>
          <w:color w:val="000000"/>
          <w:sz w:val="24"/>
          <w:szCs w:val="24"/>
        </w:rPr>
        <w:t>to improve the competitiveness of garment enterprises. The apparel manufacturing is transforming from the mode of large quantities, less varieties and long cycle to the mode of small quantities, more varieties, short delivery and customization.</w:t>
      </w:r>
    </w:p>
    <w:p>
      <w:pPr>
        <w:pStyle w:val="4"/>
        <w:rPr>
          <w:rFonts w:asciiTheme="minorHAnsi" w:hAnsiTheme="minorHAnsi" w:cstheme="minorHAnsi"/>
          <w:color w:val="000000"/>
          <w:sz w:val="28"/>
          <w:szCs w:val="28"/>
        </w:rPr>
      </w:pPr>
      <w:bookmarkStart w:id="308" w:name="_Toc28545"/>
      <w:bookmarkStart w:id="309" w:name="_Toc485064682"/>
      <w:bookmarkStart w:id="310" w:name="_Toc16103"/>
      <w:bookmarkStart w:id="311" w:name="_Toc19449"/>
      <w:bookmarkStart w:id="312" w:name="_Toc24742"/>
      <w:bookmarkStart w:id="313" w:name="_Toc484560861"/>
      <w:bookmarkStart w:id="314" w:name="_Toc25310"/>
      <w:bookmarkStart w:id="315" w:name="_Toc29419"/>
      <w:bookmarkStart w:id="316" w:name="_Toc11055"/>
      <w:bookmarkStart w:id="317" w:name="_Toc9203"/>
      <w:bookmarkStart w:id="318" w:name="_Toc22582"/>
      <w:bookmarkStart w:id="319" w:name="_Toc18186"/>
      <w:bookmarkStart w:id="320" w:name="_Toc4158"/>
      <w:r>
        <w:rPr>
          <w:rFonts w:asciiTheme="minorHAnsi" w:hAnsiTheme="minorHAnsi" w:cstheme="minorHAnsi"/>
          <w:color w:val="000000"/>
          <w:sz w:val="28"/>
          <w:szCs w:val="28"/>
        </w:rPr>
        <w:t xml:space="preserve">2.4.2 </w:t>
      </w:r>
      <w:bookmarkEnd w:id="308"/>
      <w:bookmarkEnd w:id="309"/>
      <w:bookmarkEnd w:id="310"/>
      <w:bookmarkEnd w:id="311"/>
      <w:bookmarkEnd w:id="312"/>
      <w:bookmarkEnd w:id="313"/>
      <w:bookmarkEnd w:id="314"/>
      <w:bookmarkEnd w:id="315"/>
      <w:bookmarkEnd w:id="316"/>
      <w:bookmarkEnd w:id="317"/>
      <w:bookmarkEnd w:id="318"/>
      <w:bookmarkEnd w:id="319"/>
      <w:r>
        <w:rPr>
          <w:rFonts w:hint="eastAsia" w:asciiTheme="minorHAnsi" w:hAnsiTheme="minorHAnsi" w:cstheme="minorHAnsi"/>
          <w:color w:val="000000"/>
          <w:sz w:val="28"/>
          <w:szCs w:val="28"/>
        </w:rPr>
        <w:t>Smart</w:t>
      </w:r>
      <w:r>
        <w:rPr>
          <w:rFonts w:asciiTheme="minorHAnsi" w:hAnsiTheme="minorHAnsi" w:cstheme="minorHAnsi"/>
          <w:color w:val="000000"/>
          <w:sz w:val="28"/>
          <w:szCs w:val="28"/>
        </w:rPr>
        <w:t xml:space="preserve"> Manufacturing Solution for the Apparel Industry</w:t>
      </w:r>
      <w:bookmarkEnd w:id="320"/>
    </w:p>
    <w:p>
      <w:pPr>
        <w:ind w:firstLine="482" w:firstLineChars="200"/>
        <w:rPr>
          <w:rFonts w:asciiTheme="minorHAnsi" w:hAnsiTheme="minorHAnsi" w:cstheme="minorHAnsi"/>
          <w:b/>
          <w:bCs/>
          <w:color w:val="000000"/>
        </w:rPr>
      </w:pPr>
      <w:r>
        <w:rPr>
          <w:rFonts w:asciiTheme="minorHAnsi" w:hAnsiTheme="minorHAnsi" w:cstheme="minorHAnsi"/>
          <w:b/>
          <w:bCs/>
          <w:color w:val="000000"/>
          <w:sz w:val="24"/>
          <w:szCs w:val="24"/>
        </w:rPr>
        <w:t xml:space="preserve">The traditional apparel industry is a labor-intensive industry with multi-variety, </w:t>
      </w:r>
      <w:r>
        <w:rPr>
          <w:rFonts w:hint="eastAsia" w:asciiTheme="minorHAnsi" w:hAnsiTheme="minorHAnsi" w:cstheme="minorHAnsi"/>
          <w:b/>
          <w:bCs/>
          <w:color w:val="000000"/>
          <w:sz w:val="24"/>
          <w:szCs w:val="24"/>
        </w:rPr>
        <w:t>rapid c</w:t>
      </w:r>
      <w:r>
        <w:rPr>
          <w:rFonts w:asciiTheme="minorHAnsi" w:hAnsiTheme="minorHAnsi" w:cstheme="minorHAnsi"/>
          <w:b/>
          <w:bCs/>
          <w:color w:val="000000"/>
          <w:sz w:val="24"/>
          <w:szCs w:val="24"/>
        </w:rPr>
        <w:t>hange, and</w:t>
      </w:r>
      <w:r>
        <w:rPr>
          <w:rFonts w:hint="eastAsia" w:asciiTheme="minorHAnsi" w:hAnsiTheme="minorHAnsi" w:cstheme="minorHAnsi"/>
          <w:b/>
          <w:bCs/>
          <w:color w:val="000000"/>
          <w:sz w:val="24"/>
          <w:szCs w:val="24"/>
        </w:rPr>
        <w:t xml:space="preserve"> relatively</w:t>
      </w:r>
      <w:r>
        <w:rPr>
          <w:rFonts w:asciiTheme="minorHAnsi" w:hAnsiTheme="minorHAnsi" w:cstheme="minorHAnsi"/>
          <w:b/>
          <w:bCs/>
          <w:color w:val="000000"/>
          <w:sz w:val="24"/>
          <w:szCs w:val="24"/>
        </w:rPr>
        <w:t xml:space="preserve"> low</w:t>
      </w:r>
      <w:r>
        <w:rPr>
          <w:rFonts w:hint="eastAsia" w:asciiTheme="minorHAnsi" w:hAnsiTheme="minorHAnsi" w:cstheme="minorHAnsi"/>
          <w:b/>
          <w:bCs/>
          <w:color w:val="000000"/>
          <w:sz w:val="24"/>
          <w:szCs w:val="24"/>
        </w:rPr>
        <w:t xml:space="preserve"> level</w:t>
      </w:r>
      <w:r>
        <w:rPr>
          <w:rFonts w:asciiTheme="minorHAnsi" w:hAnsiTheme="minorHAnsi" w:cstheme="minorHAnsi"/>
          <w:b/>
          <w:bCs/>
          <w:color w:val="000000"/>
          <w:sz w:val="24"/>
          <w:szCs w:val="24"/>
        </w:rPr>
        <w:t xml:space="preserve"> of information</w:t>
      </w:r>
      <w:r>
        <w:rPr>
          <w:rFonts w:hint="eastAsia" w:asciiTheme="minorHAnsi" w:hAnsiTheme="minorHAnsi" w:cstheme="minorHAnsi"/>
          <w:b/>
          <w:bCs/>
          <w:color w:val="000000"/>
          <w:sz w:val="24"/>
          <w:szCs w:val="24"/>
        </w:rPr>
        <w:t>ization</w:t>
      </w:r>
      <w:r>
        <w:rPr>
          <w:rFonts w:asciiTheme="minorHAnsi" w:hAnsiTheme="minorHAnsi" w:cstheme="minorHAnsi"/>
          <w:b/>
          <w:bCs/>
          <w:color w:val="000000"/>
          <w:sz w:val="24"/>
          <w:szCs w:val="24"/>
        </w:rPr>
        <w:t xml:space="preserve"> and intelligence </w:t>
      </w:r>
      <w:r>
        <w:rPr>
          <w:rFonts w:hint="eastAsia" w:asciiTheme="minorHAnsi" w:hAnsiTheme="minorHAnsi" w:cstheme="minorHAnsi"/>
          <w:b/>
          <w:bCs/>
          <w:color w:val="000000"/>
          <w:sz w:val="24"/>
          <w:szCs w:val="24"/>
        </w:rPr>
        <w:t>in</w:t>
      </w:r>
      <w:r>
        <w:rPr>
          <w:rFonts w:asciiTheme="minorHAnsi" w:hAnsiTheme="minorHAnsi" w:cstheme="minorHAnsi"/>
          <w:b/>
          <w:bCs/>
          <w:color w:val="000000"/>
          <w:sz w:val="24"/>
          <w:szCs w:val="24"/>
        </w:rPr>
        <w:t xml:space="preserve"> the overall industry. The production process is shown in Figure 2.11.</w:t>
      </w:r>
    </w:p>
    <w:p>
      <w:pPr>
        <w:jc w:val="center"/>
        <w:rPr>
          <w:rFonts w:asciiTheme="minorHAnsi" w:hAnsiTheme="minorHAnsi" w:cstheme="minorHAnsi"/>
          <w:b/>
          <w:bCs/>
          <w:color w:val="000000"/>
        </w:rPr>
      </w:pPr>
      <w:r>
        <w:rPr>
          <w:rFonts w:asciiTheme="minorHAnsi" w:hAnsiTheme="minorHAnsi" w:cstheme="minorHAnsi"/>
          <w:b/>
          <w:bCs/>
          <w:color w:val="000000"/>
        </w:rPr>
        <w:drawing>
          <wp:inline distT="0" distB="0" distL="0" distR="0">
            <wp:extent cx="5234305" cy="2224405"/>
            <wp:effectExtent l="19050" t="0" r="4445" b="0"/>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noChangeArrowheads="1"/>
                    </pic:cNvPicPr>
                  </pic:nvPicPr>
                  <pic:blipFill>
                    <a:blip r:embed="rId21" cstate="print">
                      <a:clrChange>
                        <a:clrFrom>
                          <a:srgbClr val="FFFFFF"/>
                        </a:clrFrom>
                        <a:clrTo>
                          <a:srgbClr val="FFFFFF">
                            <a:alpha val="0"/>
                          </a:srgbClr>
                        </a:clrTo>
                      </a:clrChange>
                    </a:blip>
                    <a:srcRect/>
                    <a:stretch>
                      <a:fillRect/>
                    </a:stretch>
                  </pic:blipFill>
                  <pic:spPr>
                    <a:xfrm>
                      <a:off x="0" y="0"/>
                      <a:ext cx="5234305" cy="2224405"/>
                    </a:xfrm>
                    <a:prstGeom prst="rect">
                      <a:avLst/>
                    </a:prstGeom>
                    <a:noFill/>
                    <a:ln w="9525">
                      <a:noFill/>
                      <a:miter lim="800000"/>
                      <a:headEnd/>
                      <a:tailEnd/>
                    </a:ln>
                  </pic:spPr>
                </pic:pic>
              </a:graphicData>
            </a:graphic>
          </wp:inline>
        </w:drawing>
      </w:r>
    </w:p>
    <w:p>
      <w:pPr>
        <w:jc w:val="center"/>
        <w:rPr>
          <w:rFonts w:asciiTheme="minorHAnsi" w:hAnsiTheme="minorHAnsi" w:cstheme="minorHAnsi"/>
          <w:b/>
          <w:bCs/>
          <w:color w:val="000000"/>
        </w:rPr>
      </w:pPr>
      <w:r>
        <w:rPr>
          <w:rFonts w:asciiTheme="minorHAnsi" w:hAnsiTheme="minorHAnsi" w:cstheme="minorHAnsi"/>
          <w:b/>
          <w:bCs/>
          <w:color w:val="000000"/>
        </w:rPr>
        <w:t>Figure 2.11 traditional garment production and processing flow diagram</w:t>
      </w:r>
    </w:p>
    <w:p>
      <w:pPr>
        <w:jc w:val="center"/>
        <w:rPr>
          <w:rFonts w:asciiTheme="minorHAnsi" w:hAnsiTheme="minorHAnsi" w:cstheme="minorHAnsi"/>
          <w:b/>
          <w:bCs/>
          <w:color w:val="000000"/>
        </w:rPr>
      </w:pPr>
      <w:r>
        <w:rPr>
          <w:rFonts w:asciiTheme="minorHAnsi" w:hAnsiTheme="minorHAnsi" w:cstheme="minorHAnsi"/>
          <w:b/>
          <w:bCs/>
          <w:color w:val="000000"/>
        </w:rPr>
        <w:t>Figure Text: fabrics and accessories inspection → technical preparations → tailoring → sewing → buttonholing and button nailing → ironing → product inspection → packaging → warehousing or shipping</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Based on the above characteristics, the future intelligent garment factory is a Customer to Manufactory (C2M) customization platform; the consumer demand directly drives the effective supply of the factory, as shown in Figure 2.12.</w:t>
      </w:r>
    </w:p>
    <w:p>
      <w:pPr>
        <w:rPr>
          <w:rFonts w:asciiTheme="minorHAnsi" w:hAnsiTheme="minorHAnsi" w:cstheme="minorHAnsi"/>
          <w:b/>
          <w:bCs/>
          <w:color w:val="000000"/>
        </w:rPr>
      </w:pPr>
      <w:r>
        <w:rPr>
          <w:rFonts w:asciiTheme="minorHAnsi" w:hAnsiTheme="minorHAnsi" w:cstheme="minorHAnsi"/>
          <w:b/>
          <w:bCs/>
          <w:color w:val="000000"/>
        </w:rPr>
        <w:drawing>
          <wp:inline distT="0" distB="0" distL="0" distR="0">
            <wp:extent cx="5363210" cy="2145030"/>
            <wp:effectExtent l="19050" t="0" r="889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22" cstate="print"/>
                    <a:srcRect/>
                    <a:stretch>
                      <a:fillRect/>
                    </a:stretch>
                  </pic:blipFill>
                  <pic:spPr>
                    <a:xfrm>
                      <a:off x="0" y="0"/>
                      <a:ext cx="5363210" cy="2145030"/>
                    </a:xfrm>
                    <a:prstGeom prst="rect">
                      <a:avLst/>
                    </a:prstGeom>
                    <a:noFill/>
                    <a:ln w="9525">
                      <a:noFill/>
                      <a:miter lim="800000"/>
                      <a:headEnd/>
                      <a:tailEnd/>
                    </a:ln>
                  </pic:spPr>
                </pic:pic>
              </a:graphicData>
            </a:graphic>
          </wp:inline>
        </w:drawing>
      </w:r>
    </w:p>
    <w:p>
      <w:pPr>
        <w:jc w:val="center"/>
        <w:rPr>
          <w:rFonts w:asciiTheme="minorHAnsi" w:hAnsiTheme="minorHAnsi" w:cstheme="minorHAnsi"/>
          <w:b/>
          <w:bCs/>
          <w:color w:val="000000"/>
        </w:rPr>
      </w:pPr>
      <w:r>
        <w:rPr>
          <w:rFonts w:asciiTheme="minorHAnsi" w:hAnsiTheme="minorHAnsi" w:cstheme="minorHAnsi"/>
          <w:b/>
          <w:bCs/>
          <w:color w:val="000000"/>
        </w:rPr>
        <w:t>Figure 2.12 an example of intelligent garment factory</w:t>
      </w:r>
    </w:p>
    <w:p>
      <w:pPr>
        <w:jc w:val="center"/>
        <w:rPr>
          <w:rFonts w:asciiTheme="minorHAnsi" w:hAnsiTheme="minorHAnsi" w:cstheme="minorHAnsi"/>
          <w:b/>
          <w:bCs/>
          <w:color w:val="000000"/>
        </w:rPr>
      </w:pPr>
      <w:r>
        <w:rPr>
          <w:rFonts w:asciiTheme="minorHAnsi" w:hAnsiTheme="minorHAnsi" w:cstheme="minorHAnsi"/>
          <w:b/>
          <w:bCs/>
          <w:color w:val="000000"/>
        </w:rPr>
        <w:t>Figure Text: RFID Smart Manufacturing - Global Customer Independent Design</w:t>
      </w:r>
    </w:p>
    <w:p>
      <w:pPr>
        <w:jc w:val="center"/>
        <w:rPr>
          <w:rFonts w:asciiTheme="minorHAnsi" w:hAnsiTheme="minorHAnsi" w:cstheme="minorHAnsi"/>
          <w:b/>
          <w:bCs/>
          <w:color w:val="000000"/>
        </w:rPr>
      </w:pPr>
      <w:r>
        <w:rPr>
          <w:rFonts w:asciiTheme="minorHAnsi" w:hAnsiTheme="minorHAnsi" w:cstheme="minorHAnsi"/>
          <w:b/>
          <w:bCs/>
          <w:color w:val="000000"/>
        </w:rPr>
        <w:t>Full customization process - 7 working day process demonstration</w:t>
      </w:r>
    </w:p>
    <w:p>
      <w:pPr>
        <w:jc w:val="center"/>
        <w:rPr>
          <w:rFonts w:asciiTheme="minorHAnsi" w:hAnsiTheme="minorHAnsi" w:cstheme="minorHAnsi"/>
          <w:b/>
          <w:bCs/>
          <w:color w:val="000000"/>
        </w:rPr>
      </w:pPr>
      <w:r>
        <w:rPr>
          <w:rFonts w:asciiTheme="minorHAnsi" w:hAnsiTheme="minorHAnsi" w:cstheme="minorHAnsi"/>
          <w:b/>
          <w:bCs/>
          <w:color w:val="000000"/>
        </w:rPr>
        <w:t>Designing and measuring → online order → platemaking and drawing → tailoring → ironing → inspection → matching → packaging → warehousing →logistics delivery</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So, </w:t>
      </w:r>
      <w:r>
        <w:rPr>
          <w:rFonts w:hint="eastAsia" w:asciiTheme="minorHAnsi" w:hAnsiTheme="minorHAnsi" w:cstheme="minorHAnsi"/>
          <w:b/>
          <w:bCs/>
          <w:color w:val="000000"/>
          <w:sz w:val="24"/>
          <w:szCs w:val="24"/>
        </w:rPr>
        <w:t>with a</w:t>
      </w:r>
      <w:r>
        <w:rPr>
          <w:rFonts w:asciiTheme="minorHAnsi" w:hAnsiTheme="minorHAnsi" w:cstheme="minorHAnsi"/>
          <w:b/>
          <w:bCs/>
          <w:color w:val="000000"/>
          <w:sz w:val="24"/>
          <w:szCs w:val="24"/>
        </w:rPr>
        <w:t xml:space="preserve"> data-driven production</w:t>
      </w:r>
      <w:r>
        <w:rPr>
          <w:rFonts w:hint="eastAsia" w:asciiTheme="minorHAnsi" w:hAnsiTheme="minorHAnsi" w:cstheme="minorHAnsi"/>
          <w:b/>
          <w:bCs/>
          <w:color w:val="000000"/>
          <w:sz w:val="24"/>
          <w:szCs w:val="24"/>
        </w:rPr>
        <w:t xml:space="preserve"> process</w:t>
      </w:r>
      <w:r>
        <w:rPr>
          <w:rFonts w:asciiTheme="minorHAnsi" w:hAnsiTheme="minorHAnsi" w:cstheme="minorHAnsi"/>
          <w:b/>
          <w:bCs/>
          <w:color w:val="000000"/>
          <w:sz w:val="24"/>
          <w:szCs w:val="24"/>
        </w:rPr>
        <w:t>, online design, order</w:t>
      </w:r>
      <w:r>
        <w:rPr>
          <w:rFonts w:hint="eastAsia" w:asciiTheme="minorHAnsi" w:hAnsiTheme="minorHAnsi" w:cstheme="minorHAnsi"/>
          <w:b/>
          <w:bCs/>
          <w:color w:val="000000"/>
          <w:sz w:val="24"/>
          <w:szCs w:val="24"/>
        </w:rPr>
        <w:t>-taking</w:t>
      </w:r>
      <w:r>
        <w:rPr>
          <w:rFonts w:asciiTheme="minorHAnsi" w:hAnsiTheme="minorHAnsi" w:cstheme="minorHAnsi"/>
          <w:b/>
          <w:bCs/>
          <w:color w:val="000000"/>
          <w:sz w:val="24"/>
          <w:szCs w:val="24"/>
        </w:rPr>
        <w:t>, customization data transmission are all digital</w:t>
      </w:r>
      <w:r>
        <w:rPr>
          <w:rFonts w:hint="eastAsia" w:asciiTheme="minorHAnsi" w:hAnsiTheme="minorHAnsi" w:cstheme="minorHAnsi"/>
          <w:b/>
          <w:bCs/>
          <w:color w:val="000000"/>
          <w:sz w:val="24"/>
          <w:szCs w:val="24"/>
        </w:rPr>
        <w:t>ized</w:t>
      </w:r>
      <w:r>
        <w:rPr>
          <w:rFonts w:asciiTheme="minorHAnsi" w:hAnsiTheme="minorHAnsi" w:cstheme="minorHAnsi"/>
          <w:b/>
          <w:bCs/>
          <w:color w:val="000000"/>
          <w:sz w:val="24"/>
          <w:szCs w:val="24"/>
        </w:rPr>
        <w:t>, forming an operating system of demand data collection, demand data to production data transformation, smart research and development and design, smart production scheduling, smart automatic typography, data-driven value chain collaboration, data-driven production and execution, data-driven quality assurance, data - driven logistics distribution, data - driven customer service, and fully digital customer service. As shown in Figure 2.13, the RFID-based smart production line greatly improves the efficiency of industrialization, shortens the production cycle to 7 working days while the personalized manufacturing costs are only 10% higher than those of the mass manufacturing, truly realizing the mass customization of personalized products. Everyone will be able to afford custom</w:t>
      </w:r>
      <w:r>
        <w:rPr>
          <w:rFonts w:hint="eastAsia" w:asciiTheme="minorHAnsi" w:hAnsiTheme="minorHAnsi" w:cstheme="minorHAnsi"/>
          <w:b/>
          <w:bCs/>
          <w:color w:val="000000"/>
          <w:sz w:val="24"/>
          <w:szCs w:val="24"/>
        </w:rPr>
        <w:t>ized</w:t>
      </w:r>
      <w:r>
        <w:rPr>
          <w:rFonts w:asciiTheme="minorHAnsi" w:hAnsiTheme="minorHAnsi" w:cstheme="minorHAnsi"/>
          <w:b/>
          <w:bCs/>
          <w:color w:val="000000"/>
          <w:sz w:val="24"/>
          <w:szCs w:val="24"/>
        </w:rPr>
        <w:t xml:space="preserve"> clothing.</w:t>
      </w:r>
    </w:p>
    <w:p>
      <w:pPr>
        <w:jc w:val="center"/>
        <w:rPr>
          <w:rFonts w:asciiTheme="minorHAnsi" w:hAnsiTheme="minorHAnsi" w:cstheme="minorHAnsi"/>
          <w:b/>
          <w:bCs/>
          <w:color w:val="000000"/>
        </w:rPr>
      </w:pPr>
      <w:r>
        <w:rPr>
          <w:rFonts w:asciiTheme="minorHAnsi" w:hAnsiTheme="minorHAnsi" w:cstheme="minorHAnsi"/>
          <w:b/>
          <w:bCs/>
          <w:color w:val="000000"/>
        </w:rPr>
        <w:drawing>
          <wp:inline distT="0" distB="0" distL="0" distR="0">
            <wp:extent cx="5048250" cy="268605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noChangeArrowheads="1"/>
                    </pic:cNvPicPr>
                  </pic:nvPicPr>
                  <pic:blipFill>
                    <a:blip r:embed="rId23" cstate="print"/>
                    <a:srcRect/>
                    <a:stretch>
                      <a:fillRect/>
                    </a:stretch>
                  </pic:blipFill>
                  <pic:spPr>
                    <a:xfrm>
                      <a:off x="0" y="0"/>
                      <a:ext cx="5048250" cy="2686050"/>
                    </a:xfrm>
                    <a:prstGeom prst="rect">
                      <a:avLst/>
                    </a:prstGeom>
                    <a:noFill/>
                    <a:ln w="9525">
                      <a:noFill/>
                      <a:miter lim="800000"/>
                      <a:headEnd/>
                      <a:tailEnd/>
                    </a:ln>
                  </pic:spPr>
                </pic:pic>
              </a:graphicData>
            </a:graphic>
          </wp:inline>
        </w:drawing>
      </w:r>
    </w:p>
    <w:p>
      <w:pPr>
        <w:jc w:val="center"/>
        <w:rPr>
          <w:rFonts w:asciiTheme="minorHAnsi" w:hAnsiTheme="minorHAnsi" w:cstheme="minorHAnsi"/>
          <w:b/>
          <w:bCs/>
          <w:color w:val="000000"/>
        </w:rPr>
      </w:pPr>
      <w:r>
        <w:rPr>
          <w:rFonts w:asciiTheme="minorHAnsi" w:hAnsiTheme="minorHAnsi" w:cstheme="minorHAnsi"/>
          <w:b/>
          <w:bCs/>
          <w:color w:val="000000"/>
        </w:rPr>
        <w:t>Figure 2.13 RFID-based intelligent production line structure diagram</w:t>
      </w:r>
    </w:p>
    <w:p>
      <w:pPr>
        <w:jc w:val="center"/>
        <w:rPr>
          <w:rFonts w:asciiTheme="minorHAnsi" w:hAnsiTheme="minorHAnsi" w:cstheme="minorHAnsi"/>
          <w:b/>
          <w:bCs/>
          <w:color w:val="000000"/>
        </w:rPr>
      </w:pPr>
      <w:r>
        <w:rPr>
          <w:rFonts w:asciiTheme="minorHAnsi" w:hAnsiTheme="minorHAnsi" w:cstheme="minorHAnsi"/>
          <w:b/>
          <w:bCs/>
          <w:color w:val="000000"/>
        </w:rPr>
        <w:t>Figure Text</w:t>
      </w:r>
      <w:r>
        <w:rPr>
          <w:rFonts w:hint="eastAsia" w:asciiTheme="minorHAnsi" w:hAnsiTheme="minorHAnsi" w:cstheme="minorHAnsi"/>
          <w:b/>
          <w:bCs/>
          <w:color w:val="000000"/>
        </w:rPr>
        <w:t xml:space="preserve"> in picture on top</w:t>
      </w:r>
      <w:r>
        <w:rPr>
          <w:rFonts w:asciiTheme="minorHAnsi" w:hAnsiTheme="minorHAnsi" w:cstheme="minorHAnsi"/>
          <w:b/>
          <w:bCs/>
          <w:color w:val="000000"/>
        </w:rPr>
        <w:t>:</w:t>
      </w:r>
      <w:r>
        <w:rPr>
          <w:rFonts w:hint="eastAsia" w:asciiTheme="minorHAnsi" w:hAnsiTheme="minorHAnsi" w:cstheme="minorHAnsi"/>
          <w:b/>
          <w:bCs/>
          <w:color w:val="000000"/>
        </w:rPr>
        <w:t xml:space="preserve"> </w:t>
      </w:r>
      <w:r>
        <w:rPr>
          <w:rFonts w:asciiTheme="minorHAnsi" w:hAnsiTheme="minorHAnsi" w:cstheme="minorHAnsi"/>
          <w:b/>
          <w:bCs/>
          <w:color w:val="000000"/>
        </w:rPr>
        <w:t>ERP System/PLM System/CAD System</w:t>
      </w:r>
    </w:p>
    <w:p>
      <w:pPr>
        <w:jc w:val="center"/>
        <w:rPr>
          <w:rFonts w:asciiTheme="minorHAnsi" w:hAnsiTheme="minorHAnsi" w:cstheme="minorHAnsi"/>
          <w:b/>
          <w:bCs/>
          <w:color w:val="000000"/>
        </w:rPr>
      </w:pPr>
      <w:r>
        <w:rPr>
          <w:rFonts w:asciiTheme="minorHAnsi" w:hAnsiTheme="minorHAnsi" w:cstheme="minorHAnsi"/>
          <w:b/>
          <w:bCs/>
          <w:color w:val="000000"/>
        </w:rPr>
        <w:t>Manufacturing Execution System (MES)</w:t>
      </w:r>
    </w:p>
    <w:p>
      <w:pPr>
        <w:jc w:val="center"/>
        <w:rPr>
          <w:rFonts w:asciiTheme="minorHAnsi" w:hAnsiTheme="minorHAnsi" w:cstheme="minorHAnsi"/>
          <w:b/>
          <w:bCs/>
          <w:color w:val="000000"/>
        </w:rPr>
      </w:pPr>
      <w:r>
        <w:rPr>
          <w:rFonts w:asciiTheme="minorHAnsi" w:hAnsiTheme="minorHAnsi" w:cstheme="minorHAnsi"/>
          <w:b/>
          <w:bCs/>
          <w:color w:val="000000"/>
        </w:rPr>
        <w:t>Figure Text</w:t>
      </w:r>
      <w:r>
        <w:rPr>
          <w:rFonts w:hint="eastAsia" w:asciiTheme="minorHAnsi" w:hAnsiTheme="minorHAnsi" w:cstheme="minorHAnsi"/>
          <w:b/>
          <w:bCs/>
          <w:color w:val="000000"/>
        </w:rPr>
        <w:t xml:space="preserve"> in picture on the left</w:t>
      </w:r>
      <w:r>
        <w:rPr>
          <w:rFonts w:asciiTheme="minorHAnsi" w:hAnsiTheme="minorHAnsi" w:cstheme="minorHAnsi"/>
          <w:b/>
          <w:bCs/>
          <w:color w:val="000000"/>
        </w:rPr>
        <w:t xml:space="preserve"> </w:t>
      </w:r>
      <w:r>
        <w:rPr>
          <w:rFonts w:hint="eastAsia" w:asciiTheme="minorHAnsi" w:hAnsiTheme="minorHAnsi" w:cstheme="minorHAnsi"/>
          <w:b/>
          <w:bCs/>
          <w:color w:val="000000"/>
        </w:rPr>
        <w:t xml:space="preserve">: </w:t>
      </w:r>
      <w:r>
        <w:rPr>
          <w:rFonts w:asciiTheme="minorHAnsi" w:hAnsiTheme="minorHAnsi" w:cstheme="minorHAnsi"/>
          <w:b/>
          <w:bCs/>
          <w:color w:val="000000"/>
        </w:rPr>
        <w:t>CAD Design System/Automatic tailoring system/Automatic tailoring system/Plate-making and Drawing/label printer/bundling and labeling</w:t>
      </w:r>
    </w:p>
    <w:p>
      <w:pPr>
        <w:jc w:val="center"/>
        <w:rPr>
          <w:rFonts w:asciiTheme="minorHAnsi" w:hAnsiTheme="minorHAnsi" w:cstheme="minorHAnsi"/>
          <w:b/>
          <w:bCs/>
          <w:color w:val="000000"/>
        </w:rPr>
      </w:pPr>
      <w:r>
        <w:rPr>
          <w:rFonts w:asciiTheme="minorHAnsi" w:hAnsiTheme="minorHAnsi" w:cstheme="minorHAnsi"/>
          <w:b/>
          <w:bCs/>
          <w:color w:val="000000"/>
        </w:rPr>
        <w:t>Figure Text</w:t>
      </w:r>
      <w:r>
        <w:rPr>
          <w:rFonts w:hint="eastAsia" w:asciiTheme="minorHAnsi" w:hAnsiTheme="minorHAnsi" w:cstheme="minorHAnsi"/>
          <w:b/>
          <w:bCs/>
          <w:color w:val="000000"/>
        </w:rPr>
        <w:t xml:space="preserve"> in picture on the right</w:t>
      </w:r>
      <w:r>
        <w:rPr>
          <w:rFonts w:asciiTheme="minorHAnsi" w:hAnsiTheme="minorHAnsi" w:cstheme="minorHAnsi"/>
          <w:b/>
          <w:bCs/>
          <w:color w:val="000000"/>
        </w:rPr>
        <w:t xml:space="preserve"> </w:t>
      </w:r>
      <w:r>
        <w:rPr>
          <w:rFonts w:hint="eastAsia" w:asciiTheme="minorHAnsi" w:hAnsiTheme="minorHAnsi" w:cstheme="minorHAnsi"/>
          <w:b/>
          <w:bCs/>
          <w:color w:val="000000"/>
        </w:rPr>
        <w:t xml:space="preserve">: </w:t>
      </w:r>
      <w:r>
        <w:rPr>
          <w:rFonts w:asciiTheme="minorHAnsi" w:hAnsiTheme="minorHAnsi" w:cstheme="minorHAnsi"/>
          <w:b/>
          <w:bCs/>
          <w:color w:val="000000"/>
        </w:rPr>
        <w:t>Console/Transmission Pipeline Operation</w:t>
      </w:r>
    </w:p>
    <w:p>
      <w:pPr>
        <w:jc w:val="center"/>
        <w:rPr>
          <w:rFonts w:asciiTheme="minorHAnsi" w:hAnsiTheme="minorHAnsi" w:cstheme="minorHAnsi"/>
          <w:b/>
          <w:bCs/>
          <w:color w:val="000000"/>
        </w:rPr>
      </w:pPr>
      <w:r>
        <w:rPr>
          <w:rFonts w:hint="eastAsia" w:asciiTheme="minorHAnsi" w:hAnsiTheme="minorHAnsi" w:cstheme="minorHAnsi"/>
          <w:b/>
          <w:bCs/>
          <w:color w:val="000000"/>
        </w:rPr>
        <w:t xml:space="preserve">One reader will be installed in every work </w:t>
      </w:r>
      <w:r>
        <w:rPr>
          <w:rFonts w:asciiTheme="minorHAnsi" w:hAnsiTheme="minorHAnsi" w:cstheme="minorHAnsi"/>
          <w:b/>
          <w:bCs/>
          <w:color w:val="000000"/>
        </w:rPr>
        <w:t>position</w:t>
      </w:r>
      <w:r>
        <w:rPr>
          <w:rFonts w:hint="eastAsia" w:asciiTheme="minorHAnsi" w:hAnsiTheme="minorHAnsi" w:cstheme="minorHAnsi"/>
          <w:b/>
          <w:bCs/>
          <w:color w:val="000000"/>
        </w:rPr>
        <w:t xml:space="preserve"> </w:t>
      </w:r>
    </w:p>
    <w:p>
      <w:pPr>
        <w:pStyle w:val="4"/>
        <w:rPr>
          <w:rFonts w:asciiTheme="minorHAnsi" w:hAnsiTheme="minorHAnsi" w:cstheme="minorHAnsi"/>
          <w:color w:val="000000"/>
          <w:sz w:val="28"/>
          <w:szCs w:val="28"/>
        </w:rPr>
      </w:pPr>
      <w:bookmarkStart w:id="321" w:name="_Toc5168"/>
      <w:bookmarkStart w:id="322" w:name="_Toc2307"/>
      <w:bookmarkStart w:id="323" w:name="_Toc484560862"/>
      <w:bookmarkStart w:id="324" w:name="_Toc16814"/>
      <w:bookmarkStart w:id="325" w:name="_Toc10164"/>
      <w:bookmarkStart w:id="326" w:name="_Toc19230"/>
      <w:bookmarkStart w:id="327" w:name="_Toc8855"/>
      <w:bookmarkStart w:id="328" w:name="_Toc30623"/>
      <w:bookmarkStart w:id="329" w:name="_Toc485064683"/>
      <w:bookmarkStart w:id="330" w:name="_Toc21940"/>
      <w:bookmarkStart w:id="331" w:name="_Toc2393"/>
      <w:bookmarkStart w:id="332" w:name="_Toc31607"/>
      <w:bookmarkStart w:id="333" w:name="_Toc2003"/>
      <w:r>
        <w:rPr>
          <w:rFonts w:asciiTheme="minorHAnsi" w:hAnsiTheme="minorHAnsi" w:cstheme="minorHAnsi"/>
          <w:color w:val="000000"/>
          <w:sz w:val="28"/>
          <w:szCs w:val="28"/>
        </w:rPr>
        <w:t>2.4.3</w:t>
      </w:r>
      <w:bookmarkEnd w:id="321"/>
      <w:bookmarkEnd w:id="322"/>
      <w:bookmarkEnd w:id="323"/>
      <w:bookmarkEnd w:id="324"/>
      <w:bookmarkEnd w:id="325"/>
      <w:bookmarkEnd w:id="326"/>
      <w:bookmarkEnd w:id="327"/>
      <w:bookmarkEnd w:id="328"/>
      <w:bookmarkEnd w:id="329"/>
      <w:bookmarkEnd w:id="330"/>
      <w:bookmarkEnd w:id="331"/>
      <w:bookmarkEnd w:id="332"/>
      <w:r>
        <w:rPr>
          <w:rFonts w:asciiTheme="minorHAnsi" w:hAnsiTheme="minorHAnsi" w:cstheme="minorHAnsi"/>
          <w:color w:val="000000"/>
          <w:sz w:val="28"/>
          <w:szCs w:val="28"/>
        </w:rPr>
        <w:t xml:space="preserve"> </w:t>
      </w:r>
      <w:r>
        <w:rPr>
          <w:rFonts w:hint="eastAsia" w:asciiTheme="minorHAnsi" w:hAnsiTheme="minorHAnsi" w:cstheme="minorHAnsi"/>
          <w:color w:val="000000"/>
          <w:sz w:val="28"/>
          <w:szCs w:val="28"/>
        </w:rPr>
        <w:t>Smart</w:t>
      </w:r>
      <w:r>
        <w:rPr>
          <w:rFonts w:asciiTheme="minorHAnsi" w:hAnsiTheme="minorHAnsi" w:cstheme="minorHAnsi"/>
          <w:color w:val="000000"/>
          <w:sz w:val="28"/>
          <w:szCs w:val="28"/>
        </w:rPr>
        <w:t xml:space="preserve"> Logistics &amp; Warehousing Solution for the Apparel Industry</w:t>
      </w:r>
      <w:bookmarkEnd w:id="333"/>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The apparel industry logistics has the following characteristics: diverse management objects, </w:t>
      </w:r>
      <w:r>
        <w:rPr>
          <w:rFonts w:hint="eastAsia" w:asciiTheme="minorHAnsi" w:hAnsiTheme="minorHAnsi" w:cstheme="minorHAnsi"/>
          <w:b/>
          <w:bCs/>
          <w:color w:val="000000"/>
          <w:sz w:val="24"/>
          <w:szCs w:val="24"/>
        </w:rPr>
        <w:t>various</w:t>
      </w:r>
      <w:r>
        <w:rPr>
          <w:rFonts w:asciiTheme="minorHAnsi" w:hAnsiTheme="minorHAnsi" w:cstheme="minorHAnsi"/>
          <w:b/>
          <w:bCs/>
          <w:color w:val="000000"/>
          <w:sz w:val="24"/>
          <w:szCs w:val="24"/>
        </w:rPr>
        <w:t xml:space="preserve"> brands, </w:t>
      </w:r>
      <w:r>
        <w:rPr>
          <w:rFonts w:hint="eastAsia" w:asciiTheme="minorHAnsi" w:hAnsiTheme="minorHAnsi" w:cstheme="minorHAnsi"/>
          <w:b/>
          <w:bCs/>
          <w:color w:val="000000"/>
          <w:sz w:val="24"/>
          <w:szCs w:val="24"/>
        </w:rPr>
        <w:t xml:space="preserve">diverse </w:t>
      </w:r>
      <w:r>
        <w:rPr>
          <w:rFonts w:asciiTheme="minorHAnsi" w:hAnsiTheme="minorHAnsi" w:cstheme="minorHAnsi"/>
          <w:b/>
          <w:bCs/>
          <w:color w:val="000000"/>
          <w:sz w:val="24"/>
          <w:szCs w:val="24"/>
        </w:rPr>
        <w:t xml:space="preserve">types, </w:t>
      </w:r>
      <w:r>
        <w:rPr>
          <w:rFonts w:hint="eastAsia" w:asciiTheme="minorHAnsi" w:hAnsiTheme="minorHAnsi" w:cstheme="minorHAnsi"/>
          <w:b/>
          <w:bCs/>
          <w:color w:val="000000"/>
          <w:sz w:val="24"/>
          <w:szCs w:val="24"/>
        </w:rPr>
        <w:t>many</w:t>
      </w:r>
      <w:r>
        <w:rPr>
          <w:rFonts w:asciiTheme="minorHAnsi" w:hAnsiTheme="minorHAnsi" w:cstheme="minorHAnsi"/>
          <w:b/>
          <w:bCs/>
          <w:color w:val="000000"/>
          <w:sz w:val="24"/>
          <w:szCs w:val="24"/>
        </w:rPr>
        <w:t xml:space="preserve"> SKUs (Stock Keeping Unit); diverse sales models, complex logistics channels, generally including “online + offline” model and “direct</w:t>
      </w:r>
      <w:r>
        <w:rPr>
          <w:rFonts w:hint="eastAsia" w:asciiTheme="minorHAnsi" w:hAnsiTheme="minorHAnsi" w:cstheme="minorHAnsi"/>
          <w:b/>
          <w:bCs/>
          <w:color w:val="000000"/>
          <w:sz w:val="24"/>
          <w:szCs w:val="24"/>
        </w:rPr>
        <w:t>ly managed stores</w:t>
      </w:r>
      <w:r>
        <w:rPr>
          <w:rFonts w:asciiTheme="minorHAnsi" w:hAnsiTheme="minorHAnsi" w:cstheme="minorHAnsi"/>
          <w:b/>
          <w:bCs/>
          <w:color w:val="000000"/>
          <w:sz w:val="24"/>
          <w:szCs w:val="24"/>
        </w:rPr>
        <w:t xml:space="preserve"> + franchise</w:t>
      </w:r>
      <w:r>
        <w:rPr>
          <w:rFonts w:hint="eastAsia" w:asciiTheme="minorHAnsi" w:hAnsiTheme="minorHAnsi" w:cstheme="minorHAnsi"/>
          <w:b/>
          <w:bCs/>
          <w:color w:val="000000"/>
          <w:sz w:val="24"/>
          <w:szCs w:val="24"/>
        </w:rPr>
        <w:t>s</w:t>
      </w:r>
      <w:r>
        <w:rPr>
          <w:rFonts w:asciiTheme="minorHAnsi" w:hAnsiTheme="minorHAnsi" w:cstheme="minorHAnsi"/>
          <w:b/>
          <w:bCs/>
          <w:color w:val="000000"/>
          <w:sz w:val="24"/>
          <w:szCs w:val="24"/>
        </w:rPr>
        <w:t xml:space="preserve"> + agent</w:t>
      </w:r>
      <w:r>
        <w:rPr>
          <w:rFonts w:hint="eastAsia" w:asciiTheme="minorHAnsi" w:hAnsiTheme="minorHAnsi" w:cstheme="minorHAnsi"/>
          <w:b/>
          <w:bCs/>
          <w:color w:val="000000"/>
          <w:sz w:val="24"/>
          <w:szCs w:val="24"/>
        </w:rPr>
        <w:t>s</w:t>
      </w:r>
      <w:r>
        <w:rPr>
          <w:rFonts w:asciiTheme="minorHAnsi" w:hAnsiTheme="minorHAnsi" w:cstheme="minorHAnsi"/>
          <w:b/>
          <w:bCs/>
          <w:color w:val="000000"/>
          <w:sz w:val="24"/>
          <w:szCs w:val="24"/>
        </w:rPr>
        <w:t>” model; strong seasonality, rapid logistics response required, different products for spring、summer、 autumn and winter, short product life cycle, usually 2-3 months; difficult inventory control, long production and marketing chain, many sections, multi-level segmented inventory, generally including factory inventory, headquarters inventory and channel inventory; multi-stage network for logistics and distribution, including Headquarters logistics distribution, branch logistics distribution and agent logistics distribution.</w:t>
      </w:r>
    </w:p>
    <w:p>
      <w:pPr>
        <w:ind w:firstLine="482" w:firstLineChars="200"/>
        <w:jc w:val="both"/>
        <w:rPr>
          <w:rFonts w:asciiTheme="minorHAnsi" w:hAnsiTheme="minorHAnsi" w:cstheme="minorHAnsi"/>
          <w:b/>
          <w:bCs/>
          <w:color w:val="000000"/>
        </w:rPr>
      </w:pPr>
      <w:r>
        <w:rPr>
          <w:rFonts w:asciiTheme="minorHAnsi" w:hAnsiTheme="minorHAnsi" w:cstheme="minorHAnsi"/>
          <w:b/>
          <w:bCs/>
          <w:color w:val="000000"/>
          <w:sz w:val="24"/>
          <w:szCs w:val="24"/>
        </w:rPr>
        <w:t>The apparel logistics network is a three-tier separated network where a variety of logistics channels coexist, usually with a model of raw materials and accessories distribution + finished product distribution + terminal distribution by factor</w:t>
      </w:r>
      <w:r>
        <w:rPr>
          <w:rFonts w:hint="eastAsia" w:asciiTheme="minorHAnsi" w:hAnsiTheme="minorHAnsi" w:cstheme="minorHAnsi"/>
          <w:b/>
          <w:bCs/>
          <w:color w:val="000000"/>
          <w:sz w:val="24"/>
          <w:szCs w:val="24"/>
        </w:rPr>
        <w:t>ies</w:t>
      </w:r>
      <w:r>
        <w:rPr>
          <w:rFonts w:asciiTheme="minorHAnsi" w:hAnsiTheme="minorHAnsi" w:cstheme="minorHAnsi"/>
          <w:b/>
          <w:bCs/>
          <w:color w:val="000000"/>
          <w:sz w:val="24"/>
          <w:szCs w:val="24"/>
        </w:rPr>
        <w:t xml:space="preserve"> + headquarters + subsidiaries</w:t>
      </w:r>
      <w:r>
        <w:rPr>
          <w:rFonts w:hint="eastAsia" w:asciiTheme="minorHAnsi" w:hAnsiTheme="minorHAnsi" w:cstheme="minorHAnsi"/>
          <w:b/>
          <w:bCs/>
          <w:color w:val="000000"/>
          <w:sz w:val="24"/>
          <w:szCs w:val="24"/>
        </w:rPr>
        <w:t xml:space="preserve"> </w:t>
      </w:r>
      <w:r>
        <w:rPr>
          <w:rFonts w:asciiTheme="minorHAnsi" w:hAnsiTheme="minorHAnsi" w:cstheme="minorHAnsi"/>
          <w:b/>
          <w:bCs/>
          <w:color w:val="000000"/>
          <w:sz w:val="24"/>
          <w:szCs w:val="24"/>
        </w:rPr>
        <w:t xml:space="preserve">. The types of </w:t>
      </w:r>
      <w:r>
        <w:rPr>
          <w:rFonts w:hint="eastAsia" w:asciiTheme="minorHAnsi" w:hAnsiTheme="minorHAnsi" w:cstheme="minorHAnsi"/>
          <w:b/>
          <w:bCs/>
          <w:color w:val="000000"/>
          <w:sz w:val="24"/>
          <w:szCs w:val="24"/>
        </w:rPr>
        <w:t>business operation</w:t>
      </w:r>
      <w:r>
        <w:rPr>
          <w:rFonts w:asciiTheme="minorHAnsi" w:hAnsiTheme="minorHAnsi" w:cstheme="minorHAnsi"/>
          <w:b/>
          <w:bCs/>
          <w:color w:val="000000"/>
          <w:sz w:val="24"/>
          <w:szCs w:val="24"/>
        </w:rPr>
        <w:t xml:space="preserve"> include wholesale, retail, e–commerce and group purchase</w:t>
      </w:r>
      <w:r>
        <w:rPr>
          <w:rFonts w:hint="eastAsia" w:asciiTheme="minorHAnsi" w:hAnsiTheme="minorHAnsi" w:cstheme="minorHAnsi"/>
          <w:b/>
          <w:bCs/>
          <w:color w:val="000000"/>
          <w:sz w:val="24"/>
          <w:szCs w:val="24"/>
        </w:rPr>
        <w:t>.</w:t>
      </w:r>
      <w:r>
        <w:rPr>
          <w:rFonts w:asciiTheme="minorHAnsi" w:hAnsiTheme="minorHAnsi" w:cstheme="minorHAnsi"/>
          <w:b/>
          <w:bCs/>
          <w:color w:val="000000"/>
          <w:sz w:val="24"/>
          <w:szCs w:val="24"/>
        </w:rPr>
        <w:t xml:space="preserve"> </w:t>
      </w:r>
      <w:r>
        <w:rPr>
          <w:rFonts w:hint="eastAsia" w:asciiTheme="minorHAnsi" w:hAnsiTheme="minorHAnsi" w:cstheme="minorHAnsi"/>
          <w:b/>
          <w:bCs/>
          <w:color w:val="000000"/>
          <w:sz w:val="24"/>
          <w:szCs w:val="24"/>
        </w:rPr>
        <w:t>T</w:t>
      </w:r>
      <w:r>
        <w:rPr>
          <w:rFonts w:asciiTheme="minorHAnsi" w:hAnsiTheme="minorHAnsi" w:cstheme="minorHAnsi"/>
          <w:b/>
          <w:bCs/>
          <w:color w:val="000000"/>
          <w:sz w:val="24"/>
          <w:szCs w:val="24"/>
        </w:rPr>
        <w:t xml:space="preserve">he products include different logistics channels of various brands. The logistics problems are as follows: long logistics channel, the overall logistics channel </w:t>
      </w:r>
      <w:r>
        <w:rPr>
          <w:rFonts w:hint="eastAsia" w:asciiTheme="minorHAnsi" w:hAnsiTheme="minorHAnsi" w:cstheme="minorHAnsi"/>
          <w:b/>
          <w:bCs/>
          <w:color w:val="000000"/>
          <w:sz w:val="24"/>
          <w:szCs w:val="24"/>
        </w:rPr>
        <w:t>includes</w:t>
      </w:r>
      <w:r>
        <w:rPr>
          <w:rFonts w:asciiTheme="minorHAnsi" w:hAnsiTheme="minorHAnsi" w:cstheme="minorHAnsi"/>
          <w:b/>
          <w:bCs/>
          <w:color w:val="000000"/>
          <w:sz w:val="24"/>
          <w:szCs w:val="24"/>
        </w:rPr>
        <w:t xml:space="preserve"> factory warehouse -</w:t>
      </w:r>
      <w:r>
        <w:rPr>
          <w:rFonts w:hint="eastAsia" w:asciiTheme="minorHAnsi" w:hAnsiTheme="minorHAnsi" w:cstheme="minorHAnsi"/>
          <w:b/>
          <w:bCs/>
          <w:color w:val="000000"/>
          <w:sz w:val="24"/>
          <w:szCs w:val="24"/>
        </w:rPr>
        <w:t>-</w:t>
      </w:r>
      <w:r>
        <w:rPr>
          <w:rFonts w:asciiTheme="minorHAnsi" w:hAnsiTheme="minorHAnsi" w:cstheme="minorHAnsi"/>
          <w:b/>
          <w:bCs/>
          <w:color w:val="000000"/>
          <w:sz w:val="24"/>
          <w:szCs w:val="24"/>
        </w:rPr>
        <w:t xml:space="preserve"> headquarter warehouse -</w:t>
      </w:r>
      <w:r>
        <w:rPr>
          <w:rFonts w:hint="eastAsia" w:asciiTheme="minorHAnsi" w:hAnsiTheme="minorHAnsi" w:cstheme="minorHAnsi"/>
          <w:b/>
          <w:bCs/>
          <w:color w:val="000000"/>
          <w:sz w:val="24"/>
          <w:szCs w:val="24"/>
        </w:rPr>
        <w:t>-</w:t>
      </w:r>
      <w:r>
        <w:rPr>
          <w:rFonts w:asciiTheme="minorHAnsi" w:hAnsiTheme="minorHAnsi" w:cstheme="minorHAnsi"/>
          <w:b/>
          <w:bCs/>
          <w:color w:val="000000"/>
          <w:sz w:val="24"/>
          <w:szCs w:val="24"/>
        </w:rPr>
        <w:t xml:space="preserve"> </w:t>
      </w:r>
      <w:r>
        <w:rPr>
          <w:rFonts w:hint="eastAsia" w:asciiTheme="minorHAnsi" w:hAnsiTheme="minorHAnsi" w:cstheme="minorHAnsi"/>
          <w:b/>
          <w:bCs/>
          <w:color w:val="000000"/>
          <w:sz w:val="24"/>
          <w:szCs w:val="24"/>
        </w:rPr>
        <w:t>subsidiary</w:t>
      </w:r>
      <w:r>
        <w:rPr>
          <w:rFonts w:asciiTheme="minorHAnsi" w:hAnsiTheme="minorHAnsi" w:cstheme="minorHAnsi"/>
          <w:b/>
          <w:bCs/>
          <w:color w:val="000000"/>
          <w:sz w:val="24"/>
          <w:szCs w:val="24"/>
        </w:rPr>
        <w:t xml:space="preserve"> warehouse - store or factory warehouse - headquarters warehouse – agent/dealer warehouse; high supply chain inventory, low storage efficiency, too </w:t>
      </w:r>
      <w:r>
        <w:rPr>
          <w:rFonts w:hint="eastAsia" w:asciiTheme="minorHAnsi" w:hAnsiTheme="minorHAnsi" w:cstheme="minorHAnsi"/>
          <w:b/>
          <w:bCs/>
          <w:color w:val="000000"/>
          <w:sz w:val="24"/>
          <w:szCs w:val="24"/>
        </w:rPr>
        <w:t>many</w:t>
      </w:r>
      <w:r>
        <w:rPr>
          <w:rFonts w:asciiTheme="minorHAnsi" w:hAnsiTheme="minorHAnsi" w:cstheme="minorHAnsi"/>
          <w:b/>
          <w:bCs/>
          <w:color w:val="000000"/>
          <w:sz w:val="24"/>
          <w:szCs w:val="24"/>
        </w:rPr>
        <w:t xml:space="preserve"> inventory points, the storage cycle is usually 180 days, </w:t>
      </w:r>
      <w:r>
        <w:rPr>
          <w:rFonts w:hint="eastAsia" w:asciiTheme="minorHAnsi" w:hAnsiTheme="minorHAnsi" w:cstheme="minorHAnsi"/>
          <w:b/>
          <w:bCs/>
          <w:color w:val="000000"/>
          <w:sz w:val="24"/>
          <w:szCs w:val="24"/>
        </w:rPr>
        <w:t>with</w:t>
      </w:r>
      <w:r>
        <w:rPr>
          <w:rFonts w:asciiTheme="minorHAnsi" w:hAnsiTheme="minorHAnsi" w:cstheme="minorHAnsi"/>
          <w:b/>
          <w:bCs/>
          <w:color w:val="000000"/>
          <w:sz w:val="24"/>
          <w:szCs w:val="24"/>
        </w:rPr>
        <w:t xml:space="preserve"> backward warehousing management methods and means; multi-stage transportation, complex management, the modes of transport include container shipping by the factory, distribution and transportation by the headquarters, distribution and transportation by the branch/agent, etc. Based on the above characteristics of the logistics, we put forward an </w:t>
      </w:r>
      <w:r>
        <w:rPr>
          <w:rFonts w:hint="eastAsia" w:asciiTheme="minorHAnsi" w:hAnsiTheme="minorHAnsi" w:cstheme="minorHAnsi"/>
          <w:b/>
          <w:bCs/>
          <w:color w:val="000000"/>
          <w:sz w:val="24"/>
          <w:szCs w:val="24"/>
        </w:rPr>
        <w:t>smart</w:t>
      </w:r>
      <w:r>
        <w:rPr>
          <w:rFonts w:asciiTheme="minorHAnsi" w:hAnsiTheme="minorHAnsi" w:cstheme="minorHAnsi"/>
          <w:b/>
          <w:bCs/>
          <w:color w:val="000000"/>
          <w:sz w:val="24"/>
          <w:szCs w:val="24"/>
        </w:rPr>
        <w:t xml:space="preserve"> storage solution shown in Figure 2.14.</w:t>
      </w:r>
    </w:p>
    <w:p>
      <w:pPr>
        <w:jc w:val="center"/>
        <w:rPr>
          <w:rFonts w:asciiTheme="minorHAnsi" w:hAnsiTheme="minorHAnsi" w:cstheme="minorHAnsi"/>
          <w:b/>
          <w:bCs/>
          <w:color w:val="000000"/>
        </w:rPr>
      </w:pPr>
      <w:r>
        <w:rPr>
          <w:rFonts w:asciiTheme="minorHAnsi" w:hAnsiTheme="minorHAnsi" w:cstheme="minorHAnsi"/>
          <w:b/>
          <w:bCs/>
          <w:color w:val="000000"/>
        </w:rPr>
        <w:drawing>
          <wp:inline distT="0" distB="0" distL="0" distR="0">
            <wp:extent cx="4079875" cy="2078355"/>
            <wp:effectExtent l="0" t="0" r="15875" b="1714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noChangeArrowheads="1"/>
                    </pic:cNvPicPr>
                  </pic:nvPicPr>
                  <pic:blipFill>
                    <a:blip r:embed="rId24" cstate="print"/>
                    <a:srcRect/>
                    <a:stretch>
                      <a:fillRect/>
                    </a:stretch>
                  </pic:blipFill>
                  <pic:spPr>
                    <a:xfrm>
                      <a:off x="0" y="0"/>
                      <a:ext cx="4079875" cy="2078355"/>
                    </a:xfrm>
                    <a:prstGeom prst="rect">
                      <a:avLst/>
                    </a:prstGeom>
                    <a:noFill/>
                    <a:ln w="9525">
                      <a:noFill/>
                      <a:miter lim="800000"/>
                      <a:headEnd/>
                      <a:tailEnd/>
                    </a:ln>
                    <a:effectLst/>
                  </pic:spPr>
                </pic:pic>
              </a:graphicData>
            </a:graphic>
          </wp:inline>
        </w:drawing>
      </w:r>
    </w:p>
    <w:p>
      <w:pPr>
        <w:jc w:val="center"/>
        <w:rPr>
          <w:rFonts w:asciiTheme="minorHAnsi" w:hAnsiTheme="minorHAnsi" w:cstheme="minorHAnsi"/>
          <w:b/>
          <w:bCs/>
          <w:color w:val="000000"/>
        </w:rPr>
      </w:pPr>
      <w:r>
        <w:rPr>
          <w:rFonts w:asciiTheme="minorHAnsi" w:hAnsiTheme="minorHAnsi" w:cstheme="minorHAnsi"/>
          <w:b/>
          <w:bCs/>
          <w:color w:val="000000"/>
        </w:rPr>
        <w:t>Figure 2.14 intelligent warehousing solution</w:t>
      </w:r>
    </w:p>
    <w:p>
      <w:pPr>
        <w:jc w:val="center"/>
        <w:rPr>
          <w:rFonts w:asciiTheme="minorHAnsi" w:hAnsiTheme="minorHAnsi" w:cstheme="minorHAnsi"/>
          <w:b/>
          <w:bCs/>
          <w:color w:val="000000"/>
        </w:rPr>
      </w:pPr>
      <w:r>
        <w:rPr>
          <w:rFonts w:asciiTheme="minorHAnsi" w:hAnsiTheme="minorHAnsi" w:cstheme="minorHAnsi"/>
          <w:b/>
          <w:bCs/>
          <w:color w:val="000000"/>
        </w:rPr>
        <w:t>Figure Text: Intelligent Implementation Plan</w:t>
      </w:r>
    </w:p>
    <w:p>
      <w:pPr>
        <w:jc w:val="center"/>
        <w:rPr>
          <w:rFonts w:asciiTheme="minorHAnsi" w:hAnsiTheme="minorHAnsi" w:cstheme="minorHAnsi"/>
          <w:b/>
          <w:bCs/>
          <w:color w:val="000000"/>
        </w:rPr>
      </w:pPr>
      <w:r>
        <w:rPr>
          <w:rFonts w:asciiTheme="minorHAnsi" w:hAnsiTheme="minorHAnsi" w:cstheme="minorHAnsi"/>
          <w:b/>
          <w:bCs/>
          <w:color w:val="000000"/>
        </w:rPr>
        <w:t xml:space="preserve">Stock - In – SKU management: channel machine scanning, no need </w:t>
      </w:r>
      <w:r>
        <w:rPr>
          <w:rFonts w:hint="eastAsia" w:asciiTheme="minorHAnsi" w:hAnsiTheme="minorHAnsi" w:cstheme="minorHAnsi"/>
          <w:b/>
          <w:bCs/>
          <w:color w:val="000000"/>
        </w:rPr>
        <w:t>of</w:t>
      </w:r>
      <w:r>
        <w:rPr>
          <w:rFonts w:asciiTheme="minorHAnsi" w:hAnsiTheme="minorHAnsi" w:cstheme="minorHAnsi"/>
          <w:b/>
          <w:bCs/>
          <w:color w:val="000000"/>
        </w:rPr>
        <w:t xml:space="preserve"> devanning, comparing to the receiving sheet, checking the quantity and model of the goods, conducting manual intervention and error correction; FCL management: entry RFID reader scanning, no need </w:t>
      </w:r>
      <w:r>
        <w:rPr>
          <w:rFonts w:hint="eastAsia" w:asciiTheme="minorHAnsi" w:hAnsiTheme="minorHAnsi" w:cstheme="minorHAnsi"/>
          <w:b/>
          <w:bCs/>
          <w:color w:val="000000"/>
        </w:rPr>
        <w:t>of</w:t>
      </w:r>
      <w:r>
        <w:rPr>
          <w:rFonts w:asciiTheme="minorHAnsi" w:hAnsiTheme="minorHAnsi" w:cstheme="minorHAnsi"/>
          <w:b/>
          <w:bCs/>
          <w:color w:val="000000"/>
        </w:rPr>
        <w:t xml:space="preserve"> devanning, comparing to the receiving sheet, checking the quantity and model of the goods, conducting manual intervention and error correction.</w:t>
      </w:r>
    </w:p>
    <w:p>
      <w:pPr>
        <w:jc w:val="center"/>
        <w:rPr>
          <w:rFonts w:asciiTheme="minorHAnsi" w:hAnsiTheme="minorHAnsi" w:cstheme="minorHAnsi"/>
          <w:b/>
          <w:bCs/>
          <w:color w:val="000000"/>
        </w:rPr>
      </w:pPr>
      <w:r>
        <w:rPr>
          <w:rFonts w:asciiTheme="minorHAnsi" w:hAnsiTheme="minorHAnsi" w:cstheme="minorHAnsi"/>
          <w:b/>
          <w:bCs/>
          <w:color w:val="000000"/>
        </w:rPr>
        <w:t>Racking – Racking: the forklift arrives at the position, PDA or forklift reader reads the warehouse position label to confirm if the position is consistent with the system, the goods are placed at designated positions.</w:t>
      </w:r>
    </w:p>
    <w:p>
      <w:pPr>
        <w:jc w:val="center"/>
        <w:rPr>
          <w:rFonts w:asciiTheme="minorHAnsi" w:hAnsiTheme="minorHAnsi" w:cstheme="minorHAnsi"/>
          <w:b/>
          <w:bCs/>
          <w:color w:val="000000"/>
        </w:rPr>
      </w:pPr>
      <w:r>
        <w:rPr>
          <w:rFonts w:asciiTheme="minorHAnsi" w:hAnsiTheme="minorHAnsi" w:cstheme="minorHAnsi"/>
          <w:b/>
          <w:bCs/>
          <w:color w:val="000000"/>
        </w:rPr>
        <w:t>Inventory taking – stocktaking: the PDA scans label information and the goods to be counted to collect information for data comparison, the difference is displayed on the PDA in real time for manual check, and the inventory information is updated to the backstage server through the PDA.</w:t>
      </w:r>
    </w:p>
    <w:p>
      <w:pPr>
        <w:jc w:val="center"/>
        <w:rPr>
          <w:rFonts w:asciiTheme="minorHAnsi" w:hAnsiTheme="minorHAnsi" w:cstheme="minorHAnsi"/>
          <w:b/>
          <w:bCs/>
          <w:color w:val="000000"/>
        </w:rPr>
      </w:pPr>
      <w:r>
        <w:rPr>
          <w:rFonts w:asciiTheme="minorHAnsi" w:hAnsiTheme="minorHAnsi" w:cstheme="minorHAnsi"/>
          <w:b/>
          <w:bCs/>
          <w:color w:val="000000"/>
        </w:rPr>
        <w:t>Stock – Out - Stock – Out: For a small amount of goods, the PDA is used to carry out the inspection before delivery, if there is an error, the reader will automatically give an alarm for timely error correction; for a large quantity of goods, the forklift transports the goods to the export, the fixed reader automatically identifies the goods to be shipped to quickly and accurately complete the inspection work, if there is an error, the reader will automatically give an alarm in a real time manner for manual intervention, the data will be updated to the background database to ensure</w:t>
      </w:r>
      <w:r>
        <w:rPr>
          <w:rFonts w:asciiTheme="minorHAnsi" w:hAnsiTheme="minorHAnsi" w:cstheme="minorHAnsi"/>
        </w:rPr>
        <w:t xml:space="preserve"> </w:t>
      </w:r>
      <w:r>
        <w:rPr>
          <w:rFonts w:asciiTheme="minorHAnsi" w:hAnsiTheme="minorHAnsi" w:cstheme="minorHAnsi"/>
          <w:b/>
          <w:bCs/>
          <w:color w:val="000000"/>
        </w:rPr>
        <w:t>the consistency between the inventory and system information; Illegal stock-out alarm: the fixed readers installed at the exports and entrances of the warehouse scan the labels of the goods to be shipped, collect goods information for feedback to the backend server, the system automatically checks the delivery sheet, if three is a mismatching, the system will identify as illegal and automatically give an alarm.</w:t>
      </w:r>
    </w:p>
    <w:p>
      <w:pPr>
        <w:jc w:val="center"/>
        <w:rPr>
          <w:rFonts w:asciiTheme="minorHAnsi" w:hAnsiTheme="minorHAnsi" w:cstheme="minorHAnsi"/>
          <w:b/>
          <w:bCs/>
          <w:color w:val="000000"/>
        </w:rPr>
      </w:pPr>
    </w:p>
    <w:p>
      <w:pPr>
        <w:pStyle w:val="4"/>
        <w:rPr>
          <w:rFonts w:asciiTheme="minorHAnsi" w:hAnsiTheme="minorHAnsi" w:cstheme="minorHAnsi"/>
          <w:color w:val="000000"/>
          <w:sz w:val="28"/>
          <w:szCs w:val="28"/>
        </w:rPr>
      </w:pPr>
      <w:bookmarkStart w:id="334" w:name="_Toc485064684"/>
      <w:bookmarkStart w:id="335" w:name="_Toc7620"/>
      <w:bookmarkStart w:id="336" w:name="_Toc10539"/>
      <w:bookmarkStart w:id="337" w:name="_Toc26680"/>
      <w:bookmarkStart w:id="338" w:name="_Toc484560863"/>
      <w:bookmarkStart w:id="339" w:name="_Toc27893"/>
      <w:bookmarkStart w:id="340" w:name="_Toc1530"/>
      <w:bookmarkStart w:id="341" w:name="_Toc17283"/>
      <w:bookmarkStart w:id="342" w:name="_Toc10350"/>
      <w:bookmarkStart w:id="343" w:name="_Toc6967"/>
      <w:bookmarkStart w:id="344" w:name="_Toc27533"/>
      <w:bookmarkStart w:id="345" w:name="_Toc23444"/>
      <w:bookmarkStart w:id="346" w:name="_Toc12880"/>
      <w:r>
        <w:rPr>
          <w:rFonts w:asciiTheme="minorHAnsi" w:hAnsiTheme="minorHAnsi" w:cstheme="minorHAnsi"/>
          <w:color w:val="000000"/>
          <w:sz w:val="28"/>
          <w:szCs w:val="28"/>
        </w:rPr>
        <w:t xml:space="preserve">2.4.4 </w:t>
      </w:r>
      <w:bookmarkEnd w:id="334"/>
      <w:bookmarkEnd w:id="335"/>
      <w:bookmarkEnd w:id="336"/>
      <w:bookmarkEnd w:id="337"/>
      <w:bookmarkEnd w:id="338"/>
      <w:bookmarkEnd w:id="339"/>
      <w:bookmarkEnd w:id="340"/>
      <w:bookmarkEnd w:id="341"/>
      <w:bookmarkEnd w:id="342"/>
      <w:bookmarkEnd w:id="343"/>
      <w:bookmarkEnd w:id="344"/>
      <w:bookmarkEnd w:id="345"/>
      <w:r>
        <w:rPr>
          <w:rFonts w:asciiTheme="minorHAnsi" w:hAnsiTheme="minorHAnsi" w:cstheme="minorHAnsi"/>
          <w:color w:val="000000"/>
          <w:sz w:val="28"/>
          <w:szCs w:val="28"/>
        </w:rPr>
        <w:t>Smart Store Solution for the Apparel Industry</w:t>
      </w:r>
      <w:bookmarkEnd w:id="346"/>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Figure 2.15 shows the functional scenes of a smart store. At the point of arrival, before the goods going into the store, the staff shall use RFID PDA to batch read the tag data on the clothing tags, </w:t>
      </w:r>
      <w:r>
        <w:rPr>
          <w:rFonts w:hint="eastAsia" w:asciiTheme="minorHAnsi" w:hAnsiTheme="minorHAnsi" w:cstheme="minorHAnsi"/>
          <w:b/>
          <w:bCs/>
          <w:color w:val="000000"/>
          <w:sz w:val="24"/>
          <w:szCs w:val="24"/>
        </w:rPr>
        <w:t>match with</w:t>
      </w:r>
      <w:r>
        <w:rPr>
          <w:rFonts w:asciiTheme="minorHAnsi" w:hAnsiTheme="minorHAnsi" w:cstheme="minorHAnsi"/>
          <w:b/>
          <w:bCs/>
          <w:color w:val="000000"/>
          <w:sz w:val="24"/>
          <w:szCs w:val="24"/>
        </w:rPr>
        <w:t xml:space="preserve"> the receipt, check the quantities and models of goods, and manually correct errors.</w:t>
      </w:r>
    </w:p>
    <w:p>
      <w:pPr>
        <w:jc w:val="center"/>
        <w:rPr>
          <w:rFonts w:asciiTheme="minorHAnsi" w:hAnsiTheme="minorHAnsi" w:cstheme="minorHAnsi"/>
          <w:b/>
          <w:bCs/>
          <w:color w:val="000000"/>
        </w:rPr>
      </w:pPr>
      <w:r>
        <w:rPr>
          <w:rFonts w:asciiTheme="minorHAnsi" w:hAnsiTheme="minorHAnsi" w:cstheme="minorHAnsi"/>
          <w:b/>
          <w:bCs/>
          <w:color w:val="000000"/>
        </w:rPr>
        <w:drawing>
          <wp:inline distT="0" distB="0" distL="0" distR="0">
            <wp:extent cx="4648200" cy="2933700"/>
            <wp:effectExtent l="0" t="0" r="0" b="0"/>
            <wp:docPr id="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pic:cNvPicPr>
                      <a:picLocks noChangeAspect="1" noChangeArrowheads="1"/>
                    </pic:cNvPicPr>
                  </pic:nvPicPr>
                  <pic:blipFill>
                    <a:blip r:embed="rId25" cstate="print"/>
                    <a:srcRect/>
                    <a:stretch>
                      <a:fillRect/>
                    </a:stretch>
                  </pic:blipFill>
                  <pic:spPr>
                    <a:xfrm>
                      <a:off x="0" y="0"/>
                      <a:ext cx="4648200" cy="2933700"/>
                    </a:xfrm>
                    <a:prstGeom prst="rect">
                      <a:avLst/>
                    </a:prstGeom>
                    <a:noFill/>
                    <a:ln w="9525">
                      <a:noFill/>
                      <a:miter lim="800000"/>
                      <a:headEnd/>
                      <a:tailEnd/>
                    </a:ln>
                    <a:effectLst/>
                  </pic:spPr>
                </pic:pic>
              </a:graphicData>
            </a:graphic>
          </wp:inline>
        </w:drawing>
      </w:r>
    </w:p>
    <w:p>
      <w:pPr>
        <w:jc w:val="center"/>
        <w:rPr>
          <w:rFonts w:asciiTheme="minorHAnsi" w:hAnsiTheme="minorHAnsi" w:cstheme="minorHAnsi"/>
          <w:b/>
          <w:bCs/>
          <w:color w:val="000000"/>
        </w:rPr>
      </w:pPr>
      <w:r>
        <w:rPr>
          <w:rFonts w:asciiTheme="minorHAnsi" w:hAnsiTheme="minorHAnsi" w:cstheme="minorHAnsi"/>
          <w:b/>
          <w:bCs/>
          <w:color w:val="000000"/>
        </w:rPr>
        <w:t>Figure 2.15 Smart store functional scene diagram</w:t>
      </w:r>
    </w:p>
    <w:p>
      <w:pPr>
        <w:jc w:val="center"/>
        <w:rPr>
          <w:rFonts w:asciiTheme="minorHAnsi" w:hAnsiTheme="minorHAnsi" w:cstheme="minorHAnsi"/>
          <w:b/>
          <w:bCs/>
          <w:color w:val="000000"/>
        </w:rPr>
      </w:pPr>
      <w:r>
        <w:rPr>
          <w:rFonts w:asciiTheme="minorHAnsi" w:hAnsiTheme="minorHAnsi" w:cstheme="minorHAnsi"/>
          <w:b/>
          <w:bCs/>
          <w:color w:val="000000"/>
        </w:rPr>
        <w:t>Figure Text: Smart fitting room/</w:t>
      </w:r>
      <w:r>
        <w:rPr>
          <w:rFonts w:asciiTheme="minorHAnsi" w:hAnsiTheme="minorHAnsi" w:cstheme="minorHAnsi"/>
        </w:rPr>
        <w:t xml:space="preserve"> </w:t>
      </w:r>
      <w:r>
        <w:rPr>
          <w:rFonts w:asciiTheme="minorHAnsi" w:hAnsiTheme="minorHAnsi" w:cstheme="minorHAnsi"/>
          <w:b/>
          <w:bCs/>
          <w:color w:val="000000"/>
        </w:rPr>
        <w:t>back stock inventory taking, quick good finding/smart cash register, quick replenishment/smart dressing mirror/stock-in inventory taking/rack inventory taking</w:t>
      </w:r>
      <w:r>
        <w:rPr>
          <w:rFonts w:asciiTheme="minorHAnsi" w:hAnsiTheme="minorHAnsi" w:cstheme="minorHAnsi"/>
        </w:rPr>
        <w:t xml:space="preserve"> /a</w:t>
      </w:r>
      <w:r>
        <w:rPr>
          <w:rFonts w:asciiTheme="minorHAnsi" w:hAnsiTheme="minorHAnsi" w:cstheme="minorHAnsi"/>
          <w:b/>
          <w:bCs/>
          <w:color w:val="000000"/>
        </w:rPr>
        <w:t xml:space="preserve">nti-theft and </w:t>
      </w:r>
      <w:r>
        <w:rPr>
          <w:rFonts w:hint="eastAsia" w:asciiTheme="minorHAnsi" w:hAnsiTheme="minorHAnsi" w:cstheme="minorHAnsi"/>
          <w:b/>
          <w:bCs/>
          <w:color w:val="000000"/>
        </w:rPr>
        <w:t>prevention of</w:t>
      </w:r>
      <w:r>
        <w:t xml:space="preserve"> </w:t>
      </w:r>
      <w:r>
        <w:rPr>
          <w:rFonts w:asciiTheme="minorHAnsi" w:hAnsiTheme="minorHAnsi" w:cstheme="minorHAnsi"/>
          <w:b/>
          <w:bCs/>
          <w:color w:val="000000"/>
        </w:rPr>
        <w:t>cross-boundary sellings</w:t>
      </w:r>
    </w:p>
    <w:p>
      <w:pPr>
        <w:jc w:val="center"/>
        <w:rPr>
          <w:rFonts w:asciiTheme="minorHAnsi" w:hAnsiTheme="minorHAnsi" w:cstheme="minorHAnsi"/>
          <w:b/>
          <w:bCs/>
          <w:color w:val="000000"/>
        </w:rPr>
      </w:pP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Specific functions are as follows.</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Quick </w:t>
      </w:r>
      <w:r>
        <w:rPr>
          <w:rFonts w:hint="eastAsia" w:asciiTheme="minorHAnsi" w:hAnsiTheme="minorHAnsi" w:cstheme="minorHAnsi"/>
          <w:b/>
          <w:bCs/>
          <w:color w:val="000000"/>
          <w:sz w:val="24"/>
          <w:szCs w:val="24"/>
        </w:rPr>
        <w:t>stocktaking</w:t>
      </w:r>
      <w:r>
        <w:rPr>
          <w:rFonts w:asciiTheme="minorHAnsi" w:hAnsiTheme="minorHAnsi" w:cstheme="minorHAnsi"/>
          <w:b/>
          <w:bCs/>
          <w:color w:val="000000"/>
          <w:sz w:val="24"/>
          <w:szCs w:val="24"/>
        </w:rPr>
        <w:t xml:space="preserve"> function: the staff uses the PDA to collect clothing label information and transmit to the background server for data comparison, the difference is displayed on the PDA in real time for manual check, and the</w:t>
      </w:r>
      <w:r>
        <w:rPr>
          <w:rFonts w:hint="eastAsia" w:asciiTheme="minorHAnsi" w:hAnsiTheme="minorHAnsi" w:cstheme="minorHAnsi"/>
          <w:b/>
          <w:bCs/>
          <w:color w:val="000000"/>
          <w:sz w:val="24"/>
          <w:szCs w:val="24"/>
        </w:rPr>
        <w:t xml:space="preserve"> stocktaking </w:t>
      </w:r>
      <w:r>
        <w:rPr>
          <w:rFonts w:asciiTheme="minorHAnsi" w:hAnsiTheme="minorHAnsi" w:cstheme="minorHAnsi"/>
          <w:b/>
          <w:bCs/>
          <w:color w:val="000000"/>
          <w:sz w:val="24"/>
          <w:szCs w:val="24"/>
        </w:rPr>
        <w:t>information is updated to the backstage server through the PDA.</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Quick find function: the staff enter the label information of the product to be found into the RFID PDA to </w:t>
      </w:r>
      <w:r>
        <w:rPr>
          <w:rFonts w:hint="eastAsia" w:asciiTheme="minorHAnsi" w:hAnsiTheme="minorHAnsi" w:cstheme="minorHAnsi"/>
          <w:b/>
          <w:bCs/>
          <w:color w:val="000000"/>
          <w:sz w:val="24"/>
          <w:szCs w:val="24"/>
        </w:rPr>
        <w:t>turn on</w:t>
      </w:r>
      <w:r>
        <w:rPr>
          <w:rFonts w:asciiTheme="minorHAnsi" w:hAnsiTheme="minorHAnsi" w:cstheme="minorHAnsi"/>
          <w:b/>
          <w:bCs/>
          <w:color w:val="000000"/>
          <w:sz w:val="24"/>
          <w:szCs w:val="24"/>
        </w:rPr>
        <w:t xml:space="preserve"> the search mode and quickly locate the specific location of the product according to the beep produced based on the strength of the signal.</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Smart hanger function: when the customer picks up the clothes on the smart hanger, the smart hanger automatically identifies the clothing label in the hands of the customer, the touch screen displays all the information of the clothes in a timely manner and inputs the data into the background server at the same time; the analyzing software automatically counts the data and generates statistical reports </w:t>
      </w:r>
      <w:r>
        <w:rPr>
          <w:rFonts w:hint="eastAsia" w:asciiTheme="minorHAnsi" w:hAnsiTheme="minorHAnsi" w:cstheme="minorHAnsi"/>
          <w:b/>
          <w:bCs/>
          <w:color w:val="000000"/>
          <w:sz w:val="24"/>
          <w:szCs w:val="24"/>
        </w:rPr>
        <w:t>of</w:t>
      </w:r>
      <w:r>
        <w:rPr>
          <w:rFonts w:asciiTheme="minorHAnsi" w:hAnsiTheme="minorHAnsi" w:cstheme="minorHAnsi"/>
          <w:b/>
          <w:bCs/>
          <w:color w:val="000000"/>
          <w:sz w:val="24"/>
          <w:szCs w:val="24"/>
        </w:rPr>
        <w:t xml:space="preserve"> each period for managers to view.</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Smart </w:t>
      </w:r>
      <w:r>
        <w:rPr>
          <w:rFonts w:hint="eastAsia" w:asciiTheme="minorHAnsi" w:hAnsiTheme="minorHAnsi" w:cstheme="minorHAnsi"/>
          <w:b/>
          <w:bCs/>
          <w:color w:val="000000"/>
          <w:sz w:val="24"/>
          <w:szCs w:val="24"/>
        </w:rPr>
        <w:t>fitting</w:t>
      </w:r>
      <w:r>
        <w:rPr>
          <w:rFonts w:asciiTheme="minorHAnsi" w:hAnsiTheme="minorHAnsi" w:cstheme="minorHAnsi"/>
          <w:b/>
          <w:bCs/>
          <w:color w:val="000000"/>
          <w:sz w:val="24"/>
          <w:szCs w:val="24"/>
        </w:rPr>
        <w:t xml:space="preserve"> room function: when the customer picks up the clothes and walks into the </w:t>
      </w:r>
      <w:r>
        <w:rPr>
          <w:rFonts w:hint="eastAsia" w:asciiTheme="minorHAnsi" w:hAnsiTheme="minorHAnsi" w:cstheme="minorHAnsi"/>
          <w:b/>
          <w:bCs/>
          <w:color w:val="000000"/>
          <w:sz w:val="24"/>
          <w:szCs w:val="24"/>
        </w:rPr>
        <w:t>fitting</w:t>
      </w:r>
      <w:r>
        <w:rPr>
          <w:rFonts w:asciiTheme="minorHAnsi" w:hAnsiTheme="minorHAnsi" w:cstheme="minorHAnsi"/>
          <w:b/>
          <w:bCs/>
          <w:color w:val="000000"/>
          <w:sz w:val="24"/>
          <w:szCs w:val="24"/>
        </w:rPr>
        <w:t xml:space="preserve"> room, the smart </w:t>
      </w:r>
      <w:r>
        <w:rPr>
          <w:rFonts w:hint="eastAsia" w:asciiTheme="minorHAnsi" w:hAnsiTheme="minorHAnsi" w:cstheme="minorHAnsi"/>
          <w:b/>
          <w:bCs/>
          <w:color w:val="000000"/>
          <w:sz w:val="24"/>
          <w:szCs w:val="24"/>
        </w:rPr>
        <w:t>fitting</w:t>
      </w:r>
      <w:r>
        <w:rPr>
          <w:rFonts w:asciiTheme="minorHAnsi" w:hAnsiTheme="minorHAnsi" w:cstheme="minorHAnsi"/>
          <w:b/>
          <w:bCs/>
          <w:color w:val="000000"/>
          <w:sz w:val="24"/>
          <w:szCs w:val="24"/>
        </w:rPr>
        <w:t xml:space="preserve"> room automatically identifies the clothing label in the hands of the customer, the touch screen displays all the information of the clothes in a timely manner and inputs the data into the background server at the same time; the analyzing software automatically counts the data and generates statistical reports </w:t>
      </w:r>
      <w:r>
        <w:rPr>
          <w:rFonts w:hint="eastAsia" w:asciiTheme="minorHAnsi" w:hAnsiTheme="minorHAnsi" w:cstheme="minorHAnsi"/>
          <w:b/>
          <w:bCs/>
          <w:color w:val="000000"/>
          <w:sz w:val="24"/>
          <w:szCs w:val="24"/>
        </w:rPr>
        <w:t>of</w:t>
      </w:r>
      <w:r>
        <w:rPr>
          <w:rFonts w:asciiTheme="minorHAnsi" w:hAnsiTheme="minorHAnsi" w:cstheme="minorHAnsi"/>
          <w:b/>
          <w:bCs/>
          <w:color w:val="000000"/>
          <w:sz w:val="24"/>
          <w:szCs w:val="24"/>
        </w:rPr>
        <w:t xml:space="preserve"> each period (hour/month) for managers to view</w:t>
      </w:r>
      <w:r>
        <w:rPr>
          <w:rFonts w:hint="eastAsia" w:asciiTheme="minorHAnsi" w:hAnsiTheme="minorHAnsi" w:cstheme="minorHAnsi"/>
          <w:b/>
          <w:bCs/>
          <w:color w:val="000000"/>
          <w:sz w:val="24"/>
          <w:szCs w:val="24"/>
        </w:rPr>
        <w:t xml:space="preserve"> and e</w:t>
      </w:r>
      <w:r>
        <w:rPr>
          <w:rFonts w:asciiTheme="minorHAnsi" w:hAnsiTheme="minorHAnsi" w:cstheme="minorHAnsi"/>
          <w:b/>
          <w:bCs/>
          <w:color w:val="000000"/>
          <w:sz w:val="24"/>
          <w:szCs w:val="24"/>
        </w:rPr>
        <w:t>stimate the</w:t>
      </w:r>
      <w:r>
        <w:rPr>
          <w:rFonts w:hint="eastAsia" w:asciiTheme="minorHAnsi" w:hAnsiTheme="minorHAnsi" w:cstheme="minorHAnsi"/>
          <w:b/>
          <w:bCs/>
          <w:color w:val="000000"/>
          <w:sz w:val="24"/>
          <w:szCs w:val="24"/>
        </w:rPr>
        <w:t xml:space="preserve"> </w:t>
      </w:r>
      <w:r>
        <w:rPr>
          <w:rFonts w:asciiTheme="minorHAnsi" w:hAnsiTheme="minorHAnsi" w:cstheme="minorHAnsi"/>
          <w:b/>
          <w:bCs/>
          <w:color w:val="000000"/>
          <w:sz w:val="24"/>
          <w:szCs w:val="24"/>
        </w:rPr>
        <w:t>production plan and popular design</w:t>
      </w:r>
      <w:r>
        <w:rPr>
          <w:rFonts w:hint="eastAsia" w:asciiTheme="minorHAnsi" w:hAnsiTheme="minorHAnsi" w:cstheme="minorHAnsi"/>
          <w:b/>
          <w:bCs/>
          <w:color w:val="000000"/>
          <w:sz w:val="24"/>
          <w:szCs w:val="24"/>
        </w:rPr>
        <w:t>s</w:t>
      </w:r>
      <w:r>
        <w:rPr>
          <w:rFonts w:asciiTheme="minorHAnsi" w:hAnsiTheme="minorHAnsi" w:cstheme="minorHAnsi"/>
          <w:b/>
          <w:bCs/>
          <w:color w:val="000000"/>
          <w:sz w:val="24"/>
          <w:szCs w:val="24"/>
        </w:rPr>
        <w:t xml:space="preserve"> according to the fitting rate.</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Quick </w:t>
      </w:r>
      <w:r>
        <w:rPr>
          <w:rFonts w:hint="eastAsia" w:asciiTheme="minorHAnsi" w:hAnsiTheme="minorHAnsi" w:cstheme="minorHAnsi"/>
          <w:b/>
          <w:bCs/>
          <w:color w:val="000000"/>
          <w:sz w:val="24"/>
          <w:szCs w:val="24"/>
        </w:rPr>
        <w:t>check-out</w:t>
      </w:r>
      <w:r>
        <w:rPr>
          <w:rFonts w:asciiTheme="minorHAnsi" w:hAnsiTheme="minorHAnsi" w:cstheme="minorHAnsi"/>
          <w:b/>
          <w:bCs/>
          <w:color w:val="000000"/>
          <w:sz w:val="24"/>
          <w:szCs w:val="24"/>
        </w:rPr>
        <w:t xml:space="preserve"> function: using RFID can automatically identify the target information, the receiver can read multiple tags at once within its effective working range to achieve the simultaneous identification of multiple products, </w:t>
      </w:r>
      <w:r>
        <w:rPr>
          <w:rFonts w:hint="eastAsia" w:asciiTheme="minorHAnsi" w:hAnsiTheme="minorHAnsi" w:cstheme="minorHAnsi"/>
          <w:b/>
          <w:bCs/>
          <w:color w:val="000000"/>
          <w:sz w:val="24"/>
          <w:szCs w:val="24"/>
        </w:rPr>
        <w:t xml:space="preserve">thus </w:t>
      </w:r>
      <w:r>
        <w:rPr>
          <w:rFonts w:asciiTheme="minorHAnsi" w:hAnsiTheme="minorHAnsi" w:cstheme="minorHAnsi"/>
          <w:b/>
          <w:bCs/>
          <w:color w:val="000000"/>
          <w:sz w:val="24"/>
          <w:szCs w:val="24"/>
        </w:rPr>
        <w:t>speed</w:t>
      </w:r>
      <w:r>
        <w:rPr>
          <w:rFonts w:hint="eastAsia" w:asciiTheme="minorHAnsi" w:hAnsiTheme="minorHAnsi" w:cstheme="minorHAnsi"/>
          <w:b/>
          <w:bCs/>
          <w:color w:val="000000"/>
          <w:sz w:val="24"/>
          <w:szCs w:val="24"/>
        </w:rPr>
        <w:t>ing</w:t>
      </w:r>
      <w:r>
        <w:rPr>
          <w:rFonts w:asciiTheme="minorHAnsi" w:hAnsiTheme="minorHAnsi" w:cstheme="minorHAnsi"/>
          <w:b/>
          <w:bCs/>
          <w:color w:val="000000"/>
          <w:sz w:val="24"/>
          <w:szCs w:val="24"/>
        </w:rPr>
        <w:t xml:space="preserve"> up the </w:t>
      </w:r>
      <w:r>
        <w:rPr>
          <w:rFonts w:hint="eastAsia" w:asciiTheme="minorHAnsi" w:hAnsiTheme="minorHAnsi" w:cstheme="minorHAnsi"/>
          <w:b/>
          <w:bCs/>
          <w:color w:val="000000"/>
          <w:sz w:val="24"/>
          <w:szCs w:val="24"/>
        </w:rPr>
        <w:t>check-out process</w:t>
      </w:r>
      <w:r>
        <w:rPr>
          <w:rFonts w:asciiTheme="minorHAnsi" w:hAnsiTheme="minorHAnsi" w:cstheme="minorHAnsi"/>
          <w:b/>
          <w:bCs/>
          <w:color w:val="000000"/>
          <w:sz w:val="24"/>
          <w:szCs w:val="24"/>
        </w:rPr>
        <w:t xml:space="preserve"> and improve customer satisfaction.</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Figure 2.16 shows the smart </w:t>
      </w:r>
      <w:r>
        <w:rPr>
          <w:rFonts w:hint="eastAsia" w:asciiTheme="minorHAnsi" w:hAnsiTheme="minorHAnsi" w:cstheme="minorHAnsi"/>
          <w:b/>
          <w:bCs/>
          <w:color w:val="000000"/>
          <w:sz w:val="24"/>
          <w:szCs w:val="24"/>
        </w:rPr>
        <w:t>fitting</w:t>
      </w:r>
      <w:r>
        <w:rPr>
          <w:rFonts w:asciiTheme="minorHAnsi" w:hAnsiTheme="minorHAnsi" w:cstheme="minorHAnsi"/>
          <w:b/>
          <w:bCs/>
          <w:color w:val="000000"/>
          <w:sz w:val="24"/>
          <w:szCs w:val="24"/>
        </w:rPr>
        <w:t xml:space="preserve"> room. Icon 1-2: the staff reads the clothes label and transmits the data to the service desk; icon 3: the service desk pushes information to the match system for selection; icon 4-5: the customer chooses the product to try and informs the help desk; icon 6-7: the staff uses the PDA to quickly find the product and sends to the customer.</w:t>
      </w:r>
    </w:p>
    <w:p>
      <w:pPr>
        <w:jc w:val="center"/>
        <w:rPr>
          <w:rFonts w:asciiTheme="minorHAnsi" w:hAnsiTheme="minorHAnsi" w:cstheme="minorHAnsi"/>
          <w:b/>
          <w:bCs/>
          <w:color w:val="000000"/>
        </w:rPr>
      </w:pPr>
      <w:r>
        <w:rPr>
          <w:rFonts w:asciiTheme="minorHAnsi" w:hAnsiTheme="minorHAnsi" w:cstheme="minorHAnsi"/>
          <w:b/>
          <w:bCs/>
          <w:color w:val="000000"/>
        </w:rPr>
        <w:drawing>
          <wp:inline distT="0" distB="0" distL="0" distR="0">
            <wp:extent cx="4443730" cy="3272155"/>
            <wp:effectExtent l="0" t="0" r="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noChangeArrowheads="1"/>
                    </pic:cNvPicPr>
                  </pic:nvPicPr>
                  <pic:blipFill>
                    <a:blip r:embed="rId26" cstate="print"/>
                    <a:srcRect/>
                    <a:stretch>
                      <a:fillRect/>
                    </a:stretch>
                  </pic:blipFill>
                  <pic:spPr>
                    <a:xfrm>
                      <a:off x="0" y="0"/>
                      <a:ext cx="4443730" cy="3272155"/>
                    </a:xfrm>
                    <a:prstGeom prst="rect">
                      <a:avLst/>
                    </a:prstGeom>
                    <a:noFill/>
                    <a:ln w="9525">
                      <a:noFill/>
                      <a:miter lim="800000"/>
                      <a:headEnd/>
                      <a:tailEnd/>
                    </a:ln>
                    <a:effectLst/>
                  </pic:spPr>
                </pic:pic>
              </a:graphicData>
            </a:graphic>
          </wp:inline>
        </w:drawing>
      </w:r>
    </w:p>
    <w:p>
      <w:pPr>
        <w:jc w:val="center"/>
        <w:rPr>
          <w:rFonts w:asciiTheme="minorHAnsi" w:hAnsiTheme="minorHAnsi" w:cstheme="minorHAnsi"/>
          <w:b/>
          <w:bCs/>
          <w:color w:val="000000"/>
        </w:rPr>
      </w:pPr>
      <w:r>
        <w:rPr>
          <w:rFonts w:asciiTheme="minorHAnsi" w:hAnsiTheme="minorHAnsi" w:cstheme="minorHAnsi"/>
          <w:b/>
          <w:bCs/>
          <w:color w:val="000000"/>
        </w:rPr>
        <w:t>Figure 2.16 Smart dressing room functional scene diagram</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With RFID system solution developed by the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team based on the block chain technology, the end customers can use the bar codes or RFID tags to identify all system information of every clothing product including accessories, fabric, production process, logistics and distribution and store in the block chain system. T</w:t>
      </w:r>
      <w:r>
        <w:rPr>
          <w:rFonts w:hint="eastAsia" w:asciiTheme="minorHAnsi" w:hAnsiTheme="minorHAnsi" w:cstheme="minorHAnsi"/>
          <w:b/>
          <w:bCs/>
          <w:color w:val="000000"/>
          <w:sz w:val="24"/>
          <w:szCs w:val="24"/>
        </w:rPr>
        <w:t>o those</w:t>
      </w:r>
      <w:r>
        <w:rPr>
          <w:rFonts w:asciiTheme="minorHAnsi" w:hAnsiTheme="minorHAnsi" w:cstheme="minorHAnsi"/>
          <w:b/>
          <w:bCs/>
          <w:color w:val="000000"/>
          <w:sz w:val="24"/>
          <w:szCs w:val="24"/>
        </w:rPr>
        <w:t xml:space="preserve"> brand</w:t>
      </w:r>
      <w:r>
        <w:rPr>
          <w:rFonts w:hint="eastAsia" w:asciiTheme="minorHAnsi" w:hAnsiTheme="minorHAnsi" w:cstheme="minorHAnsi"/>
          <w:b/>
          <w:bCs/>
          <w:color w:val="000000"/>
          <w:sz w:val="24"/>
          <w:szCs w:val="24"/>
        </w:rPr>
        <w:t>s in clothing business, the functions of</w:t>
      </w:r>
      <w:r>
        <w:rPr>
          <w:rFonts w:asciiTheme="minorHAnsi" w:hAnsiTheme="minorHAnsi" w:cstheme="minorHAnsi"/>
          <w:b/>
          <w:bCs/>
          <w:color w:val="000000"/>
          <w:sz w:val="24"/>
          <w:szCs w:val="24"/>
        </w:rPr>
        <w:t xml:space="preserve"> tamper-resistan</w:t>
      </w:r>
      <w:r>
        <w:rPr>
          <w:rFonts w:hint="eastAsia" w:asciiTheme="minorHAnsi" w:hAnsiTheme="minorHAnsi" w:cstheme="minorHAnsi"/>
          <w:b/>
          <w:bCs/>
          <w:color w:val="000000"/>
          <w:sz w:val="24"/>
          <w:szCs w:val="24"/>
        </w:rPr>
        <w:t>ce</w:t>
      </w:r>
      <w:r>
        <w:rPr>
          <w:rFonts w:asciiTheme="minorHAnsi" w:hAnsiTheme="minorHAnsi" w:cstheme="minorHAnsi"/>
          <w:b/>
          <w:bCs/>
          <w:color w:val="000000"/>
          <w:sz w:val="24"/>
          <w:szCs w:val="24"/>
        </w:rPr>
        <w:t xml:space="preserve">, dependable anti-counterfeiting and traceability </w:t>
      </w:r>
      <w:r>
        <w:rPr>
          <w:rFonts w:hint="eastAsia" w:asciiTheme="minorHAnsi" w:hAnsiTheme="minorHAnsi" w:cstheme="minorHAnsi"/>
          <w:b/>
          <w:bCs/>
          <w:color w:val="000000"/>
          <w:sz w:val="24"/>
          <w:szCs w:val="24"/>
        </w:rPr>
        <w:t>can be achieved</w:t>
      </w:r>
      <w:r>
        <w:rPr>
          <w:rFonts w:asciiTheme="minorHAnsi" w:hAnsiTheme="minorHAnsi" w:cstheme="minorHAnsi"/>
          <w:b/>
          <w:bCs/>
          <w:color w:val="000000"/>
          <w:sz w:val="24"/>
          <w:szCs w:val="24"/>
        </w:rPr>
        <w:t xml:space="preserve">. Once the companies find any problems, they can effectively control and recall products according to the source tracing and protect the legitimate rights and interests of consumers </w:t>
      </w:r>
      <w:r>
        <w:rPr>
          <w:rFonts w:hint="eastAsia" w:asciiTheme="minorHAnsi" w:hAnsiTheme="minorHAnsi" w:cstheme="minorHAnsi"/>
          <w:b/>
          <w:bCs/>
          <w:color w:val="000000"/>
          <w:sz w:val="24"/>
          <w:szCs w:val="24"/>
        </w:rPr>
        <w:t>fundamentally</w:t>
      </w:r>
      <w:r>
        <w:rPr>
          <w:rFonts w:asciiTheme="minorHAnsi" w:hAnsiTheme="minorHAnsi" w:cstheme="minorHAnsi"/>
          <w:b/>
          <w:bCs/>
          <w:color w:val="000000"/>
          <w:sz w:val="24"/>
          <w:szCs w:val="24"/>
        </w:rPr>
        <w:t>. The consumers can rest assured to buy their favorite products; the system enhances the shopping experience and improves consumer satisfaction.</w:t>
      </w:r>
    </w:p>
    <w:p>
      <w:pPr>
        <w:rPr>
          <w:rFonts w:asciiTheme="minorHAnsi" w:hAnsiTheme="minorHAnsi" w:cstheme="minorHAnsi"/>
          <w:b/>
          <w:bCs/>
          <w:color w:val="000000"/>
        </w:rPr>
      </w:pPr>
    </w:p>
    <w:p>
      <w:pPr>
        <w:pStyle w:val="2"/>
        <w:jc w:val="center"/>
        <w:rPr>
          <w:rFonts w:asciiTheme="minorHAnsi" w:hAnsiTheme="minorHAnsi" w:cstheme="minorHAnsi"/>
          <w:color w:val="000000"/>
        </w:rPr>
      </w:pPr>
      <w:bookmarkStart w:id="347" w:name="_Toc9021"/>
      <w:bookmarkStart w:id="348" w:name="_Toc484560873"/>
      <w:bookmarkStart w:id="349" w:name="_Toc7972"/>
      <w:bookmarkStart w:id="350" w:name="_Toc14940"/>
      <w:bookmarkStart w:id="351" w:name="_Toc31336"/>
      <w:bookmarkStart w:id="352" w:name="_Toc20362"/>
      <w:bookmarkStart w:id="353" w:name="_Toc3450"/>
      <w:r>
        <w:rPr>
          <w:rFonts w:asciiTheme="minorHAnsi" w:hAnsiTheme="minorHAnsi" w:cstheme="minorHAnsi"/>
          <w:color w:val="000000"/>
        </w:rPr>
        <w:br w:type="page"/>
      </w:r>
      <w:bookmarkEnd w:id="347"/>
      <w:bookmarkEnd w:id="348"/>
      <w:bookmarkEnd w:id="349"/>
      <w:bookmarkEnd w:id="350"/>
      <w:bookmarkEnd w:id="351"/>
      <w:bookmarkEnd w:id="352"/>
      <w:bookmarkEnd w:id="353"/>
      <w:bookmarkStart w:id="354" w:name="_Toc22425"/>
      <w:r>
        <w:rPr>
          <w:rFonts w:asciiTheme="minorHAnsi" w:hAnsiTheme="minorHAnsi" w:cstheme="minorHAnsi"/>
          <w:color w:val="000000"/>
        </w:rPr>
        <w:t>Part 3 Future –Value Internet of Things Will Change the World</w:t>
      </w:r>
      <w:bookmarkEnd w:id="354"/>
    </w:p>
    <w:p>
      <w:pPr>
        <w:pStyle w:val="3"/>
        <w:rPr>
          <w:rFonts w:asciiTheme="minorHAnsi" w:hAnsiTheme="minorHAnsi" w:cstheme="minorHAnsi"/>
        </w:rPr>
      </w:pPr>
      <w:bookmarkStart w:id="355" w:name="_Toc2452"/>
      <w:bookmarkStart w:id="356" w:name="_Toc14946"/>
      <w:bookmarkStart w:id="357" w:name="_Toc29461"/>
      <w:bookmarkStart w:id="358" w:name="_Toc31127"/>
      <w:bookmarkStart w:id="359" w:name="_Toc12340"/>
      <w:bookmarkStart w:id="360" w:name="_Toc27179"/>
      <w:bookmarkStart w:id="361" w:name="_Toc16620"/>
      <w:bookmarkStart w:id="362" w:name="_Toc15602"/>
      <w:bookmarkStart w:id="363" w:name="_Toc484560874"/>
      <w:bookmarkStart w:id="364" w:name="_Toc2325"/>
      <w:bookmarkStart w:id="365" w:name="_Toc29081"/>
      <w:bookmarkStart w:id="366" w:name="_Toc31726"/>
      <w:r>
        <w:rPr>
          <w:rFonts w:asciiTheme="minorHAnsi" w:hAnsiTheme="minorHAnsi" w:cstheme="minorHAnsi"/>
        </w:rPr>
        <w:t xml:space="preserve">3.1 </w:t>
      </w:r>
      <w:bookmarkEnd w:id="355"/>
      <w:bookmarkEnd w:id="356"/>
      <w:bookmarkEnd w:id="357"/>
      <w:bookmarkEnd w:id="358"/>
      <w:r>
        <w:rPr>
          <w:rFonts w:asciiTheme="minorHAnsi" w:hAnsiTheme="minorHAnsi" w:cstheme="minorHAnsi"/>
        </w:rPr>
        <w:t xml:space="preserve">The Stage Planning of the </w:t>
      </w:r>
      <w:r>
        <w:rPr>
          <w:rFonts w:asciiTheme="minorHAnsi" w:hAnsiTheme="minorHAnsi" w:cstheme="minorHAnsi"/>
          <w:lang w:val="en-US"/>
        </w:rPr>
        <w:t>Waltonchain</w:t>
      </w:r>
      <w:r>
        <w:rPr>
          <w:rFonts w:asciiTheme="minorHAnsi" w:hAnsiTheme="minorHAnsi" w:cstheme="minorHAnsi"/>
        </w:rPr>
        <w:t xml:space="preserve"> Project</w:t>
      </w:r>
      <w:bookmarkEnd w:id="359"/>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As mentioned above, the realization of Value Internet of Things will create a new ecology of the existing business, which is based on the organic integration of the block</w:t>
      </w:r>
      <w:r>
        <w:rPr>
          <w:rFonts w:hint="eastAsia" w:asciiTheme="minorHAnsi" w:hAnsiTheme="minorHAnsi" w:cstheme="minorHAnsi"/>
          <w:b/>
          <w:bCs/>
          <w:color w:val="000000"/>
          <w:sz w:val="24"/>
          <w:szCs w:val="24"/>
        </w:rPr>
        <w:t>-</w:t>
      </w:r>
      <w:r>
        <w:rPr>
          <w:rFonts w:asciiTheme="minorHAnsi" w:hAnsiTheme="minorHAnsi" w:cstheme="minorHAnsi"/>
          <w:b/>
          <w:bCs/>
          <w:color w:val="000000"/>
          <w:sz w:val="24"/>
          <w:szCs w:val="24"/>
        </w:rPr>
        <w:t xml:space="preserve">chain and the Internet of Things. </w:t>
      </w:r>
      <w:r>
        <w:rPr>
          <w:rFonts w:hint="eastAsia" w:asciiTheme="minorHAnsi" w:hAnsiTheme="minorHAnsi" w:cstheme="minorHAnsi"/>
          <w:b/>
          <w:bCs/>
          <w:color w:val="000000"/>
          <w:sz w:val="24"/>
          <w:szCs w:val="24"/>
        </w:rPr>
        <w:t>To extend</w:t>
      </w:r>
      <w:r>
        <w:rPr>
          <w:rFonts w:asciiTheme="minorHAnsi" w:hAnsiTheme="minorHAnsi" w:cstheme="minorHAnsi"/>
          <w:b/>
          <w:bCs/>
          <w:color w:val="000000"/>
          <w:sz w:val="24"/>
          <w:szCs w:val="24"/>
        </w:rPr>
        <w:t xml:space="preserve"> the block-chain technology from the Internet to the Internet of things, and </w:t>
      </w:r>
      <w:r>
        <w:rPr>
          <w:rFonts w:hint="eastAsia" w:asciiTheme="minorHAnsi" w:hAnsiTheme="minorHAnsi" w:cstheme="minorHAnsi"/>
          <w:b/>
          <w:bCs/>
          <w:color w:val="000000"/>
          <w:sz w:val="24"/>
          <w:szCs w:val="24"/>
        </w:rPr>
        <w:t xml:space="preserve">to </w:t>
      </w:r>
      <w:r>
        <w:rPr>
          <w:rFonts w:asciiTheme="minorHAnsi" w:hAnsiTheme="minorHAnsi" w:cstheme="minorHAnsi"/>
          <w:b/>
          <w:bCs/>
          <w:color w:val="000000"/>
          <w:sz w:val="24"/>
          <w:szCs w:val="24"/>
        </w:rPr>
        <w:t>creat</w:t>
      </w:r>
      <w:r>
        <w:rPr>
          <w:rFonts w:hint="eastAsia" w:asciiTheme="minorHAnsi" w:hAnsiTheme="minorHAnsi" w:cstheme="minorHAnsi"/>
          <w:b/>
          <w:bCs/>
          <w:color w:val="000000"/>
          <w:sz w:val="24"/>
          <w:szCs w:val="24"/>
        </w:rPr>
        <w:t>e</w:t>
      </w:r>
      <w:r>
        <w:rPr>
          <w:rFonts w:asciiTheme="minorHAnsi" w:hAnsiTheme="minorHAnsi" w:cstheme="minorHAnsi"/>
          <w:b/>
          <w:bCs/>
          <w:color w:val="000000"/>
          <w:sz w:val="24"/>
          <w:szCs w:val="24"/>
        </w:rPr>
        <w:t xml:space="preserve"> an authentic, trustworthy, traceable, and fully transparent business ecosystem</w:t>
      </w:r>
      <w:r>
        <w:rPr>
          <w:rFonts w:hint="eastAsia" w:asciiTheme="minorHAnsi" w:hAnsiTheme="minorHAnsi" w:cstheme="minorHAnsi"/>
          <w:b/>
          <w:bCs/>
          <w:color w:val="000000"/>
          <w:sz w:val="24"/>
          <w:szCs w:val="24"/>
        </w:rPr>
        <w:t xml:space="preserve"> with fully-shared data</w:t>
      </w:r>
      <w:r>
        <w:rPr>
          <w:rFonts w:asciiTheme="minorHAnsi" w:hAnsiTheme="minorHAnsi" w:cstheme="minorHAnsi"/>
          <w:b/>
          <w:bCs/>
          <w:color w:val="000000"/>
          <w:sz w:val="24"/>
          <w:szCs w:val="24"/>
        </w:rPr>
        <w:t xml:space="preserve"> rely on the combination of the RFID technology and Waltonchain. The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team carefully planned four growth stages </w:t>
      </w:r>
      <w:r>
        <w:rPr>
          <w:rFonts w:hint="eastAsia" w:asciiTheme="minorHAnsi" w:hAnsiTheme="minorHAnsi" w:cstheme="minorHAnsi"/>
          <w:b/>
          <w:bCs/>
          <w:color w:val="000000"/>
          <w:sz w:val="24"/>
          <w:szCs w:val="24"/>
        </w:rPr>
        <w:t>starting from</w:t>
      </w:r>
      <w:r>
        <w:rPr>
          <w:rFonts w:asciiTheme="minorHAnsi" w:hAnsiTheme="minorHAnsi" w:cstheme="minorHAnsi"/>
          <w:b/>
          <w:bCs/>
          <w:color w:val="000000"/>
          <w:sz w:val="24"/>
          <w:szCs w:val="24"/>
        </w:rPr>
        <w:t xml:space="preserve"> build</w:t>
      </w:r>
      <w:r>
        <w:rPr>
          <w:rFonts w:hint="eastAsia" w:asciiTheme="minorHAnsi" w:hAnsiTheme="minorHAnsi" w:cstheme="minorHAnsi"/>
          <w:b/>
          <w:bCs/>
          <w:color w:val="000000"/>
          <w:sz w:val="24"/>
          <w:szCs w:val="24"/>
        </w:rPr>
        <w:t>ing</w:t>
      </w:r>
      <w:r>
        <w:rPr>
          <w:rFonts w:asciiTheme="minorHAnsi" w:hAnsiTheme="minorHAnsi" w:cstheme="minorHAnsi"/>
          <w:b/>
          <w:bCs/>
          <w:color w:val="000000"/>
          <w:sz w:val="24"/>
          <w:szCs w:val="24"/>
        </w:rPr>
        <w:t xml:space="preserve"> the underlying foundation,</w:t>
      </w:r>
      <w:r>
        <w:rPr>
          <w:rFonts w:hint="eastAsia" w:asciiTheme="minorHAnsi" w:hAnsiTheme="minorHAnsi" w:cstheme="minorHAnsi"/>
          <w:b/>
          <w:bCs/>
          <w:color w:val="000000"/>
          <w:sz w:val="24"/>
          <w:szCs w:val="24"/>
        </w:rPr>
        <w:t xml:space="preserve"> </w:t>
      </w:r>
      <w:r>
        <w:rPr>
          <w:rFonts w:asciiTheme="minorHAnsi" w:hAnsiTheme="minorHAnsi" w:cstheme="minorHAnsi"/>
          <w:b/>
          <w:bCs/>
          <w:color w:val="000000"/>
          <w:sz w:val="24"/>
          <w:szCs w:val="24"/>
        </w:rPr>
        <w:t xml:space="preserve">gradually </w:t>
      </w:r>
      <w:r>
        <w:rPr>
          <w:rFonts w:hint="eastAsia" w:asciiTheme="minorHAnsi" w:hAnsiTheme="minorHAnsi" w:cstheme="minorHAnsi"/>
          <w:b/>
          <w:bCs/>
          <w:color w:val="000000"/>
          <w:sz w:val="24"/>
          <w:szCs w:val="24"/>
        </w:rPr>
        <w:t>extending to</w:t>
      </w:r>
      <w:r>
        <w:rPr>
          <w:rFonts w:asciiTheme="minorHAnsi" w:hAnsiTheme="minorHAnsi" w:cstheme="minorHAnsi"/>
          <w:b/>
          <w:bCs/>
          <w:color w:val="000000"/>
          <w:sz w:val="24"/>
          <w:szCs w:val="24"/>
        </w:rPr>
        <w:t xml:space="preserve"> retail, logistics network and finally integrat</w:t>
      </w:r>
      <w:r>
        <w:rPr>
          <w:rFonts w:hint="eastAsia" w:asciiTheme="minorHAnsi" w:hAnsiTheme="minorHAnsi" w:cstheme="minorHAnsi"/>
          <w:b/>
          <w:bCs/>
          <w:color w:val="000000"/>
          <w:sz w:val="24"/>
          <w:szCs w:val="24"/>
        </w:rPr>
        <w:t>ing</w:t>
      </w:r>
      <w:r>
        <w:rPr>
          <w:rFonts w:asciiTheme="minorHAnsi" w:hAnsiTheme="minorHAnsi" w:cstheme="minorHAnsi"/>
          <w:b/>
          <w:bCs/>
          <w:color w:val="000000"/>
          <w:sz w:val="24"/>
          <w:szCs w:val="24"/>
        </w:rPr>
        <w:t xml:space="preserve"> product manufacturers</w:t>
      </w:r>
      <w:r>
        <w:rPr>
          <w:rFonts w:hint="eastAsia" w:asciiTheme="minorHAnsi" w:hAnsiTheme="minorHAnsi" w:cstheme="minorHAnsi"/>
          <w:b/>
          <w:bCs/>
          <w:color w:val="000000"/>
          <w:sz w:val="24"/>
          <w:szCs w:val="24"/>
        </w:rPr>
        <w:t>.</w:t>
      </w:r>
      <w:r>
        <w:rPr>
          <w:rFonts w:asciiTheme="minorHAnsi" w:hAnsiTheme="minorHAnsi" w:cstheme="minorHAnsi"/>
          <w:b/>
          <w:bCs/>
          <w:color w:val="000000"/>
          <w:sz w:val="24"/>
          <w:szCs w:val="24"/>
        </w:rPr>
        <w:t xml:space="preserve"> </w:t>
      </w:r>
      <w:r>
        <w:rPr>
          <w:rFonts w:hint="eastAsia" w:asciiTheme="minorHAnsi" w:hAnsiTheme="minorHAnsi" w:cstheme="minorHAnsi"/>
          <w:b/>
          <w:bCs/>
          <w:color w:val="000000"/>
          <w:sz w:val="24"/>
          <w:szCs w:val="24"/>
        </w:rPr>
        <w:t>S</w:t>
      </w:r>
      <w:r>
        <w:rPr>
          <w:rFonts w:asciiTheme="minorHAnsi" w:hAnsiTheme="minorHAnsi" w:cstheme="minorHAnsi"/>
          <w:b/>
          <w:bCs/>
          <w:color w:val="000000"/>
          <w:sz w:val="24"/>
          <w:szCs w:val="24"/>
        </w:rPr>
        <w:t xml:space="preserve">tep by step, </w:t>
      </w:r>
      <w:r>
        <w:rPr>
          <w:rFonts w:hint="eastAsia" w:asciiTheme="minorHAnsi" w:hAnsiTheme="minorHAnsi" w:cstheme="minorHAnsi"/>
          <w:b/>
          <w:bCs/>
          <w:color w:val="000000"/>
          <w:sz w:val="24"/>
          <w:szCs w:val="24"/>
        </w:rPr>
        <w:t>the Waltonchain will</w:t>
      </w:r>
      <w:r>
        <w:rPr>
          <w:rFonts w:asciiTheme="minorHAnsi" w:hAnsiTheme="minorHAnsi" w:cstheme="minorHAnsi"/>
          <w:b/>
          <w:bCs/>
          <w:color w:val="000000"/>
          <w:sz w:val="24"/>
          <w:szCs w:val="24"/>
        </w:rPr>
        <w:t xml:space="preserve"> achieve the full coverage of commercial ecology</w:t>
      </w:r>
      <w:r>
        <w:rPr>
          <w:rFonts w:hint="eastAsia" w:asciiTheme="minorHAnsi" w:hAnsiTheme="minorHAnsi" w:cstheme="minorHAnsi"/>
          <w:b/>
          <w:bCs/>
          <w:color w:val="000000"/>
          <w:sz w:val="24"/>
          <w:szCs w:val="24"/>
        </w:rPr>
        <w:t xml:space="preserve"> in the forthcoming future</w:t>
      </w:r>
      <w:r>
        <w:rPr>
          <w:rFonts w:asciiTheme="minorHAnsi" w:hAnsiTheme="minorHAnsi" w:cstheme="minorHAnsi"/>
          <w:b/>
          <w:bCs/>
          <w:color w:val="000000"/>
          <w:sz w:val="24"/>
          <w:szCs w:val="24"/>
        </w:rPr>
        <w:t>.</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During the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Project 1.0 stage, the team has developed a clothing system integration solution based on RFID technology which has been applied in several pilots such as Tries, SMEN and Kaltendin. Now we </w:t>
      </w:r>
      <w:r>
        <w:rPr>
          <w:rFonts w:hint="eastAsia" w:asciiTheme="minorHAnsi" w:hAnsiTheme="minorHAnsi" w:cstheme="minorHAnsi"/>
          <w:b/>
          <w:bCs/>
          <w:color w:val="000000"/>
          <w:sz w:val="24"/>
          <w:szCs w:val="24"/>
        </w:rPr>
        <w:t>are ready for</w:t>
      </w:r>
      <w:r>
        <w:rPr>
          <w:rFonts w:asciiTheme="minorHAnsi" w:hAnsiTheme="minorHAnsi" w:cstheme="minorHAnsi"/>
          <w:b/>
          <w:bCs/>
          <w:color w:val="000000"/>
          <w:sz w:val="24"/>
          <w:szCs w:val="24"/>
        </w:rPr>
        <w:t xml:space="preserve"> large-scale promotion and need to lay a solid customer base. We have started to develop the RFID beacon chip with independent intellectual property rights which innovatively integrates an asymmetric encryption algorithm based on the traditional RFID chip and expected to achieve the perfect combination of Internet of Things and block chain. Combined with the integrated solution for the apparel industry based on RFID technology, it is expected to solve the problems of the traditional apparel industry including warehousing, logistics, stores and aftermarket, </w:t>
      </w:r>
      <w:r>
        <w:rPr>
          <w:rFonts w:hint="eastAsia" w:asciiTheme="minorHAnsi" w:hAnsiTheme="minorHAnsi" w:cstheme="minorHAnsi"/>
          <w:b/>
          <w:bCs/>
          <w:color w:val="000000"/>
          <w:sz w:val="24"/>
          <w:szCs w:val="24"/>
        </w:rPr>
        <w:t>and in the meantime,</w:t>
      </w:r>
      <w:r>
        <w:rPr>
          <w:rFonts w:asciiTheme="minorHAnsi" w:hAnsiTheme="minorHAnsi" w:cstheme="minorHAnsi"/>
          <w:b/>
          <w:bCs/>
          <w:color w:val="000000"/>
          <w:sz w:val="24"/>
          <w:szCs w:val="24"/>
        </w:rPr>
        <w:t xml:space="preserve"> to consolidate the basic platform of Waltoncoin. The application scenarios of the project’s 1.0 stage will build a Golden demonstration template for the rapid promotion of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's applications.</w:t>
      </w:r>
    </w:p>
    <w:p>
      <w:pPr>
        <w:ind w:firstLine="482" w:firstLineChars="200"/>
        <w:rPr>
          <w:rFonts w:ascii="Times New Roman" w:hAnsi="Times New Roman"/>
          <w:color w:val="000000"/>
          <w:sz w:val="24"/>
        </w:rPr>
      </w:pPr>
      <w:r>
        <w:rPr>
          <w:rFonts w:asciiTheme="minorHAnsi" w:hAnsiTheme="minorHAnsi" w:cstheme="minorHAnsi"/>
          <w:b/>
          <w:bCs/>
          <w:color w:val="000000"/>
          <w:sz w:val="24"/>
          <w:szCs w:val="24"/>
        </w:rPr>
        <w:t xml:space="preserve">During the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Project 2.0 stage, the independently developed RFID beacon chip will be in full mass production and can be used in B2C retail industry</w:t>
      </w:r>
      <w:r>
        <w:rPr>
          <w:rFonts w:hint="eastAsia" w:asciiTheme="minorHAnsi" w:hAnsiTheme="minorHAnsi" w:cstheme="minorHAnsi"/>
          <w:b/>
          <w:bCs/>
          <w:color w:val="000000"/>
          <w:sz w:val="24"/>
          <w:szCs w:val="24"/>
        </w:rPr>
        <w:t xml:space="preserve"> and logistics industry.</w:t>
      </w:r>
      <w:r>
        <w:rPr>
          <w:rFonts w:asciiTheme="minorHAnsi" w:hAnsiTheme="minorHAnsi" w:cstheme="minorHAnsi"/>
          <w:b/>
          <w:bCs/>
          <w:color w:val="000000"/>
          <w:sz w:val="24"/>
          <w:szCs w:val="24"/>
        </w:rPr>
        <w:t xml:space="preserve"> </w:t>
      </w:r>
      <w:r>
        <w:rPr>
          <w:rFonts w:hint="eastAsia" w:asciiTheme="minorHAnsi" w:hAnsiTheme="minorHAnsi" w:cstheme="minorHAnsi"/>
          <w:b/>
          <w:bCs/>
          <w:color w:val="000000"/>
          <w:sz w:val="24"/>
          <w:szCs w:val="24"/>
        </w:rPr>
        <w:t>An</w:t>
      </w:r>
      <w:r>
        <w:rPr>
          <w:rFonts w:asciiTheme="minorHAnsi" w:hAnsiTheme="minorHAnsi" w:cstheme="minorHAnsi"/>
          <w:b/>
          <w:bCs/>
          <w:color w:val="000000"/>
          <w:sz w:val="24"/>
          <w:szCs w:val="24"/>
        </w:rPr>
        <w:t xml:space="preserve"> </w:t>
      </w:r>
      <w:r>
        <w:rPr>
          <w:rFonts w:hint="eastAsia" w:asciiTheme="minorHAnsi" w:hAnsiTheme="minorHAnsi" w:cstheme="minorHAnsi"/>
          <w:b/>
          <w:bCs/>
          <w:color w:val="000000"/>
          <w:sz w:val="24"/>
          <w:szCs w:val="24"/>
        </w:rPr>
        <w:t>smart credit system</w:t>
      </w:r>
      <w:r>
        <w:rPr>
          <w:rFonts w:asciiTheme="minorHAnsi" w:hAnsiTheme="minorHAnsi" w:cstheme="minorHAnsi"/>
          <w:b/>
          <w:bCs/>
          <w:color w:val="000000"/>
          <w:sz w:val="24"/>
          <w:szCs w:val="24"/>
        </w:rPr>
        <w:t xml:space="preserve"> </w:t>
      </w:r>
      <w:r>
        <w:rPr>
          <w:rFonts w:hint="eastAsia" w:asciiTheme="minorHAnsi" w:hAnsiTheme="minorHAnsi" w:cstheme="minorHAnsi"/>
          <w:b/>
          <w:bCs/>
          <w:color w:val="000000"/>
          <w:sz w:val="24"/>
          <w:szCs w:val="24"/>
        </w:rPr>
        <w:t xml:space="preserve">will be completed , </w:t>
      </w:r>
      <w:r>
        <w:rPr>
          <w:rFonts w:asciiTheme="minorHAnsi" w:hAnsiTheme="minorHAnsi" w:cstheme="minorHAnsi"/>
          <w:b/>
          <w:bCs/>
          <w:color w:val="000000"/>
          <w:sz w:val="24"/>
          <w:szCs w:val="24"/>
        </w:rPr>
        <w:t>fully integrating payment, gift</w:t>
      </w:r>
      <w:r>
        <w:rPr>
          <w:rFonts w:hint="eastAsia" w:asciiTheme="minorHAnsi" w:hAnsiTheme="minorHAnsi" w:cstheme="minorHAnsi"/>
          <w:b/>
          <w:bCs/>
          <w:color w:val="000000"/>
          <w:sz w:val="24"/>
          <w:szCs w:val="24"/>
        </w:rPr>
        <w:t>ing</w:t>
      </w:r>
      <w:r>
        <w:rPr>
          <w:rFonts w:asciiTheme="minorHAnsi" w:hAnsiTheme="minorHAnsi" w:cstheme="minorHAnsi"/>
          <w:b/>
          <w:bCs/>
          <w:color w:val="000000"/>
          <w:sz w:val="24"/>
          <w:szCs w:val="24"/>
        </w:rPr>
        <w:t xml:space="preserve">, transaction with same currency, transaction with different currencies and other functions through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's flexible and powerful token creation and tra</w:t>
      </w:r>
      <w:r>
        <w:rPr>
          <w:rFonts w:hint="eastAsia" w:asciiTheme="minorHAnsi" w:hAnsiTheme="minorHAnsi" w:cstheme="minorHAnsi"/>
          <w:b/>
          <w:bCs/>
          <w:color w:val="000000"/>
          <w:sz w:val="24"/>
          <w:szCs w:val="24"/>
        </w:rPr>
        <w:t>nsaction</w:t>
      </w:r>
      <w:r>
        <w:rPr>
          <w:rFonts w:asciiTheme="minorHAnsi" w:hAnsiTheme="minorHAnsi" w:cstheme="minorHAnsi"/>
          <w:b/>
          <w:bCs/>
          <w:color w:val="000000"/>
          <w:sz w:val="24"/>
          <w:szCs w:val="24"/>
        </w:rPr>
        <w:t xml:space="preserve"> functions</w:t>
      </w:r>
      <w:r>
        <w:rPr>
          <w:rFonts w:hint="eastAsia" w:asciiTheme="minorHAnsi" w:hAnsiTheme="minorHAnsi" w:cstheme="minorHAnsi"/>
          <w:b/>
          <w:bCs/>
          <w:color w:val="000000"/>
          <w:sz w:val="24"/>
          <w:szCs w:val="24"/>
        </w:rPr>
        <w:t>.</w:t>
      </w:r>
      <w:r>
        <w:rPr>
          <w:rFonts w:asciiTheme="minorHAnsi" w:hAnsiTheme="minorHAnsi" w:cstheme="minorHAnsi"/>
          <w:b/>
          <w:bCs/>
          <w:color w:val="000000"/>
          <w:sz w:val="24"/>
          <w:szCs w:val="24"/>
        </w:rPr>
        <w:t xml:space="preserve"> </w:t>
      </w:r>
      <w:r>
        <w:rPr>
          <w:rFonts w:hint="eastAsia" w:asciiTheme="minorHAnsi" w:hAnsiTheme="minorHAnsi" w:cstheme="minorHAnsi"/>
          <w:b/>
          <w:bCs/>
          <w:color w:val="000000"/>
          <w:sz w:val="24"/>
          <w:szCs w:val="24"/>
        </w:rPr>
        <w:t>C</w:t>
      </w:r>
      <w:r>
        <w:rPr>
          <w:rFonts w:asciiTheme="minorHAnsi" w:hAnsiTheme="minorHAnsi" w:cstheme="minorHAnsi"/>
          <w:b/>
          <w:bCs/>
          <w:color w:val="000000"/>
          <w:sz w:val="24"/>
          <w:szCs w:val="24"/>
        </w:rPr>
        <w:t xml:space="preserve">omplete information on the chain </w:t>
      </w:r>
      <w:r>
        <w:rPr>
          <w:rFonts w:hint="eastAsia" w:asciiTheme="minorHAnsi" w:hAnsiTheme="minorHAnsi" w:cstheme="minorHAnsi"/>
          <w:b/>
          <w:bCs/>
          <w:color w:val="000000"/>
          <w:sz w:val="24"/>
          <w:szCs w:val="24"/>
        </w:rPr>
        <w:t xml:space="preserve">will be achieved </w:t>
      </w:r>
      <w:r>
        <w:rPr>
          <w:rFonts w:asciiTheme="minorHAnsi" w:hAnsiTheme="minorHAnsi" w:cstheme="minorHAnsi"/>
          <w:b/>
          <w:bCs/>
          <w:color w:val="000000"/>
          <w:sz w:val="24"/>
          <w:szCs w:val="24"/>
        </w:rPr>
        <w:t xml:space="preserve">including merchandise procurement, distribution, stock-in, stock-out, stores, shelves inventory, sales, customer purchase, customer evaluation and </w:t>
      </w:r>
      <w:r>
        <w:rPr>
          <w:rFonts w:hint="eastAsia" w:asciiTheme="minorHAnsi" w:hAnsiTheme="minorHAnsi" w:cstheme="minorHAnsi"/>
          <w:b/>
          <w:bCs/>
          <w:color w:val="000000"/>
          <w:sz w:val="24"/>
          <w:szCs w:val="24"/>
        </w:rPr>
        <w:t>after-sales service</w:t>
      </w:r>
      <w:r>
        <w:rPr>
          <w:rFonts w:asciiTheme="minorHAnsi" w:hAnsiTheme="minorHAnsi" w:cstheme="minorHAnsi"/>
          <w:b/>
          <w:bCs/>
          <w:color w:val="000000"/>
          <w:sz w:val="24"/>
          <w:szCs w:val="24"/>
        </w:rPr>
        <w:t xml:space="preserve"> through an optimized blockchain data structure design</w:t>
      </w:r>
      <w:r>
        <w:rPr>
          <w:rFonts w:hint="eastAsia" w:asciiTheme="minorHAnsi" w:hAnsiTheme="minorHAnsi" w:cstheme="minorHAnsi"/>
          <w:b/>
          <w:bCs/>
          <w:color w:val="000000"/>
          <w:sz w:val="24"/>
          <w:szCs w:val="24"/>
        </w:rPr>
        <w:t>. Customers will be provided with functions including</w:t>
      </w:r>
      <w:r>
        <w:rPr>
          <w:rFonts w:asciiTheme="minorHAnsi" w:hAnsiTheme="minorHAnsi" w:cstheme="minorHAnsi"/>
          <w:b/>
          <w:bCs/>
          <w:color w:val="000000"/>
          <w:sz w:val="24"/>
          <w:szCs w:val="24"/>
        </w:rPr>
        <w:t xml:space="preserve"> payment, integral management and trading, product evaluation and query, tracing and obtaining evidence for quality problem</w:t>
      </w:r>
      <w:r>
        <w:rPr>
          <w:rFonts w:hint="eastAsia" w:asciiTheme="minorHAnsi" w:hAnsiTheme="minorHAnsi" w:cstheme="minorHAnsi"/>
          <w:b/>
          <w:bCs/>
          <w:color w:val="000000"/>
          <w:sz w:val="24"/>
          <w:szCs w:val="24"/>
        </w:rPr>
        <w:t>, etc</w:t>
      </w:r>
      <w:r>
        <w:rPr>
          <w:rFonts w:asciiTheme="minorHAnsi" w:hAnsiTheme="minorHAnsi" w:cstheme="minorHAnsi"/>
          <w:b/>
          <w:bCs/>
          <w:color w:val="000000"/>
          <w:sz w:val="24"/>
          <w:szCs w:val="24"/>
        </w:rPr>
        <w:t xml:space="preserve">; </w:t>
      </w:r>
      <w:r>
        <w:rPr>
          <w:rFonts w:hint="eastAsia" w:asciiTheme="minorHAnsi" w:hAnsiTheme="minorHAnsi" w:cstheme="minorHAnsi"/>
          <w:b/>
          <w:bCs/>
          <w:color w:val="000000"/>
          <w:sz w:val="24"/>
          <w:szCs w:val="24"/>
        </w:rPr>
        <w:t xml:space="preserve">Merchants will be </w:t>
      </w:r>
      <w:r>
        <w:rPr>
          <w:rFonts w:asciiTheme="minorHAnsi" w:hAnsiTheme="minorHAnsi" w:cstheme="minorHAnsi"/>
          <w:b/>
          <w:bCs/>
          <w:color w:val="000000"/>
          <w:sz w:val="24"/>
          <w:szCs w:val="24"/>
        </w:rPr>
        <w:t>provide</w:t>
      </w:r>
      <w:r>
        <w:rPr>
          <w:rFonts w:hint="eastAsia" w:asciiTheme="minorHAnsi" w:hAnsiTheme="minorHAnsi" w:cstheme="minorHAnsi"/>
          <w:b/>
          <w:bCs/>
          <w:color w:val="000000"/>
          <w:sz w:val="24"/>
          <w:szCs w:val="24"/>
        </w:rPr>
        <w:t>d with</w:t>
      </w:r>
      <w:r>
        <w:rPr>
          <w:rFonts w:asciiTheme="minorHAnsi" w:hAnsiTheme="minorHAnsi" w:cstheme="minorHAnsi"/>
          <w:b/>
          <w:bCs/>
          <w:color w:val="000000"/>
          <w:sz w:val="24"/>
          <w:szCs w:val="24"/>
        </w:rPr>
        <w:t xml:space="preserve"> automati</w:t>
      </w:r>
      <w:r>
        <w:rPr>
          <w:rFonts w:hint="eastAsia" w:asciiTheme="minorHAnsi" w:hAnsiTheme="minorHAnsi" w:cstheme="minorHAnsi"/>
          <w:b/>
          <w:bCs/>
          <w:color w:val="000000"/>
          <w:sz w:val="24"/>
          <w:szCs w:val="24"/>
        </w:rPr>
        <w:t>c</w:t>
      </w:r>
      <w:r>
        <w:rPr>
          <w:rFonts w:asciiTheme="minorHAnsi" w:hAnsiTheme="minorHAnsi" w:cstheme="minorHAnsi"/>
          <w:b/>
          <w:bCs/>
          <w:color w:val="000000"/>
          <w:sz w:val="24"/>
          <w:szCs w:val="24"/>
        </w:rPr>
        <w:t xml:space="preserve"> management</w:t>
      </w:r>
      <w:r>
        <w:rPr>
          <w:rFonts w:hint="eastAsia" w:asciiTheme="minorHAnsi" w:hAnsiTheme="minorHAnsi" w:cstheme="minorHAnsi"/>
          <w:b/>
          <w:bCs/>
          <w:color w:val="000000"/>
          <w:sz w:val="24"/>
          <w:szCs w:val="24"/>
        </w:rPr>
        <w:t xml:space="preserve"> of business operation;</w:t>
      </w:r>
      <w:r>
        <w:rPr>
          <w:rFonts w:asciiTheme="minorHAnsi" w:hAnsiTheme="minorHAnsi" w:cstheme="minorHAnsi"/>
          <w:b/>
          <w:bCs/>
          <w:color w:val="000000"/>
          <w:sz w:val="24"/>
          <w:szCs w:val="24"/>
        </w:rPr>
        <w:t xml:space="preserve"> information mining</w:t>
      </w:r>
      <w:r>
        <w:rPr>
          <w:rFonts w:hint="eastAsia" w:asciiTheme="minorHAnsi" w:hAnsiTheme="minorHAnsi" w:cstheme="minorHAnsi"/>
          <w:b/>
          <w:bCs/>
          <w:color w:val="000000"/>
          <w:sz w:val="24"/>
          <w:szCs w:val="24"/>
        </w:rPr>
        <w:t xml:space="preserve"> during </w:t>
      </w:r>
      <w:r>
        <w:rPr>
          <w:rFonts w:asciiTheme="minorHAnsi" w:hAnsiTheme="minorHAnsi" w:cstheme="minorHAnsi"/>
          <w:b/>
          <w:bCs/>
          <w:color w:val="000000"/>
          <w:sz w:val="24"/>
          <w:szCs w:val="24"/>
        </w:rPr>
        <w:t>procurement, sales, after-sales</w:t>
      </w:r>
      <w:r>
        <w:rPr>
          <w:rFonts w:hint="eastAsia" w:asciiTheme="minorHAnsi" w:hAnsiTheme="minorHAnsi" w:cstheme="minorHAnsi"/>
          <w:b/>
          <w:bCs/>
          <w:color w:val="000000"/>
          <w:sz w:val="24"/>
          <w:szCs w:val="24"/>
        </w:rPr>
        <w:t>;</w:t>
      </w:r>
      <w:r>
        <w:rPr>
          <w:rFonts w:asciiTheme="minorHAnsi" w:hAnsiTheme="minorHAnsi" w:cstheme="minorHAnsi"/>
          <w:b/>
          <w:bCs/>
          <w:color w:val="000000"/>
          <w:sz w:val="24"/>
          <w:szCs w:val="24"/>
        </w:rPr>
        <w:t xml:space="preserve"> real-time market trends information; thus to achieve a win-win-win </w:t>
      </w:r>
      <w:r>
        <w:rPr>
          <w:rFonts w:hint="eastAsia" w:asciiTheme="minorHAnsi" w:hAnsiTheme="minorHAnsi" w:cstheme="minorHAnsi"/>
          <w:b/>
          <w:bCs/>
          <w:color w:val="000000"/>
          <w:sz w:val="24"/>
          <w:szCs w:val="24"/>
        </w:rPr>
        <w:t>situation for</w:t>
      </w:r>
      <w:r>
        <w:rPr>
          <w:rFonts w:asciiTheme="minorHAnsi" w:hAnsiTheme="minorHAnsi" w:cstheme="minorHAnsi"/>
          <w:b/>
          <w:bCs/>
          <w:color w:val="000000"/>
          <w:sz w:val="24"/>
          <w:szCs w:val="24"/>
        </w:rPr>
        <w:t xml:space="preserve"> </w:t>
      </w:r>
      <w:r>
        <w:rPr>
          <w:rFonts w:hint="eastAsia" w:asciiTheme="minorHAnsi" w:hAnsiTheme="minorHAnsi" w:cstheme="minorHAnsi"/>
          <w:b/>
          <w:bCs/>
          <w:color w:val="000000"/>
          <w:sz w:val="24"/>
          <w:szCs w:val="24"/>
        </w:rPr>
        <w:t xml:space="preserve">all three parties : </w:t>
      </w:r>
      <w:r>
        <w:rPr>
          <w:rFonts w:asciiTheme="minorHAnsi" w:hAnsiTheme="minorHAnsi" w:cstheme="minorHAnsi"/>
          <w:b/>
          <w:bCs/>
          <w:color w:val="000000"/>
          <w:sz w:val="24"/>
          <w:szCs w:val="24"/>
        </w:rPr>
        <w:t xml:space="preserve">customers, </w:t>
      </w:r>
      <w:r>
        <w:rPr>
          <w:rFonts w:hint="eastAsia" w:asciiTheme="minorHAnsi" w:hAnsiTheme="minorHAnsi" w:cstheme="minorHAnsi"/>
          <w:b/>
          <w:bCs/>
          <w:color w:val="000000"/>
          <w:sz w:val="24"/>
          <w:szCs w:val="24"/>
        </w:rPr>
        <w:t>merchants</w:t>
      </w:r>
      <w:r>
        <w:rPr>
          <w:rFonts w:asciiTheme="minorHAnsi" w:hAnsiTheme="minorHAnsi" w:cstheme="minorHAnsi"/>
          <w:b/>
          <w:bCs/>
          <w:color w:val="000000"/>
          <w:sz w:val="24"/>
          <w:szCs w:val="24"/>
        </w:rPr>
        <w:t xml:space="preserve"> and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w:t>
      </w:r>
      <w:r>
        <w:rPr>
          <w:rFonts w:asciiTheme="minorHAnsi" w:hAnsiTheme="minorHAnsi" w:cstheme="minorHAnsi"/>
        </w:rPr>
        <w:t xml:space="preserve"> </w:t>
      </w:r>
      <w:r>
        <w:rPr>
          <w:rFonts w:asciiTheme="minorHAnsi" w:hAnsiTheme="minorHAnsi" w:cstheme="minorHAnsi"/>
          <w:b/>
          <w:bCs/>
          <w:color w:val="000000"/>
          <w:sz w:val="24"/>
          <w:szCs w:val="24"/>
        </w:rPr>
        <w:t>By virtue of a block chain data structure matching multi-sc</w:t>
      </w:r>
      <w:r>
        <w:rPr>
          <w:rFonts w:hint="eastAsia" w:asciiTheme="minorHAnsi" w:hAnsiTheme="minorHAnsi" w:cstheme="minorHAnsi"/>
          <w:b/>
          <w:bCs/>
          <w:color w:val="000000"/>
          <w:sz w:val="24"/>
          <w:szCs w:val="24"/>
        </w:rPr>
        <w:t>enarios</w:t>
      </w:r>
      <w:r>
        <w:rPr>
          <w:rFonts w:asciiTheme="minorHAnsi" w:hAnsiTheme="minorHAnsi" w:cstheme="minorHAnsi"/>
          <w:b/>
          <w:bCs/>
          <w:color w:val="000000"/>
          <w:sz w:val="24"/>
          <w:szCs w:val="24"/>
        </w:rPr>
        <w:t>, the logistics industry will be able to achieve full path logistics information on the chain, covering the complete business process including home delivery, pricing and issuing, packaging and storage, sorting and distribution, warehouse management, sorting and delivery, customer receipt and customer feedback</w:t>
      </w:r>
      <w:r>
        <w:rPr>
          <w:rFonts w:hint="eastAsia" w:asciiTheme="minorHAnsi" w:hAnsiTheme="minorHAnsi" w:cstheme="minorHAnsi"/>
          <w:b/>
          <w:bCs/>
          <w:color w:val="000000"/>
          <w:sz w:val="24"/>
          <w:szCs w:val="24"/>
        </w:rPr>
        <w:t>.</w:t>
      </w:r>
      <w:r>
        <w:rPr>
          <w:rFonts w:asciiTheme="minorHAnsi" w:hAnsiTheme="minorHAnsi" w:cstheme="minorHAnsi"/>
          <w:b/>
          <w:bCs/>
          <w:color w:val="000000"/>
          <w:sz w:val="24"/>
          <w:szCs w:val="24"/>
        </w:rPr>
        <w:t xml:space="preserve"> </w:t>
      </w:r>
      <w:r>
        <w:rPr>
          <w:rFonts w:hint="eastAsia" w:asciiTheme="minorHAnsi" w:hAnsiTheme="minorHAnsi" w:cstheme="minorHAnsi"/>
          <w:b/>
          <w:bCs/>
          <w:color w:val="000000"/>
          <w:sz w:val="24"/>
          <w:szCs w:val="24"/>
        </w:rPr>
        <w:t>B</w:t>
      </w:r>
      <w:r>
        <w:rPr>
          <w:rFonts w:asciiTheme="minorHAnsi" w:hAnsiTheme="minorHAnsi" w:cstheme="minorHAnsi"/>
          <w:b/>
          <w:bCs/>
          <w:color w:val="000000"/>
          <w:sz w:val="24"/>
          <w:szCs w:val="24"/>
        </w:rPr>
        <w:t xml:space="preserve">ased on </w:t>
      </w:r>
      <w:r>
        <w:rPr>
          <w:rFonts w:hint="eastAsia" w:asciiTheme="minorHAnsi" w:hAnsiTheme="minorHAnsi" w:cstheme="minorHAnsi"/>
          <w:b/>
          <w:bCs/>
          <w:color w:val="000000"/>
          <w:sz w:val="24"/>
          <w:szCs w:val="24"/>
        </w:rPr>
        <w:t xml:space="preserve">characteristics of RFID such as being </w:t>
      </w:r>
      <w:r>
        <w:rPr>
          <w:rFonts w:asciiTheme="minorHAnsi" w:hAnsiTheme="minorHAnsi" w:cstheme="minorHAnsi"/>
          <w:b/>
          <w:bCs/>
          <w:color w:val="000000"/>
          <w:sz w:val="24"/>
          <w:szCs w:val="24"/>
        </w:rPr>
        <w:t xml:space="preserve"> tamper-resistant, open, traceable and </w:t>
      </w:r>
      <w:r>
        <w:rPr>
          <w:rFonts w:hint="eastAsia" w:asciiTheme="minorHAnsi" w:hAnsiTheme="minorHAnsi" w:cstheme="minorHAnsi"/>
          <w:b/>
          <w:bCs/>
          <w:color w:val="000000"/>
          <w:sz w:val="24"/>
          <w:szCs w:val="24"/>
        </w:rPr>
        <w:t>etc.</w:t>
      </w:r>
      <w:r>
        <w:rPr>
          <w:rFonts w:asciiTheme="minorHAnsi" w:hAnsiTheme="minorHAnsi" w:cstheme="minorHAnsi"/>
          <w:b/>
          <w:bCs/>
          <w:color w:val="000000"/>
          <w:sz w:val="24"/>
          <w:szCs w:val="24"/>
        </w:rPr>
        <w:t xml:space="preserve"> it is aimed at building safe and reliable point-to-point logistics information channel for the customers and providing business automati</w:t>
      </w:r>
      <w:r>
        <w:rPr>
          <w:rFonts w:hint="eastAsia" w:asciiTheme="minorHAnsi" w:hAnsiTheme="minorHAnsi" w:cstheme="minorHAnsi"/>
          <w:b/>
          <w:bCs/>
          <w:color w:val="000000"/>
          <w:sz w:val="24"/>
          <w:szCs w:val="24"/>
        </w:rPr>
        <w:t>c</w:t>
      </w:r>
      <w:r>
        <w:rPr>
          <w:rFonts w:asciiTheme="minorHAnsi" w:hAnsiTheme="minorHAnsi" w:cstheme="minorHAnsi"/>
          <w:b/>
          <w:bCs/>
          <w:color w:val="000000"/>
          <w:sz w:val="24"/>
          <w:szCs w:val="24"/>
        </w:rPr>
        <w:t xml:space="preserve"> management information platform for the logistics company to avoid</w:t>
      </w:r>
      <w:r>
        <w:rPr>
          <w:rFonts w:hint="eastAsia" w:asciiTheme="minorHAnsi" w:hAnsiTheme="minorHAnsi" w:cstheme="minorHAnsi"/>
          <w:b/>
          <w:bCs/>
          <w:color w:val="000000"/>
          <w:sz w:val="24"/>
          <w:szCs w:val="24"/>
        </w:rPr>
        <w:t xml:space="preserve"> thorny problems such as</w:t>
      </w:r>
      <w:r>
        <w:rPr>
          <w:rFonts w:asciiTheme="minorHAnsi" w:hAnsiTheme="minorHAnsi" w:cstheme="minorHAnsi"/>
          <w:b/>
          <w:bCs/>
          <w:color w:val="000000"/>
          <w:sz w:val="24"/>
          <w:szCs w:val="24"/>
        </w:rPr>
        <w:t xml:space="preserve"> lost, delayed and wrong orders</w:t>
      </w:r>
      <w:r>
        <w:rPr>
          <w:rFonts w:hint="eastAsia" w:asciiTheme="minorHAnsi" w:hAnsiTheme="minorHAnsi" w:cstheme="minorHAnsi"/>
          <w:b/>
          <w:bCs/>
          <w:color w:val="000000"/>
          <w:sz w:val="24"/>
          <w:szCs w:val="24"/>
        </w:rPr>
        <w:t xml:space="preserve"> on</w:t>
      </w:r>
      <w:r>
        <w:rPr>
          <w:rFonts w:asciiTheme="minorHAnsi" w:hAnsiTheme="minorHAnsi" w:cstheme="minorHAnsi"/>
          <w:b/>
          <w:bCs/>
          <w:color w:val="000000"/>
          <w:sz w:val="24"/>
          <w:szCs w:val="24"/>
        </w:rPr>
        <w:t xml:space="preserve"> </w:t>
      </w:r>
      <w:r>
        <w:rPr>
          <w:rFonts w:hint="eastAsia" w:asciiTheme="minorHAnsi" w:hAnsiTheme="minorHAnsi" w:cstheme="minorHAnsi"/>
          <w:b/>
          <w:bCs/>
          <w:color w:val="000000"/>
          <w:sz w:val="24"/>
          <w:szCs w:val="24"/>
        </w:rPr>
        <w:t>a systematic basis</w:t>
      </w:r>
      <w:r>
        <w:rPr>
          <w:rFonts w:asciiTheme="minorHAnsi" w:hAnsiTheme="minorHAnsi" w:cstheme="minorHAnsi"/>
          <w:b/>
          <w:bCs/>
          <w:color w:val="000000"/>
          <w:sz w:val="24"/>
          <w:szCs w:val="24"/>
        </w:rPr>
        <w:t xml:space="preserve">. </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During the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Project 3.0 stage, the technology will be applied to all product manufacture</w:t>
      </w:r>
      <w:r>
        <w:rPr>
          <w:rFonts w:hint="eastAsia" w:asciiTheme="minorHAnsi" w:hAnsiTheme="minorHAnsi" w:cstheme="minorHAnsi"/>
          <w:b/>
          <w:bCs/>
          <w:color w:val="000000"/>
          <w:sz w:val="24"/>
          <w:szCs w:val="24"/>
        </w:rPr>
        <w:t>r</w:t>
      </w:r>
      <w:r>
        <w:rPr>
          <w:rFonts w:asciiTheme="minorHAnsi" w:hAnsiTheme="minorHAnsi" w:cstheme="minorHAnsi"/>
          <w:b/>
          <w:bCs/>
          <w:color w:val="000000"/>
          <w:sz w:val="24"/>
          <w:szCs w:val="24"/>
        </w:rPr>
        <w:t xml:space="preserve">s to achieve traceable customization of smart </w:t>
      </w:r>
      <w:r>
        <w:rPr>
          <w:rFonts w:hint="eastAsia" w:asciiTheme="minorHAnsi" w:hAnsiTheme="minorHAnsi" w:cstheme="minorHAnsi"/>
          <w:b/>
          <w:bCs/>
          <w:color w:val="000000"/>
          <w:sz w:val="24"/>
          <w:szCs w:val="24"/>
        </w:rPr>
        <w:t>packaging</w:t>
      </w:r>
      <w:r>
        <w:rPr>
          <w:rFonts w:asciiTheme="minorHAnsi" w:hAnsiTheme="minorHAnsi" w:cstheme="minorHAnsi"/>
          <w:b/>
          <w:bCs/>
          <w:color w:val="000000"/>
          <w:sz w:val="24"/>
          <w:szCs w:val="24"/>
        </w:rPr>
        <w:t xml:space="preserve">. The universal data stricture used in describing the product production cycle will be effectively written in the block chain; the customization data structure design will be conducted for different products by taking advantages of traceability; the authenticity and reliability of chain information can be guaranteed based on RFID identity verification; the whole processes will be covered, including raw material purchasing, production operation, assembly operation, product packaging and product inventory management; the raw material source and production quality can be verified and the quality problem source can be tracked by taking advantages of openness and traceability of block chain; the possibility of counterfeits can be eliminated and the information barrier can be </w:t>
      </w:r>
      <w:r>
        <w:rPr>
          <w:rFonts w:hint="eastAsia" w:asciiTheme="minorHAnsi" w:hAnsiTheme="minorHAnsi" w:cstheme="minorHAnsi"/>
          <w:b/>
          <w:bCs/>
          <w:color w:val="000000"/>
          <w:sz w:val="24"/>
          <w:szCs w:val="24"/>
        </w:rPr>
        <w:t>removed</w:t>
      </w:r>
      <w:r>
        <w:rPr>
          <w:rFonts w:asciiTheme="minorHAnsi" w:hAnsiTheme="minorHAnsi" w:cstheme="minorHAnsi"/>
          <w:b/>
          <w:bCs/>
          <w:color w:val="000000"/>
          <w:sz w:val="24"/>
          <w:szCs w:val="24"/>
        </w:rPr>
        <w:t xml:space="preserve"> to fundamentally ensure the consumers’ </w:t>
      </w:r>
      <w:r>
        <w:rPr>
          <w:rFonts w:hint="eastAsia" w:asciiTheme="minorHAnsi" w:hAnsiTheme="minorHAnsi" w:cstheme="minorHAnsi"/>
          <w:b/>
          <w:bCs/>
          <w:color w:val="000000"/>
          <w:sz w:val="24"/>
          <w:szCs w:val="24"/>
        </w:rPr>
        <w:t>interest</w:t>
      </w:r>
      <w:r>
        <w:rPr>
          <w:rFonts w:asciiTheme="minorHAnsi" w:hAnsiTheme="minorHAnsi" w:cstheme="minorHAnsi"/>
          <w:b/>
          <w:bCs/>
          <w:color w:val="000000"/>
          <w:sz w:val="24"/>
          <w:szCs w:val="24"/>
        </w:rPr>
        <w:t>s. At the same time, the low-cost data information solutions can be provided to the product manufacturers by means of the standard</w:t>
      </w:r>
      <w:r>
        <w:rPr>
          <w:rFonts w:hint="eastAsia" w:asciiTheme="minorHAnsi" w:hAnsiTheme="minorHAnsi" w:cstheme="minorHAnsi"/>
          <w:b/>
          <w:bCs/>
          <w:color w:val="000000"/>
          <w:sz w:val="24"/>
          <w:szCs w:val="24"/>
        </w:rPr>
        <w:t>ized</w:t>
      </w:r>
      <w:r>
        <w:rPr>
          <w:rFonts w:asciiTheme="minorHAnsi" w:hAnsiTheme="minorHAnsi" w:cstheme="minorHAnsi"/>
          <w:b/>
          <w:bCs/>
          <w:color w:val="000000"/>
          <w:sz w:val="24"/>
          <w:szCs w:val="24"/>
        </w:rPr>
        <w:t xml:space="preserve"> and reliable recording of production business process information via block chain so as to achieve</w:t>
      </w:r>
      <w:r>
        <w:rPr>
          <w:rFonts w:hint="eastAsia" w:asciiTheme="minorHAnsi" w:hAnsiTheme="minorHAnsi" w:cstheme="minorHAnsi"/>
          <w:b/>
          <w:bCs/>
          <w:color w:val="000000"/>
          <w:sz w:val="24"/>
          <w:szCs w:val="24"/>
        </w:rPr>
        <w:t xml:space="preserve"> </w:t>
      </w:r>
      <w:r>
        <w:rPr>
          <w:rFonts w:asciiTheme="minorHAnsi" w:hAnsiTheme="minorHAnsi" w:cstheme="minorHAnsi"/>
          <w:b/>
          <w:bCs/>
          <w:color w:val="000000"/>
          <w:sz w:val="24"/>
          <w:szCs w:val="24"/>
        </w:rPr>
        <w:t>smart</w:t>
      </w:r>
      <w:r>
        <w:rPr>
          <w:rFonts w:hint="eastAsia" w:asciiTheme="minorHAnsi" w:hAnsiTheme="minorHAnsi" w:cstheme="minorHAnsi"/>
          <w:b/>
          <w:bCs/>
          <w:color w:val="000000"/>
          <w:sz w:val="24"/>
          <w:szCs w:val="24"/>
        </w:rPr>
        <w:t xml:space="preserve"> management for the manufacturers</w:t>
      </w:r>
      <w:r>
        <w:rPr>
          <w:rFonts w:asciiTheme="minorHAnsi" w:hAnsiTheme="minorHAnsi" w:cstheme="minorHAnsi"/>
          <w:b/>
          <w:bCs/>
          <w:color w:val="000000"/>
          <w:sz w:val="24"/>
          <w:szCs w:val="24"/>
        </w:rPr>
        <w:t xml:space="preserve">. </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During the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Project 4.0 stage, with the upgrad</w:t>
      </w:r>
      <w:r>
        <w:rPr>
          <w:rFonts w:hint="eastAsia" w:asciiTheme="minorHAnsi" w:hAnsiTheme="minorHAnsi" w:cstheme="minorHAnsi"/>
          <w:b/>
          <w:bCs/>
          <w:color w:val="000000"/>
          <w:sz w:val="24"/>
          <w:szCs w:val="24"/>
        </w:rPr>
        <w:t>ing</w:t>
      </w:r>
      <w:r>
        <w:rPr>
          <w:rFonts w:asciiTheme="minorHAnsi" w:hAnsiTheme="minorHAnsi" w:cstheme="minorHAnsi"/>
          <w:b/>
          <w:bCs/>
          <w:color w:val="000000"/>
          <w:sz w:val="24"/>
          <w:szCs w:val="24"/>
        </w:rPr>
        <w:t xml:space="preserve"> and iteration of the asset information acquisition hardware and the improvement of the block chain data structure, all the assets will be registered on the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in the future, to solve the problems of asset </w:t>
      </w:r>
      <w:r>
        <w:rPr>
          <w:rFonts w:hint="eastAsia" w:asciiTheme="minorHAnsi" w:hAnsiTheme="minorHAnsi" w:cstheme="minorHAnsi"/>
          <w:b/>
          <w:bCs/>
          <w:color w:val="000000"/>
          <w:sz w:val="24"/>
          <w:szCs w:val="24"/>
        </w:rPr>
        <w:t>ownership</w:t>
      </w:r>
      <w:r>
        <w:rPr>
          <w:rFonts w:asciiTheme="minorHAnsi" w:hAnsiTheme="minorHAnsi" w:cstheme="minorHAnsi"/>
          <w:b/>
          <w:bCs/>
          <w:color w:val="000000"/>
          <w:sz w:val="24"/>
          <w:szCs w:val="24"/>
        </w:rPr>
        <w:t xml:space="preserve">, item traceability and transaction certificate. By then, the Waltonchain and </w:t>
      </w:r>
      <w:r>
        <w:rPr>
          <w:rFonts w:asciiTheme="minorHAnsi" w:hAnsiTheme="minorHAnsi" w:cstheme="minorHAnsi"/>
          <w:b/>
          <w:bCs/>
          <w:color w:val="000000"/>
          <w:sz w:val="24"/>
          <w:szCs w:val="24"/>
          <w:lang w:val="en-US"/>
        </w:rPr>
        <w:t>Waltoncoin</w:t>
      </w:r>
      <w:r>
        <w:rPr>
          <w:rFonts w:hint="eastAsia" w:asciiTheme="minorHAnsi" w:hAnsiTheme="minorHAnsi" w:cstheme="minorHAnsi"/>
          <w:b/>
          <w:bCs/>
          <w:color w:val="000000"/>
          <w:sz w:val="24"/>
          <w:szCs w:val="24"/>
        </w:rPr>
        <w:t>s</w:t>
      </w:r>
      <w:r>
        <w:rPr>
          <w:rFonts w:asciiTheme="minorHAnsi" w:hAnsiTheme="minorHAnsi" w:cstheme="minorHAnsi"/>
          <w:b/>
          <w:bCs/>
          <w:color w:val="000000"/>
          <w:sz w:val="24"/>
          <w:szCs w:val="24"/>
        </w:rPr>
        <w:t xml:space="preserve"> will be widely used in the physical world, </w:t>
      </w:r>
      <w:r>
        <w:rPr>
          <w:rFonts w:hint="eastAsia" w:asciiTheme="minorHAnsi" w:hAnsiTheme="minorHAnsi" w:cstheme="minorHAnsi"/>
          <w:b/>
          <w:bCs/>
          <w:color w:val="000000"/>
          <w:sz w:val="24"/>
          <w:szCs w:val="24"/>
        </w:rPr>
        <w:t xml:space="preserve">fundamentally </w:t>
      </w:r>
      <w:r>
        <w:rPr>
          <w:rFonts w:asciiTheme="minorHAnsi" w:hAnsiTheme="minorHAnsi" w:cstheme="minorHAnsi"/>
          <w:b/>
          <w:bCs/>
          <w:color w:val="000000"/>
          <w:sz w:val="24"/>
          <w:szCs w:val="24"/>
        </w:rPr>
        <w:t>changing the way of li</w:t>
      </w:r>
      <w:r>
        <w:rPr>
          <w:rFonts w:hint="eastAsia" w:asciiTheme="minorHAnsi" w:hAnsiTheme="minorHAnsi" w:cstheme="minorHAnsi"/>
          <w:b/>
          <w:bCs/>
          <w:color w:val="000000"/>
          <w:sz w:val="24"/>
          <w:szCs w:val="24"/>
        </w:rPr>
        <w:t>fe</w:t>
      </w:r>
      <w:r>
        <w:rPr>
          <w:rFonts w:asciiTheme="minorHAnsi" w:hAnsiTheme="minorHAnsi" w:cstheme="minorHAnsi"/>
          <w:b/>
          <w:bCs/>
          <w:color w:val="000000"/>
          <w:sz w:val="24"/>
          <w:szCs w:val="24"/>
        </w:rPr>
        <w:t xml:space="preserve"> and production worldwide – the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project will bring a more convenient, intelligent and trustworthy world to everybody, </w:t>
      </w:r>
      <w:r>
        <w:rPr>
          <w:rFonts w:hint="eastAsia" w:asciiTheme="minorHAnsi" w:hAnsiTheme="minorHAnsi" w:cstheme="minorHAnsi"/>
          <w:b/>
          <w:bCs/>
          <w:color w:val="000000"/>
          <w:sz w:val="24"/>
          <w:szCs w:val="24"/>
        </w:rPr>
        <w:t xml:space="preserve">and </w:t>
      </w:r>
      <w:r>
        <w:rPr>
          <w:rFonts w:asciiTheme="minorHAnsi" w:hAnsiTheme="minorHAnsi" w:cstheme="minorHAnsi"/>
          <w:b/>
          <w:bCs/>
          <w:color w:val="000000"/>
          <w:sz w:val="24"/>
          <w:szCs w:val="24"/>
        </w:rPr>
        <w:t>at the same time,</w:t>
      </w:r>
      <w:r>
        <w:rPr>
          <w:rFonts w:hint="eastAsia" w:asciiTheme="minorHAnsi" w:hAnsiTheme="minorHAnsi" w:cstheme="minorHAnsi"/>
          <w:b/>
          <w:bCs/>
          <w:color w:val="000000"/>
          <w:sz w:val="24"/>
          <w:szCs w:val="24"/>
        </w:rPr>
        <w:t xml:space="preserve"> give</w:t>
      </w:r>
      <w:r>
        <w:rPr>
          <w:rFonts w:asciiTheme="minorHAnsi" w:hAnsiTheme="minorHAnsi" w:cstheme="minorHAnsi"/>
          <w:b/>
          <w:bCs/>
          <w:color w:val="000000"/>
          <w:sz w:val="24"/>
          <w:szCs w:val="24"/>
        </w:rPr>
        <w:t xml:space="preserve"> h</w:t>
      </w:r>
      <w:r>
        <w:rPr>
          <w:rFonts w:hint="eastAsia" w:asciiTheme="minorHAnsi" w:hAnsiTheme="minorHAnsi" w:cstheme="minorHAnsi"/>
          <w:b/>
          <w:bCs/>
          <w:color w:val="000000"/>
          <w:sz w:val="24"/>
          <w:szCs w:val="24"/>
        </w:rPr>
        <w:t>andsome</w:t>
      </w:r>
      <w:r>
        <w:rPr>
          <w:rFonts w:asciiTheme="minorHAnsi" w:hAnsiTheme="minorHAnsi" w:cstheme="minorHAnsi"/>
          <w:b/>
          <w:bCs/>
          <w:color w:val="000000"/>
          <w:sz w:val="24"/>
          <w:szCs w:val="24"/>
        </w:rPr>
        <w:t xml:space="preserve"> return to the investors of the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w:t>
      </w:r>
    </w:p>
    <w:p>
      <w:pPr>
        <w:ind w:firstLine="482" w:firstLineChars="200"/>
        <w:jc w:val="both"/>
        <w:rPr>
          <w:rFonts w:asciiTheme="minorHAnsi" w:hAnsiTheme="minorHAnsi" w:cstheme="minorHAnsi"/>
          <w:b/>
          <w:bCs/>
          <w:color w:val="000000"/>
          <w:sz w:val="24"/>
          <w:szCs w:val="24"/>
        </w:rPr>
      </w:pPr>
      <w:r>
        <w:rPr>
          <w:rFonts w:asciiTheme="minorHAnsi" w:hAnsiTheme="minorHAnsi" w:cstheme="minorHAnsi"/>
          <w:b/>
          <w:bCs/>
          <w:color w:val="000000"/>
          <w:sz w:val="24"/>
          <w:szCs w:val="24"/>
        </w:rPr>
        <w:t>In accordance with the four stages of the project, the project team will develop a variety of information collection-related chips, including dual-band RFID chips, biometric chips and various sensor chips. The team will not only provide secur</w:t>
      </w:r>
      <w:r>
        <w:rPr>
          <w:rFonts w:hint="eastAsia" w:asciiTheme="minorHAnsi" w:hAnsiTheme="minorHAnsi" w:cstheme="minorHAnsi"/>
          <w:b/>
          <w:bCs/>
          <w:color w:val="000000"/>
          <w:sz w:val="24"/>
          <w:szCs w:val="24"/>
        </w:rPr>
        <w:t>e</w:t>
      </w:r>
      <w:r>
        <w:rPr>
          <w:rFonts w:asciiTheme="minorHAnsi" w:hAnsiTheme="minorHAnsi" w:cstheme="minorHAnsi"/>
          <w:b/>
          <w:bCs/>
          <w:color w:val="000000"/>
          <w:sz w:val="24"/>
          <w:szCs w:val="24"/>
        </w:rPr>
        <w:t xml:space="preserve"> interfaces for all physical assets to be on the chain, but also provide secur</w:t>
      </w:r>
      <w:r>
        <w:rPr>
          <w:rFonts w:hint="eastAsia" w:asciiTheme="minorHAnsi" w:hAnsiTheme="minorHAnsi" w:cstheme="minorHAnsi"/>
          <w:b/>
          <w:bCs/>
          <w:color w:val="000000"/>
          <w:sz w:val="24"/>
          <w:szCs w:val="24"/>
        </w:rPr>
        <w:t>e</w:t>
      </w:r>
      <w:r>
        <w:rPr>
          <w:rFonts w:asciiTheme="minorHAnsi" w:hAnsiTheme="minorHAnsi" w:cstheme="minorHAnsi"/>
          <w:b/>
          <w:bCs/>
          <w:color w:val="000000"/>
          <w:sz w:val="24"/>
          <w:szCs w:val="24"/>
        </w:rPr>
        <w:t xml:space="preserve"> interfaces for human beings, all kinds of animals, creatures to be on the chain, to  realize safe and reliable networking, aggregation, digitization of all things, completely change people's way of life and bring more convenience to human life. The application scope of the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will be gradually extended to every life scene, as shown in Figure 3.1.</w:t>
      </w:r>
    </w:p>
    <w:p>
      <w:pPr>
        <w:jc w:val="center"/>
        <w:rPr>
          <w:rFonts w:asciiTheme="minorHAnsi" w:hAnsiTheme="minorHAnsi" w:cstheme="minorHAnsi"/>
          <w:b/>
          <w:bCs/>
          <w:color w:val="000000"/>
        </w:rPr>
      </w:pPr>
      <w:r>
        <w:rPr>
          <w:rFonts w:asciiTheme="minorHAnsi" w:hAnsiTheme="minorHAnsi" w:cstheme="minorHAnsi"/>
          <w:b/>
          <w:bCs/>
          <w:color w:val="000000"/>
        </w:rPr>
        <w:drawing>
          <wp:inline distT="0" distB="0" distL="0" distR="0">
            <wp:extent cx="4110355" cy="4057650"/>
            <wp:effectExtent l="19050" t="0" r="4445"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noChangeArrowheads="1"/>
                    </pic:cNvPicPr>
                  </pic:nvPicPr>
                  <pic:blipFill>
                    <a:blip r:embed="rId27" cstate="print">
                      <a:clrChange>
                        <a:clrFrom>
                          <a:srgbClr val="FFFFFF"/>
                        </a:clrFrom>
                        <a:clrTo>
                          <a:srgbClr val="FFFFFF">
                            <a:alpha val="0"/>
                          </a:srgbClr>
                        </a:clrTo>
                      </a:clrChange>
                    </a:blip>
                    <a:srcRect/>
                    <a:stretch>
                      <a:fillRect/>
                    </a:stretch>
                  </pic:blipFill>
                  <pic:spPr>
                    <a:xfrm>
                      <a:off x="0" y="0"/>
                      <a:ext cx="4110355" cy="4057650"/>
                    </a:xfrm>
                    <a:prstGeom prst="rect">
                      <a:avLst/>
                    </a:prstGeom>
                    <a:noFill/>
                    <a:ln w="9525">
                      <a:noFill/>
                      <a:miter lim="800000"/>
                      <a:headEnd/>
                      <a:tailEnd/>
                    </a:ln>
                  </pic:spPr>
                </pic:pic>
              </a:graphicData>
            </a:graphic>
          </wp:inline>
        </w:drawing>
      </w:r>
    </w:p>
    <w:p>
      <w:pPr>
        <w:jc w:val="center"/>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Figure 3.1 the scope of application of the </w:t>
      </w:r>
      <w:r>
        <w:rPr>
          <w:rFonts w:asciiTheme="minorHAnsi" w:hAnsiTheme="minorHAnsi" w:cstheme="minorHAnsi"/>
          <w:b/>
          <w:bCs/>
          <w:color w:val="000000"/>
          <w:sz w:val="24"/>
          <w:szCs w:val="24"/>
          <w:lang w:val="en-US"/>
        </w:rPr>
        <w:t>Waltonchain</w:t>
      </w:r>
    </w:p>
    <w:p>
      <w:pPr>
        <w:jc w:val="center"/>
        <w:rPr>
          <w:rFonts w:asciiTheme="minorHAnsi" w:hAnsiTheme="minorHAnsi" w:cstheme="minorHAnsi"/>
          <w:b/>
          <w:bCs/>
          <w:color w:val="000000"/>
          <w:sz w:val="24"/>
          <w:szCs w:val="24"/>
        </w:rPr>
      </w:pPr>
      <w:r>
        <w:rPr>
          <w:rFonts w:asciiTheme="minorHAnsi" w:hAnsiTheme="minorHAnsi" w:cstheme="minorHAnsi"/>
          <w:b/>
          <w:bCs/>
          <w:color w:val="000000"/>
          <w:sz w:val="24"/>
          <w:szCs w:val="24"/>
        </w:rPr>
        <w:t>Figure Text: Cloud service</w:t>
      </w:r>
    </w:p>
    <w:p>
      <w:pPr>
        <w:jc w:val="center"/>
        <w:rPr>
          <w:rFonts w:asciiTheme="minorHAnsi" w:hAnsiTheme="minorHAnsi" w:cstheme="minorHAnsi"/>
          <w:b/>
          <w:bCs/>
          <w:color w:val="000000"/>
          <w:sz w:val="24"/>
          <w:szCs w:val="24"/>
        </w:rPr>
      </w:pPr>
      <w:r>
        <w:rPr>
          <w:rFonts w:asciiTheme="minorHAnsi" w:hAnsiTheme="minorHAnsi" w:cstheme="minorHAnsi"/>
          <w:b/>
          <w:bCs/>
          <w:color w:val="000000"/>
          <w:sz w:val="24"/>
          <w:szCs w:val="24"/>
        </w:rPr>
        <w:t>Clothing/Social/Public Utilities/Retail/Manufacturing</w:t>
      </w:r>
    </w:p>
    <w:p>
      <w:pPr>
        <w:jc w:val="center"/>
        <w:rPr>
          <w:rFonts w:asciiTheme="minorHAnsi" w:hAnsiTheme="minorHAnsi" w:cstheme="minorHAnsi"/>
          <w:b/>
          <w:bCs/>
          <w:color w:val="000000"/>
          <w:sz w:val="24"/>
          <w:szCs w:val="24"/>
        </w:rPr>
      </w:pPr>
      <w:r>
        <w:rPr>
          <w:rFonts w:asciiTheme="minorHAnsi" w:hAnsiTheme="minorHAnsi" w:cstheme="minorHAnsi"/>
          <w:b/>
          <w:bCs/>
          <w:color w:val="000000"/>
          <w:sz w:val="24"/>
          <w:szCs w:val="24"/>
        </w:rPr>
        <w:t>Smart Store/Smart Business card/Smart City/Smart Community/Smart District/Smart Transportation/Anti – Counterfeiting and Source Tracing/Smart Production</w:t>
      </w:r>
    </w:p>
    <w:bookmarkEnd w:id="360"/>
    <w:bookmarkEnd w:id="361"/>
    <w:bookmarkEnd w:id="362"/>
    <w:bookmarkEnd w:id="363"/>
    <w:bookmarkEnd w:id="364"/>
    <w:bookmarkEnd w:id="365"/>
    <w:bookmarkEnd w:id="366"/>
    <w:p>
      <w:pPr>
        <w:pStyle w:val="3"/>
        <w:jc w:val="both"/>
        <w:rPr>
          <w:rFonts w:asciiTheme="minorHAnsi" w:hAnsiTheme="minorHAnsi" w:cstheme="minorHAnsi"/>
          <w:color w:val="000000"/>
        </w:rPr>
      </w:pPr>
      <w:bookmarkStart w:id="367" w:name="_Toc23239"/>
      <w:bookmarkStart w:id="368" w:name="_Toc31667"/>
      <w:bookmarkStart w:id="369" w:name="_Toc3924"/>
      <w:bookmarkStart w:id="370" w:name="_Toc28816"/>
      <w:bookmarkStart w:id="371" w:name="_Toc11017"/>
      <w:bookmarkStart w:id="372" w:name="_Toc30184"/>
      <w:bookmarkStart w:id="373" w:name="_Toc15003"/>
      <w:bookmarkStart w:id="374" w:name="_Toc26862"/>
      <w:r>
        <w:rPr>
          <w:rFonts w:asciiTheme="minorHAnsi" w:hAnsiTheme="minorHAnsi" w:cstheme="minorHAnsi"/>
          <w:color w:val="000000"/>
        </w:rPr>
        <w:t xml:space="preserve">3.2 </w:t>
      </w:r>
      <w:bookmarkEnd w:id="367"/>
      <w:bookmarkEnd w:id="368"/>
      <w:bookmarkEnd w:id="369"/>
      <w:bookmarkEnd w:id="370"/>
      <w:bookmarkEnd w:id="371"/>
      <w:bookmarkEnd w:id="372"/>
      <w:bookmarkEnd w:id="373"/>
      <w:r>
        <w:rPr>
          <w:rFonts w:asciiTheme="minorHAnsi" w:hAnsiTheme="minorHAnsi" w:cstheme="minorHAnsi"/>
          <w:color w:val="000000"/>
        </w:rPr>
        <w:t xml:space="preserve">The Investment Value of the </w:t>
      </w:r>
      <w:r>
        <w:rPr>
          <w:rFonts w:asciiTheme="minorHAnsi" w:hAnsiTheme="minorHAnsi" w:cstheme="minorHAnsi"/>
          <w:color w:val="000000"/>
          <w:lang w:val="en-US"/>
        </w:rPr>
        <w:t>Waltonchain</w:t>
      </w:r>
      <w:r>
        <w:rPr>
          <w:rFonts w:asciiTheme="minorHAnsi" w:hAnsiTheme="minorHAnsi" w:cstheme="minorHAnsi"/>
          <w:color w:val="000000"/>
        </w:rPr>
        <w:t xml:space="preserve"> Project</w:t>
      </w:r>
      <w:bookmarkEnd w:id="374"/>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1) Innovation mode: the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Project intends to develop RFID beacon chip with independent intellectual property rights, which is expected to achieve the perfect combination of Internet of Things and block chain. The chips researched and developed will bind the </w:t>
      </w:r>
      <w:r>
        <w:rPr>
          <w:rFonts w:asciiTheme="minorHAnsi" w:hAnsiTheme="minorHAnsi" w:cstheme="minorHAnsi"/>
          <w:b/>
          <w:bCs/>
          <w:color w:val="000000"/>
          <w:sz w:val="24"/>
          <w:szCs w:val="24"/>
          <w:lang w:val="en-US"/>
        </w:rPr>
        <w:t>Waltoncoin</w:t>
      </w:r>
      <w:r>
        <w:rPr>
          <w:rFonts w:asciiTheme="minorHAnsi" w:hAnsiTheme="minorHAnsi" w:cstheme="minorHAnsi"/>
          <w:b/>
          <w:bCs/>
          <w:color w:val="000000"/>
          <w:sz w:val="24"/>
          <w:szCs w:val="24"/>
        </w:rPr>
        <w:t xml:space="preserve">s to create the intelligent ecosphere of application of Internet of Things based on </w:t>
      </w:r>
      <w:r>
        <w:rPr>
          <w:rFonts w:asciiTheme="minorHAnsi" w:hAnsiTheme="minorHAnsi" w:cstheme="minorHAnsi"/>
          <w:b/>
          <w:bCs/>
          <w:color w:val="000000"/>
          <w:sz w:val="24"/>
          <w:szCs w:val="24"/>
          <w:lang w:val="en-US"/>
        </w:rPr>
        <w:t>Waltonchain</w:t>
      </w:r>
      <w:r>
        <w:rPr>
          <w:rFonts w:hint="eastAsia" w:asciiTheme="minorHAnsi" w:hAnsiTheme="minorHAnsi" w:cstheme="minorHAnsi"/>
          <w:b/>
          <w:bCs/>
          <w:color w:val="000000"/>
          <w:sz w:val="24"/>
          <w:szCs w:val="24"/>
        </w:rPr>
        <w:t>.</w:t>
      </w:r>
      <w:r>
        <w:rPr>
          <w:rFonts w:asciiTheme="minorHAnsi" w:hAnsiTheme="minorHAnsi" w:cstheme="minorHAnsi"/>
          <w:b/>
          <w:bCs/>
          <w:color w:val="000000"/>
          <w:sz w:val="24"/>
          <w:szCs w:val="24"/>
        </w:rPr>
        <w:t xml:space="preserve"> </w:t>
      </w:r>
      <w:r>
        <w:rPr>
          <w:rFonts w:hint="eastAsia" w:asciiTheme="minorHAnsi" w:hAnsiTheme="minorHAnsi" w:cstheme="minorHAnsi"/>
          <w:b/>
          <w:bCs/>
          <w:color w:val="000000"/>
          <w:sz w:val="24"/>
          <w:szCs w:val="24"/>
        </w:rPr>
        <w:t xml:space="preserve">During the course of </w:t>
      </w:r>
      <w:r>
        <w:rPr>
          <w:rFonts w:asciiTheme="minorHAnsi" w:hAnsiTheme="minorHAnsi" w:cstheme="minorHAnsi"/>
          <w:b/>
          <w:bCs/>
          <w:color w:val="000000"/>
          <w:sz w:val="24"/>
          <w:szCs w:val="24"/>
        </w:rPr>
        <w:t>expan</w:t>
      </w:r>
      <w:r>
        <w:rPr>
          <w:rFonts w:hint="eastAsia" w:asciiTheme="minorHAnsi" w:hAnsiTheme="minorHAnsi" w:cstheme="minorHAnsi"/>
          <w:b/>
          <w:bCs/>
          <w:color w:val="000000"/>
          <w:sz w:val="24"/>
          <w:szCs w:val="24"/>
        </w:rPr>
        <w:t>ding</w:t>
      </w:r>
      <w:r>
        <w:rPr>
          <w:rFonts w:asciiTheme="minorHAnsi" w:hAnsiTheme="minorHAnsi" w:cstheme="minorHAnsi"/>
          <w:b/>
          <w:bCs/>
          <w:color w:val="000000"/>
          <w:sz w:val="24"/>
          <w:szCs w:val="24"/>
        </w:rPr>
        <w:t xml:space="preserve"> block chain </w:t>
      </w:r>
      <w:r>
        <w:rPr>
          <w:rFonts w:hint="eastAsia" w:asciiTheme="minorHAnsi" w:hAnsiTheme="minorHAnsi" w:cstheme="minorHAnsi"/>
          <w:b/>
          <w:bCs/>
          <w:color w:val="000000"/>
          <w:sz w:val="24"/>
          <w:szCs w:val="24"/>
        </w:rPr>
        <w:t xml:space="preserve">technology </w:t>
      </w:r>
      <w:r>
        <w:rPr>
          <w:rFonts w:asciiTheme="minorHAnsi" w:hAnsiTheme="minorHAnsi" w:cstheme="minorHAnsi"/>
          <w:b/>
          <w:bCs/>
          <w:color w:val="000000"/>
          <w:sz w:val="24"/>
          <w:szCs w:val="24"/>
        </w:rPr>
        <w:t xml:space="preserve">to the Internet of Things, the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will definitely become the leader of the </w:t>
      </w:r>
      <w:r>
        <w:rPr>
          <w:rFonts w:hint="eastAsia" w:asciiTheme="minorHAnsi" w:hAnsiTheme="minorHAnsi" w:cstheme="minorHAnsi"/>
          <w:b/>
          <w:bCs/>
          <w:color w:val="000000"/>
          <w:sz w:val="24"/>
          <w:szCs w:val="24"/>
        </w:rPr>
        <w:t xml:space="preserve">changing times </w:t>
      </w:r>
      <w:r>
        <w:rPr>
          <w:rFonts w:asciiTheme="minorHAnsi" w:hAnsiTheme="minorHAnsi" w:cstheme="minorHAnsi"/>
          <w:b/>
          <w:bCs/>
          <w:color w:val="000000"/>
          <w:sz w:val="24"/>
          <w:szCs w:val="24"/>
        </w:rPr>
        <w:t>;</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2) Market space: </w:t>
      </w:r>
      <w:r>
        <w:rPr>
          <w:rFonts w:hint="eastAsia" w:asciiTheme="minorHAnsi" w:hAnsiTheme="minorHAnsi" w:cstheme="minorHAnsi"/>
          <w:b/>
          <w:bCs/>
          <w:color w:val="000000"/>
          <w:sz w:val="24"/>
          <w:szCs w:val="24"/>
        </w:rPr>
        <w:t>With a</w:t>
      </w:r>
      <w:r>
        <w:rPr>
          <w:rFonts w:asciiTheme="minorHAnsi" w:hAnsiTheme="minorHAnsi" w:cstheme="minorHAnsi"/>
          <w:b/>
          <w:bCs/>
          <w:color w:val="000000"/>
          <w:sz w:val="24"/>
          <w:szCs w:val="24"/>
        </w:rPr>
        <w:t xml:space="preserve"> trillion-level</w:t>
      </w:r>
      <w:r>
        <w:rPr>
          <w:rFonts w:hint="eastAsia" w:asciiTheme="minorHAnsi" w:hAnsiTheme="minorHAnsi" w:cstheme="minorHAnsi"/>
          <w:b/>
          <w:bCs/>
          <w:color w:val="000000"/>
          <w:sz w:val="24"/>
          <w:szCs w:val="24"/>
        </w:rPr>
        <w:t xml:space="preserve"> potential</w:t>
      </w:r>
      <w:r>
        <w:rPr>
          <w:rFonts w:asciiTheme="minorHAnsi" w:hAnsiTheme="minorHAnsi" w:cstheme="minorHAnsi"/>
          <w:b/>
          <w:bCs/>
          <w:color w:val="000000"/>
          <w:sz w:val="24"/>
          <w:szCs w:val="24"/>
        </w:rPr>
        <w:t xml:space="preserve"> market, the Waltonchain has </w:t>
      </w:r>
      <w:r>
        <w:rPr>
          <w:rFonts w:hint="eastAsia" w:asciiTheme="minorHAnsi" w:hAnsiTheme="minorHAnsi" w:cstheme="minorHAnsi"/>
          <w:b/>
          <w:bCs/>
          <w:color w:val="000000"/>
          <w:sz w:val="24"/>
          <w:szCs w:val="24"/>
        </w:rPr>
        <w:t>possessed</w:t>
      </w:r>
      <w:r>
        <w:rPr>
          <w:rFonts w:asciiTheme="minorHAnsi" w:hAnsiTheme="minorHAnsi" w:cstheme="minorHAnsi"/>
          <w:b/>
          <w:bCs/>
          <w:color w:val="000000"/>
          <w:sz w:val="24"/>
          <w:szCs w:val="24"/>
        </w:rPr>
        <w:t xml:space="preserve"> the applica</w:t>
      </w:r>
      <w:r>
        <w:rPr>
          <w:rFonts w:hint="eastAsia" w:asciiTheme="minorHAnsi" w:hAnsiTheme="minorHAnsi" w:cstheme="minorHAnsi"/>
          <w:b/>
          <w:bCs/>
          <w:color w:val="000000"/>
          <w:sz w:val="24"/>
          <w:szCs w:val="24"/>
        </w:rPr>
        <w:t>ble</w:t>
      </w:r>
      <w:r>
        <w:rPr>
          <w:rFonts w:asciiTheme="minorHAnsi" w:hAnsiTheme="minorHAnsi" w:cstheme="minorHAnsi"/>
          <w:b/>
          <w:bCs/>
          <w:color w:val="000000"/>
          <w:sz w:val="24"/>
          <w:szCs w:val="24"/>
        </w:rPr>
        <w:t xml:space="preserve"> program able to be quickly implemented </w:t>
      </w:r>
      <w:r>
        <w:rPr>
          <w:rFonts w:hint="eastAsia" w:asciiTheme="minorHAnsi" w:hAnsiTheme="minorHAnsi" w:cstheme="minorHAnsi"/>
          <w:b/>
          <w:bCs/>
          <w:color w:val="000000"/>
          <w:sz w:val="24"/>
          <w:szCs w:val="24"/>
        </w:rPr>
        <w:t>in the total value chains in the clothing industry, including the</w:t>
      </w:r>
      <w:r>
        <w:rPr>
          <w:rFonts w:asciiTheme="minorHAnsi" w:hAnsiTheme="minorHAnsi" w:cstheme="minorHAnsi"/>
          <w:b/>
          <w:bCs/>
          <w:color w:val="000000"/>
          <w:sz w:val="24"/>
          <w:szCs w:val="24"/>
        </w:rPr>
        <w:t xml:space="preserve"> production, storage, logistics, stores and other full circulation areas. Years of working experience and customer resources accumulated by the team members in the clothing industry and electronics industry will provide a </w:t>
      </w:r>
      <w:r>
        <w:rPr>
          <w:rFonts w:hint="eastAsia" w:asciiTheme="minorHAnsi" w:hAnsiTheme="minorHAnsi" w:cstheme="minorHAnsi"/>
          <w:b/>
          <w:bCs/>
          <w:color w:val="000000"/>
          <w:sz w:val="24"/>
          <w:szCs w:val="24"/>
        </w:rPr>
        <w:t>favorable</w:t>
      </w:r>
      <w:r>
        <w:rPr>
          <w:rFonts w:asciiTheme="minorHAnsi" w:hAnsiTheme="minorHAnsi" w:cstheme="minorHAnsi"/>
          <w:b/>
          <w:bCs/>
          <w:color w:val="000000"/>
          <w:sz w:val="24"/>
          <w:szCs w:val="24"/>
        </w:rPr>
        <w:t xml:space="preserve"> </w:t>
      </w:r>
      <w:r>
        <w:rPr>
          <w:rFonts w:hint="eastAsia" w:asciiTheme="minorHAnsi" w:hAnsiTheme="minorHAnsi" w:cstheme="minorHAnsi"/>
          <w:b/>
          <w:bCs/>
          <w:color w:val="000000"/>
          <w:sz w:val="24"/>
          <w:szCs w:val="24"/>
        </w:rPr>
        <w:t xml:space="preserve">and ideal </w:t>
      </w:r>
      <w:r>
        <w:rPr>
          <w:rFonts w:asciiTheme="minorHAnsi" w:hAnsiTheme="minorHAnsi" w:cstheme="minorHAnsi"/>
          <w:b/>
          <w:bCs/>
          <w:color w:val="000000"/>
          <w:sz w:val="24"/>
          <w:szCs w:val="24"/>
        </w:rPr>
        <w:t xml:space="preserve">condition for the implementation of the project. It is also expected to be used in many fields like electronic license plate and asset management, etc. in </w:t>
      </w:r>
      <w:r>
        <w:rPr>
          <w:rFonts w:hint="eastAsia" w:asciiTheme="minorHAnsi" w:hAnsiTheme="minorHAnsi" w:cstheme="minorHAnsi"/>
          <w:b/>
          <w:bCs/>
          <w:color w:val="000000"/>
          <w:sz w:val="24"/>
          <w:szCs w:val="24"/>
        </w:rPr>
        <w:t xml:space="preserve">the </w:t>
      </w:r>
      <w:r>
        <w:rPr>
          <w:rFonts w:asciiTheme="minorHAnsi" w:hAnsiTheme="minorHAnsi" w:cstheme="minorHAnsi"/>
          <w:b/>
          <w:bCs/>
          <w:color w:val="000000"/>
          <w:sz w:val="24"/>
          <w:szCs w:val="24"/>
        </w:rPr>
        <w:t>foreseeable</w:t>
      </w:r>
      <w:r>
        <w:rPr>
          <w:rFonts w:hint="eastAsia" w:asciiTheme="minorHAnsi" w:hAnsiTheme="minorHAnsi" w:cstheme="minorHAnsi"/>
          <w:b/>
          <w:bCs/>
          <w:color w:val="000000"/>
          <w:sz w:val="24"/>
          <w:szCs w:val="24"/>
        </w:rPr>
        <w:t xml:space="preserve"> future</w:t>
      </w:r>
      <w:r>
        <w:rPr>
          <w:rFonts w:asciiTheme="minorHAnsi" w:hAnsiTheme="minorHAnsi" w:cstheme="minorHAnsi"/>
          <w:b/>
          <w:bCs/>
          <w:color w:val="000000"/>
          <w:sz w:val="24"/>
          <w:szCs w:val="24"/>
        </w:rPr>
        <w:t>;</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3) High-frequency application: the Waltonchain is loaded on the RFID hardware system to </w:t>
      </w:r>
      <w:r>
        <w:rPr>
          <w:rFonts w:hint="eastAsia" w:asciiTheme="minorHAnsi" w:hAnsiTheme="minorHAnsi" w:cstheme="minorHAnsi"/>
          <w:b/>
          <w:bCs/>
          <w:color w:val="000000"/>
          <w:sz w:val="24"/>
          <w:szCs w:val="24"/>
        </w:rPr>
        <w:t>breakthrough</w:t>
      </w:r>
      <w:r>
        <w:rPr>
          <w:rFonts w:asciiTheme="minorHAnsi" w:hAnsiTheme="minorHAnsi" w:cstheme="minorHAnsi"/>
          <w:b/>
          <w:bCs/>
          <w:color w:val="000000"/>
          <w:sz w:val="24"/>
          <w:szCs w:val="24"/>
        </w:rPr>
        <w:t xml:space="preserve"> the bottleneck in commercial application of block chain, namely, the problem </w:t>
      </w:r>
      <w:r>
        <w:rPr>
          <w:rFonts w:hint="eastAsia" w:asciiTheme="minorHAnsi" w:hAnsiTheme="minorHAnsi" w:cstheme="minorHAnsi"/>
          <w:b/>
          <w:bCs/>
          <w:color w:val="000000"/>
          <w:sz w:val="24"/>
          <w:szCs w:val="24"/>
        </w:rPr>
        <w:t>of</w:t>
      </w:r>
      <w:r>
        <w:rPr>
          <w:rFonts w:asciiTheme="minorHAnsi" w:hAnsiTheme="minorHAnsi" w:cstheme="minorHAnsi"/>
          <w:b/>
          <w:bCs/>
          <w:color w:val="000000"/>
          <w:sz w:val="24"/>
          <w:szCs w:val="24"/>
        </w:rPr>
        <w:t xml:space="preserve"> how the real assets </w:t>
      </w:r>
      <w:r>
        <w:rPr>
          <w:rFonts w:hint="eastAsia" w:asciiTheme="minorHAnsi" w:hAnsiTheme="minorHAnsi" w:cstheme="minorHAnsi"/>
          <w:b/>
          <w:bCs/>
          <w:color w:val="000000"/>
          <w:sz w:val="24"/>
          <w:szCs w:val="24"/>
        </w:rPr>
        <w:t>off</w:t>
      </w:r>
      <w:r>
        <w:rPr>
          <w:rFonts w:asciiTheme="minorHAnsi" w:hAnsiTheme="minorHAnsi" w:cstheme="minorHAnsi"/>
          <w:b/>
          <w:bCs/>
          <w:color w:val="000000"/>
          <w:sz w:val="24"/>
          <w:szCs w:val="24"/>
        </w:rPr>
        <w:t xml:space="preserve"> the chain are quickly, efficiently and safely chained. Therefore, the Waltonchain is the commercial ecological chain with a low threshold and high-frequency application where there will be a wide range of application scenarios and very high popularity;</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4) Ecological network: the Waltonchain will establish the ecological chain of Internet of Things with its own content. As the only token of fundamental chain for this ecological network, the </w:t>
      </w:r>
      <w:r>
        <w:rPr>
          <w:rFonts w:asciiTheme="minorHAnsi" w:hAnsiTheme="minorHAnsi" w:cstheme="minorHAnsi"/>
          <w:b/>
          <w:bCs/>
          <w:color w:val="000000"/>
          <w:sz w:val="24"/>
          <w:szCs w:val="24"/>
          <w:lang w:val="en-US"/>
        </w:rPr>
        <w:t>Waltoncoin</w:t>
      </w:r>
      <w:r>
        <w:rPr>
          <w:rFonts w:asciiTheme="minorHAnsi" w:hAnsiTheme="minorHAnsi" w:cstheme="minorHAnsi"/>
          <w:b/>
          <w:bCs/>
          <w:color w:val="000000"/>
          <w:sz w:val="24"/>
          <w:szCs w:val="24"/>
        </w:rPr>
        <w:t xml:space="preserve"> will be circulated in a wide range of business areas, so it has</w:t>
      </w:r>
      <w:r>
        <w:rPr>
          <w:rFonts w:hint="eastAsia" w:asciiTheme="minorHAnsi" w:hAnsiTheme="minorHAnsi" w:cstheme="minorHAnsi"/>
          <w:b/>
          <w:bCs/>
          <w:color w:val="000000"/>
          <w:sz w:val="24"/>
          <w:szCs w:val="24"/>
        </w:rPr>
        <w:t xml:space="preserve"> multiple significant</w:t>
      </w:r>
      <w:r>
        <w:rPr>
          <w:rFonts w:asciiTheme="minorHAnsi" w:hAnsiTheme="minorHAnsi" w:cstheme="minorHAnsi"/>
          <w:b/>
          <w:bCs/>
          <w:color w:val="000000"/>
          <w:sz w:val="24"/>
          <w:szCs w:val="24"/>
        </w:rPr>
        <w:t xml:space="preserve"> </w:t>
      </w:r>
      <w:r>
        <w:rPr>
          <w:rFonts w:hint="eastAsia" w:asciiTheme="minorHAnsi" w:hAnsiTheme="minorHAnsi" w:cstheme="minorHAnsi"/>
          <w:b/>
          <w:bCs/>
          <w:color w:val="000000"/>
          <w:sz w:val="24"/>
          <w:szCs w:val="24"/>
        </w:rPr>
        <w:t>functions including</w:t>
      </w:r>
      <w:r>
        <w:rPr>
          <w:rFonts w:asciiTheme="minorHAnsi" w:hAnsiTheme="minorHAnsi" w:cstheme="minorHAnsi"/>
          <w:b/>
          <w:bCs/>
          <w:color w:val="000000"/>
          <w:sz w:val="24"/>
          <w:szCs w:val="24"/>
        </w:rPr>
        <w:t xml:space="preserve"> value storage, value circulation, </w:t>
      </w:r>
      <w:r>
        <w:rPr>
          <w:rFonts w:hint="eastAsia" w:asciiTheme="minorHAnsi" w:hAnsiTheme="minorHAnsi" w:cstheme="minorHAnsi"/>
          <w:b/>
          <w:bCs/>
          <w:color w:val="000000"/>
          <w:sz w:val="24"/>
          <w:szCs w:val="24"/>
        </w:rPr>
        <w:t>credit</w:t>
      </w:r>
      <w:r>
        <w:rPr>
          <w:rFonts w:asciiTheme="minorHAnsi" w:hAnsiTheme="minorHAnsi" w:cstheme="minorHAnsi"/>
          <w:b/>
          <w:bCs/>
          <w:color w:val="000000"/>
          <w:sz w:val="24"/>
          <w:szCs w:val="24"/>
        </w:rPr>
        <w:t xml:space="preserve"> trading, commodity payment media </w:t>
      </w:r>
      <w:r>
        <w:rPr>
          <w:rFonts w:hint="eastAsia" w:asciiTheme="minorHAnsi" w:hAnsiTheme="minorHAnsi" w:cstheme="minorHAnsi"/>
          <w:b/>
          <w:bCs/>
          <w:color w:val="000000"/>
          <w:sz w:val="24"/>
          <w:szCs w:val="24"/>
        </w:rPr>
        <w:t>etc.</w:t>
      </w:r>
      <w:r>
        <w:rPr>
          <w:rFonts w:asciiTheme="minorHAnsi" w:hAnsiTheme="minorHAnsi" w:cstheme="minorHAnsi"/>
          <w:b/>
          <w:bCs/>
          <w:color w:val="000000"/>
          <w:sz w:val="24"/>
          <w:szCs w:val="24"/>
        </w:rPr>
        <w:t xml:space="preserve"> With the increasing popularity of RFID beacons and the </w:t>
      </w:r>
      <w:r>
        <w:rPr>
          <w:rFonts w:hint="eastAsia" w:asciiTheme="minorHAnsi" w:hAnsiTheme="minorHAnsi" w:cstheme="minorHAnsi"/>
          <w:b/>
          <w:bCs/>
          <w:color w:val="000000"/>
          <w:sz w:val="24"/>
          <w:szCs w:val="24"/>
        </w:rPr>
        <w:t>expanding</w:t>
      </w:r>
      <w:r>
        <w:rPr>
          <w:rFonts w:asciiTheme="minorHAnsi" w:hAnsiTheme="minorHAnsi" w:cstheme="minorHAnsi"/>
          <w:b/>
          <w:bCs/>
          <w:color w:val="000000"/>
          <w:sz w:val="24"/>
          <w:szCs w:val="24"/>
        </w:rPr>
        <w:t xml:space="preserve"> </w:t>
      </w:r>
      <w:r>
        <w:rPr>
          <w:rFonts w:hint="eastAsia" w:asciiTheme="minorHAnsi" w:hAnsiTheme="minorHAnsi" w:cstheme="minorHAnsi"/>
          <w:b/>
          <w:bCs/>
          <w:color w:val="000000"/>
          <w:sz w:val="24"/>
          <w:szCs w:val="24"/>
        </w:rPr>
        <w:t xml:space="preserve">demand for the </w:t>
      </w:r>
      <w:r>
        <w:rPr>
          <w:rFonts w:asciiTheme="minorHAnsi" w:hAnsiTheme="minorHAnsi" w:cstheme="minorHAnsi"/>
          <w:b/>
          <w:bCs/>
          <w:color w:val="000000"/>
          <w:sz w:val="24"/>
          <w:szCs w:val="24"/>
        </w:rPr>
        <w:t xml:space="preserve">network, the demand for </w:t>
      </w:r>
      <w:r>
        <w:rPr>
          <w:rFonts w:asciiTheme="minorHAnsi" w:hAnsiTheme="minorHAnsi" w:cstheme="minorHAnsi"/>
          <w:b/>
          <w:bCs/>
          <w:color w:val="000000"/>
          <w:sz w:val="24"/>
          <w:szCs w:val="24"/>
          <w:lang w:val="en-US"/>
        </w:rPr>
        <w:t>Waltoncoin</w:t>
      </w:r>
      <w:r>
        <w:rPr>
          <w:rFonts w:asciiTheme="minorHAnsi" w:hAnsiTheme="minorHAnsi" w:cstheme="minorHAnsi"/>
          <w:b/>
          <w:bCs/>
          <w:color w:val="000000"/>
          <w:sz w:val="24"/>
          <w:szCs w:val="24"/>
        </w:rPr>
        <w:t xml:space="preserve"> </w:t>
      </w:r>
      <w:r>
        <w:rPr>
          <w:rFonts w:hint="eastAsia" w:asciiTheme="minorHAnsi" w:hAnsiTheme="minorHAnsi" w:cstheme="minorHAnsi"/>
          <w:b/>
          <w:bCs/>
          <w:color w:val="000000"/>
          <w:sz w:val="24"/>
          <w:szCs w:val="24"/>
        </w:rPr>
        <w:t>will be expanding correspondingly</w:t>
      </w:r>
      <w:r>
        <w:rPr>
          <w:rFonts w:asciiTheme="minorHAnsi" w:hAnsiTheme="minorHAnsi" w:cstheme="minorHAnsi"/>
          <w:b/>
          <w:bCs/>
          <w:color w:val="000000"/>
          <w:sz w:val="24"/>
          <w:szCs w:val="24"/>
        </w:rPr>
        <w:t xml:space="preserve">, so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's early investors will get substantial returns with the development and growth of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5) Profit mechanism: the </w:t>
      </w:r>
      <w:r>
        <w:rPr>
          <w:rFonts w:asciiTheme="minorHAnsi" w:hAnsiTheme="minorHAnsi" w:cstheme="minorHAnsi"/>
          <w:b/>
          <w:bCs/>
          <w:color w:val="000000"/>
          <w:sz w:val="24"/>
          <w:szCs w:val="24"/>
          <w:lang w:val="en-US"/>
        </w:rPr>
        <w:t>Waltoncoin</w:t>
      </w:r>
      <w:r>
        <w:rPr>
          <w:rFonts w:asciiTheme="minorHAnsi" w:hAnsiTheme="minorHAnsi" w:cstheme="minorHAnsi"/>
          <w:b/>
          <w:bCs/>
          <w:color w:val="000000"/>
          <w:sz w:val="24"/>
          <w:szCs w:val="24"/>
        </w:rPr>
        <w:t>s issued by ICO are the token</w:t>
      </w:r>
      <w:r>
        <w:rPr>
          <w:rFonts w:hint="eastAsia" w:asciiTheme="minorHAnsi" w:hAnsiTheme="minorHAnsi" w:cstheme="minorHAnsi"/>
          <w:b/>
          <w:bCs/>
          <w:color w:val="000000"/>
          <w:sz w:val="24"/>
          <w:szCs w:val="24"/>
        </w:rPr>
        <w:t>s</w:t>
      </w:r>
      <w:r>
        <w:rPr>
          <w:rFonts w:asciiTheme="minorHAnsi" w:hAnsiTheme="minorHAnsi" w:cstheme="minorHAnsi"/>
          <w:b/>
          <w:bCs/>
          <w:color w:val="000000"/>
          <w:sz w:val="24"/>
          <w:szCs w:val="24"/>
        </w:rPr>
        <w:t xml:space="preserve"> of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's fundamental chain. With the development of the fundamental chain and its sub-chains, the protocol mechanism of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system has decided that the </w:t>
      </w:r>
      <w:r>
        <w:rPr>
          <w:rFonts w:asciiTheme="minorHAnsi" w:hAnsiTheme="minorHAnsi" w:cstheme="minorHAnsi"/>
          <w:b/>
          <w:bCs/>
          <w:color w:val="000000"/>
          <w:sz w:val="24"/>
          <w:szCs w:val="24"/>
          <w:lang w:val="en-US"/>
        </w:rPr>
        <w:t>Waltoncoin</w:t>
      </w:r>
      <w:r>
        <w:rPr>
          <w:rFonts w:asciiTheme="minorHAnsi" w:hAnsiTheme="minorHAnsi" w:cstheme="minorHAnsi"/>
          <w:b/>
          <w:bCs/>
          <w:color w:val="000000"/>
          <w:sz w:val="24"/>
          <w:szCs w:val="24"/>
        </w:rPr>
        <w:t xml:space="preserve">, as the mother token, will receive dividends from all levels </w:t>
      </w:r>
      <w:r>
        <w:rPr>
          <w:rFonts w:hint="eastAsia" w:asciiTheme="minorHAnsi" w:hAnsiTheme="minorHAnsi" w:cstheme="minorHAnsi"/>
          <w:b/>
          <w:bCs/>
          <w:color w:val="000000"/>
          <w:sz w:val="24"/>
          <w:szCs w:val="24"/>
        </w:rPr>
        <w:t>of the system in order to</w:t>
      </w:r>
      <w:r>
        <w:rPr>
          <w:rFonts w:asciiTheme="minorHAnsi" w:hAnsiTheme="minorHAnsi" w:cstheme="minorHAnsi"/>
          <w:b/>
          <w:bCs/>
          <w:color w:val="000000"/>
          <w:sz w:val="24"/>
          <w:szCs w:val="24"/>
        </w:rPr>
        <w:t xml:space="preserve"> </w:t>
      </w:r>
      <w:r>
        <w:rPr>
          <w:rFonts w:hint="eastAsia" w:asciiTheme="minorHAnsi" w:hAnsiTheme="minorHAnsi" w:cstheme="minorHAnsi"/>
          <w:b/>
          <w:bCs/>
          <w:color w:val="000000"/>
          <w:sz w:val="24"/>
          <w:szCs w:val="24"/>
        </w:rPr>
        <w:t>nurture</w:t>
      </w:r>
      <w:r>
        <w:rPr>
          <w:rFonts w:asciiTheme="minorHAnsi" w:hAnsiTheme="minorHAnsi" w:cstheme="minorHAnsi"/>
          <w:b/>
          <w:bCs/>
          <w:color w:val="000000"/>
          <w:sz w:val="24"/>
          <w:szCs w:val="24"/>
        </w:rPr>
        <w:t xml:space="preserve"> the block chain system of </w:t>
      </w:r>
      <w:r>
        <w:rPr>
          <w:rFonts w:asciiTheme="minorHAnsi" w:hAnsiTheme="minorHAnsi" w:cstheme="minorHAnsi"/>
          <w:b/>
          <w:bCs/>
          <w:color w:val="000000"/>
          <w:sz w:val="24"/>
          <w:szCs w:val="24"/>
          <w:lang w:val="en-US"/>
        </w:rPr>
        <w:t>Waltonchain</w:t>
      </w:r>
      <w:r>
        <w:rPr>
          <w:rFonts w:hint="eastAsia" w:asciiTheme="minorHAnsi" w:hAnsiTheme="minorHAnsi" w:cstheme="minorHAnsi"/>
          <w:b/>
          <w:bCs/>
          <w:color w:val="000000"/>
          <w:sz w:val="24"/>
          <w:szCs w:val="24"/>
        </w:rPr>
        <w:t xml:space="preserve">, </w:t>
      </w:r>
      <w:r>
        <w:rPr>
          <w:rFonts w:asciiTheme="minorHAnsi" w:hAnsiTheme="minorHAnsi" w:cstheme="minorHAnsi"/>
          <w:b/>
          <w:bCs/>
          <w:color w:val="000000"/>
          <w:sz w:val="24"/>
          <w:szCs w:val="24"/>
        </w:rPr>
        <w:t>mak</w:t>
      </w:r>
      <w:r>
        <w:rPr>
          <w:rFonts w:hint="eastAsia" w:asciiTheme="minorHAnsi" w:hAnsiTheme="minorHAnsi" w:cstheme="minorHAnsi"/>
          <w:b/>
          <w:bCs/>
          <w:color w:val="000000"/>
          <w:sz w:val="24"/>
          <w:szCs w:val="24"/>
        </w:rPr>
        <w:t>ing</w:t>
      </w:r>
      <w:r>
        <w:rPr>
          <w:rFonts w:asciiTheme="minorHAnsi" w:hAnsiTheme="minorHAnsi" w:cstheme="minorHAnsi"/>
          <w:b/>
          <w:bCs/>
          <w:color w:val="000000"/>
          <w:sz w:val="24"/>
          <w:szCs w:val="24"/>
        </w:rPr>
        <w:t xml:space="preserve"> it more robust and safer</w:t>
      </w:r>
      <w:r>
        <w:rPr>
          <w:rFonts w:hint="eastAsia" w:asciiTheme="minorHAnsi" w:hAnsiTheme="minorHAnsi" w:cstheme="minorHAnsi"/>
          <w:b/>
          <w:bCs/>
          <w:color w:val="000000"/>
          <w:sz w:val="24"/>
          <w:szCs w:val="24"/>
        </w:rPr>
        <w:t xml:space="preserve"> and</w:t>
      </w:r>
      <w:r>
        <w:rPr>
          <w:rFonts w:asciiTheme="minorHAnsi" w:hAnsiTheme="minorHAnsi" w:cstheme="minorHAnsi"/>
          <w:b/>
          <w:bCs/>
          <w:color w:val="000000"/>
          <w:sz w:val="24"/>
          <w:szCs w:val="24"/>
        </w:rPr>
        <w:t xml:space="preserve"> </w:t>
      </w:r>
      <w:r>
        <w:rPr>
          <w:rFonts w:hint="eastAsia" w:asciiTheme="minorHAnsi" w:hAnsiTheme="minorHAnsi" w:cstheme="minorHAnsi"/>
          <w:b/>
          <w:bCs/>
          <w:color w:val="000000"/>
          <w:sz w:val="24"/>
          <w:szCs w:val="24"/>
        </w:rPr>
        <w:t>bringing about</w:t>
      </w:r>
      <w:r>
        <w:rPr>
          <w:rFonts w:asciiTheme="minorHAnsi" w:hAnsiTheme="minorHAnsi" w:cstheme="minorHAnsi"/>
          <w:b/>
          <w:bCs/>
          <w:color w:val="000000"/>
          <w:sz w:val="24"/>
          <w:szCs w:val="24"/>
        </w:rPr>
        <w:t xml:space="preserve"> a harmonious virtuous circulation.</w:t>
      </w:r>
    </w:p>
    <w:p>
      <w:pPr>
        <w:rPr>
          <w:rFonts w:asciiTheme="minorHAnsi" w:hAnsiTheme="minorHAnsi" w:cstheme="minorHAnsi"/>
          <w:b/>
          <w:bCs/>
          <w:color w:val="000000"/>
          <w:sz w:val="24"/>
          <w:szCs w:val="24"/>
        </w:rPr>
      </w:pPr>
    </w:p>
    <w:p>
      <w:pPr>
        <w:ind w:firstLine="420" w:firstLineChars="200"/>
      </w:pPr>
    </w:p>
    <w:p>
      <w:pPr>
        <w:rPr>
          <w:rFonts w:asciiTheme="minorHAnsi" w:hAnsiTheme="minorHAnsi" w:cstheme="minorHAnsi"/>
          <w:b/>
          <w:bCs/>
          <w:color w:val="000000"/>
          <w:sz w:val="24"/>
          <w:szCs w:val="24"/>
        </w:rPr>
      </w:pPr>
    </w:p>
    <w:p>
      <w:pPr>
        <w:pStyle w:val="2"/>
        <w:jc w:val="center"/>
        <w:rPr>
          <w:rFonts w:asciiTheme="minorHAnsi" w:hAnsiTheme="minorHAnsi" w:cstheme="minorHAnsi"/>
          <w:color w:val="000000"/>
        </w:rPr>
      </w:pPr>
      <w:bookmarkStart w:id="375" w:name="_Toc31850"/>
      <w:bookmarkStart w:id="376" w:name="_Toc1199"/>
      <w:bookmarkStart w:id="377" w:name="_Toc484560893"/>
      <w:bookmarkStart w:id="378" w:name="_Toc4753"/>
      <w:bookmarkStart w:id="379" w:name="_Toc1455"/>
      <w:bookmarkStart w:id="380" w:name="_Toc31297"/>
      <w:bookmarkStart w:id="381" w:name="_Toc775"/>
      <w:r>
        <w:rPr>
          <w:rFonts w:asciiTheme="minorHAnsi" w:hAnsiTheme="minorHAnsi" w:cstheme="minorHAnsi"/>
          <w:color w:val="000000"/>
        </w:rPr>
        <w:br w:type="page"/>
      </w:r>
      <w:bookmarkEnd w:id="375"/>
      <w:bookmarkEnd w:id="376"/>
      <w:bookmarkEnd w:id="377"/>
      <w:bookmarkEnd w:id="378"/>
      <w:bookmarkEnd w:id="379"/>
      <w:bookmarkEnd w:id="380"/>
      <w:bookmarkEnd w:id="381"/>
      <w:bookmarkStart w:id="382" w:name="_Toc25417"/>
      <w:r>
        <w:rPr>
          <w:rFonts w:asciiTheme="minorHAnsi" w:hAnsiTheme="minorHAnsi" w:cstheme="minorHAnsi"/>
          <w:color w:val="000000"/>
        </w:rPr>
        <w:t>Part 4 Project Foundation</w:t>
      </w:r>
      <w:bookmarkEnd w:id="382"/>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The project foundation was established in 2017, known as the Waltonchain Foundation. The Foundation is committed to the development of the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project, the promotion </w:t>
      </w:r>
      <w:r>
        <w:rPr>
          <w:rFonts w:hint="eastAsia" w:asciiTheme="minorHAnsi" w:hAnsiTheme="minorHAnsi" w:cstheme="minorHAnsi"/>
          <w:b/>
          <w:bCs/>
          <w:color w:val="000000"/>
          <w:sz w:val="24"/>
          <w:szCs w:val="24"/>
        </w:rPr>
        <w:t xml:space="preserve">and implementation </w:t>
      </w:r>
      <w:r>
        <w:rPr>
          <w:rFonts w:asciiTheme="minorHAnsi" w:hAnsiTheme="minorHAnsi" w:cstheme="minorHAnsi"/>
          <w:b/>
          <w:bCs/>
          <w:color w:val="000000"/>
          <w:sz w:val="24"/>
          <w:szCs w:val="24"/>
        </w:rPr>
        <w:t xml:space="preserve">of RFID applications and the promotion of early development of decentralized applications. 20% of the initial WTCs will be used for some industry applications and start-up projects, such as financial services, supply chain, Internet of things, block chain, etc., including project strategic planning, project support, project promotion and token </w:t>
      </w:r>
      <w:r>
        <w:rPr>
          <w:rFonts w:hint="eastAsia" w:asciiTheme="minorHAnsi" w:hAnsiTheme="minorHAnsi" w:cstheme="minorHAnsi"/>
          <w:b/>
          <w:bCs/>
          <w:color w:val="000000"/>
          <w:sz w:val="24"/>
          <w:szCs w:val="24"/>
        </w:rPr>
        <w:t>exchange</w:t>
      </w:r>
      <w:r>
        <w:rPr>
          <w:rFonts w:asciiTheme="minorHAnsi" w:hAnsiTheme="minorHAnsi" w:cstheme="minorHAnsi"/>
          <w:b/>
          <w:bCs/>
          <w:color w:val="000000"/>
          <w:sz w:val="24"/>
          <w:szCs w:val="24"/>
        </w:rPr>
        <w:t>. The Foundation will select the decentralized applications developed on Waltonchain and provide rewards based on the actual number of users on the applications.</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The overall structure of the foundation is shown in Figure 4.1. The Decision-Making Committee shall have three sub-departments including Technology Development Committee, Finance and Personnel Management Committee and Project Operations Committee, which shall respectively be responsible for the development, implementation and supervision of technology development strategies; the development, implementation and supervision of the financial system; the decision - making and implementation of the overall project operation and marketing. The members of the Decision-Making Committee change every four years; the members generally include two representatives recommended by each subcommittee, a project investor representative, a community representative and a member of the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team. The members of the subcommittees change every four years; the members</w:t>
      </w:r>
      <w:r>
        <w:rPr>
          <w:rFonts w:asciiTheme="minorHAnsi" w:hAnsiTheme="minorHAnsi" w:cstheme="minorHAnsi"/>
        </w:rPr>
        <w:t xml:space="preserve"> </w:t>
      </w:r>
      <w:r>
        <w:rPr>
          <w:rFonts w:asciiTheme="minorHAnsi" w:hAnsiTheme="minorHAnsi" w:cstheme="minorHAnsi"/>
          <w:b/>
          <w:bCs/>
          <w:color w:val="000000"/>
          <w:sz w:val="24"/>
          <w:szCs w:val="24"/>
        </w:rPr>
        <w:t>are generally prominent people from related industries.</w:t>
      </w:r>
    </w:p>
    <w:p>
      <w:pPr>
        <w:ind w:firstLine="482" w:firstLineChars="200"/>
        <w:rPr>
          <w:rFonts w:asciiTheme="minorHAnsi" w:hAnsiTheme="minorHAnsi" w:cstheme="minorHAnsi"/>
          <w:b/>
          <w:bCs/>
          <w:color w:val="000000"/>
          <w:sz w:val="24"/>
          <w:szCs w:val="24"/>
        </w:rPr>
      </w:pPr>
    </w:p>
    <w:p>
      <w:pPr>
        <w:ind w:firstLine="482" w:firstLineChars="200"/>
        <w:rPr>
          <w:rFonts w:asciiTheme="minorHAnsi" w:hAnsiTheme="minorHAnsi" w:cstheme="minorHAnsi"/>
          <w:b/>
          <w:bCs/>
          <w:color w:val="000000"/>
          <w:sz w:val="24"/>
          <w:szCs w:val="24"/>
        </w:rPr>
      </w:pPr>
    </w:p>
    <w:p>
      <w:pPr>
        <w:ind w:firstLine="482"/>
        <w:rPr>
          <w:rFonts w:asciiTheme="minorHAnsi" w:hAnsiTheme="minorHAnsi" w:cstheme="minorHAnsi"/>
          <w:b/>
          <w:bCs/>
          <w:color w:val="000000"/>
          <w:sz w:val="24"/>
          <w:szCs w:val="24"/>
        </w:rPr>
      </w:pPr>
      <w:r>
        <w:rPr>
          <w:rFonts w:asciiTheme="minorHAnsi" w:hAnsiTheme="minorHAnsi" w:cstheme="minorHAnsi"/>
          <w:b/>
          <w:bCs/>
          <w:color w:val="000000"/>
          <w:sz w:val="24"/>
          <w:szCs w:val="24"/>
        </w:rPr>
        <w:pict>
          <v:group id="_x0000_s1054" o:spid="_x0000_s1054" o:spt="203" style="position:absolute;left:0pt;margin-left:-53.05pt;margin-top:8.9pt;height:215.8pt;width:533.4pt;z-index:251660288;mso-width-relative:page;mso-height-relative:page;" coordorigin="11344,7410" coordsize="13593,3316" o:gfxdata="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">
            <o:lock v:ext="edit" aspectratio="f"/>
            <v:roundrect id="圆角矩形 3" o:spid="_x0000_s1055" o:spt="2" style="position:absolute;left:16713;top:7410;height:858;width:3300;v-text-anchor:middle;" fillcolor="#5B9BD5" filled="t" stroked="t" coordsize="21600,21600" arcsize="0.166666666666667" o:gfxdata="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RfBO7sAAADa&#10;AAAADwAAAAAAAAABACAAAAAiAAAAZHJzL2Rvd25yZXYueG1sUEsBAhQAFAAAAAgAh07iQDMvBZ47&#10;AAAAOQAAABAAAAAAAAAAAQAgAAAACgEAAGRycy9zaGFwZXhtbC54bWxQSwUGAAAAAAYABgBbAQAA&#10;tAMAAAAA&#10;">
              <v:path/>
              <v:fill on="t" color2="#FFFFFF" focussize="0,0"/>
              <v:stroke weight="1pt" color="#41719C" joinstyle="miter"/>
              <v:imagedata o:title=""/>
              <o:lock v:ext="edit" aspectratio="f"/>
              <v:textbox>
                <w:txbxContent>
                  <w:p>
                    <w:pPr>
                      <w:pStyle w:val="13"/>
                      <w:jc w:val="center"/>
                    </w:pPr>
                    <w:r>
                      <w:rPr>
                        <w:rFonts w:hAnsi="Times New Roman"/>
                        <w:color w:val="FFFFFF"/>
                        <w:kern w:val="24"/>
                        <w:szCs w:val="24"/>
                      </w:rPr>
                      <w:t>决策委员会</w:t>
                    </w:r>
                    <w:r>
                      <w:rPr>
                        <w:rFonts w:hAnsi="Times New Roman"/>
                        <w:color w:val="FFFFFF"/>
                        <w:kern w:val="24"/>
                        <w:sz w:val="32"/>
                        <w:szCs w:val="32"/>
                      </w:rPr>
                      <w:t>决</w:t>
                    </w:r>
                    <w:r>
                      <w:rPr>
                        <w:rFonts w:hint="eastAsia" w:hAnsi="Times New Roman"/>
                        <w:color w:val="FFFFFF"/>
                        <w:kern w:val="24"/>
                        <w:sz w:val="32"/>
                        <w:szCs w:val="32"/>
                      </w:rPr>
                      <w:t>决</w:t>
                    </w:r>
                    <w:r>
                      <w:rPr>
                        <w:rFonts w:hAnsi="Times New Roman"/>
                        <w:color w:val="FFFFFF"/>
                        <w:kern w:val="24"/>
                        <w:sz w:val="32"/>
                        <w:szCs w:val="32"/>
                      </w:rPr>
                      <w:t>策委员会</w:t>
                    </w:r>
                  </w:p>
                </w:txbxContent>
              </v:textbox>
            </v:roundrect>
            <v:roundrect id="圆角矩形 4" o:spid="_x0000_s1056" o:spt="2" style="position:absolute;left:21440;top:9815;height:860;width:3497;v-text-anchor:middle;" fillcolor="#5B9BD5" filled="t" stroked="t" coordsize="21600,21600" arcsize="0.166666666666667" o:gfxdata="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W2SgugAAANoA&#10;AAAPAAAAAAAAAAEAIAAAACIAAABkcnMvZG93bnJldi54bWxQSwECFAAUAAAACACHTuJAMy8FnjsA&#10;AAA5AAAAEAAAAAAAAAABACAAAAAJAQAAZHJzL3NoYXBleG1sLnhtbFBLBQYAAAAABgAGAFsBAACz&#10;AwAAAAA=&#10;">
              <v:path/>
              <v:fill on="t" color2="#FFFFFF" focussize="0,0"/>
              <v:stroke weight="1pt" color="#41719C" joinstyle="miter"/>
              <v:imagedata o:title=""/>
              <o:lock v:ext="edit" aspectratio="f"/>
              <v:textbox>
                <w:txbxContent>
                  <w:p>
                    <w:pPr>
                      <w:pStyle w:val="13"/>
                      <w:jc w:val="center"/>
                    </w:pPr>
                    <w:r>
                      <w:rPr>
                        <w:rFonts w:hAnsi="Times New Roman"/>
                        <w:color w:val="FFFFFF"/>
                        <w:kern w:val="24"/>
                        <w:szCs w:val="24"/>
                      </w:rPr>
                      <w:t>项目运营委员会</w:t>
                    </w:r>
                    <w:r>
                      <w:rPr>
                        <w:rFonts w:hAnsi="Times New Roman"/>
                        <w:color w:val="FFFFFF"/>
                        <w:kern w:val="24"/>
                        <w:sz w:val="32"/>
                        <w:szCs w:val="32"/>
                      </w:rPr>
                      <w:t>项目运营委员会</w:t>
                    </w:r>
                  </w:p>
                </w:txbxContent>
              </v:textbox>
            </v:roundrect>
            <v:roundrect id="圆角矩形 5" o:spid="_x0000_s1057" o:spt="2" style="position:absolute;left:15722;top:9860;height:860;width:5242;v-text-anchor:middle;" fillcolor="#5B9BD5" filled="t" stroked="t" coordsize="21600,21600" arcsize="0.166666666666667" o:gfxdata="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on617sAAADa&#10;AAAADwAAAAAAAAABACAAAAAiAAAAZHJzL2Rvd25yZXYueG1sUEsBAhQAFAAAAAgAh07iQDMvBZ47&#10;AAAAOQAAABAAAAAAAAAAAQAgAAAACgEAAGRycy9zaGFwZXhtbC54bWxQSwUGAAAAAAYABgBbAQAA&#10;tAMAAAAA&#10;">
              <v:path/>
              <v:fill on="t" color2="#FFFFFF" focussize="0,0"/>
              <v:stroke weight="1pt" color="#41719C" joinstyle="miter"/>
              <v:imagedata o:title=""/>
              <o:lock v:ext="edit" aspectratio="f"/>
              <v:textbox>
                <w:txbxContent>
                  <w:p>
                    <w:pPr>
                      <w:pStyle w:val="13"/>
                      <w:jc w:val="center"/>
                    </w:pPr>
                    <w:r>
                      <w:rPr>
                        <w:rFonts w:hAnsi="Times New Roman"/>
                        <w:color w:val="FFFFFF"/>
                        <w:kern w:val="24"/>
                        <w:szCs w:val="24"/>
                      </w:rPr>
                      <w:t>财务及人事管理委员会</w:t>
                    </w:r>
                    <w:r>
                      <w:rPr>
                        <w:rFonts w:hint="eastAsia" w:hAnsi="Times New Roman"/>
                        <w:color w:val="FFFFFF"/>
                        <w:kern w:val="24"/>
                        <w:sz w:val="30"/>
                        <w:szCs w:val="30"/>
                      </w:rPr>
                      <w:t>务财务及人事管理委员会</w:t>
                    </w:r>
                  </w:p>
                </w:txbxContent>
              </v:textbox>
            </v:roundrect>
            <v:roundrect id="圆角矩形 6" o:spid="_x0000_s1058" o:spt="2" style="position:absolute;left:11344;top:9866;height:860;width:3601;v-text-anchor:middle;" fillcolor="#5B9BD5" filled="t" stroked="t" coordsize="21600,21600" arcsize="0.166666666666667" o:gfxdata="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xV9MugAAANoA&#10;AAAPAAAAAAAAAAEAIAAAACIAAABkcnMvZG93bnJldi54bWxQSwECFAAUAAAACACHTuJAMy8FnjsA&#10;AAA5AAAAEAAAAAAAAAABACAAAAAJAQAAZHJzL3NoYXBleG1sLnhtbFBLBQYAAAAABgAGAFsBAACz&#10;AwAAAAA=&#10;">
              <v:path/>
              <v:fill on="t" color2="#FFFFFF" focussize="0,0"/>
              <v:stroke weight="1pt" color="#41719C" joinstyle="miter"/>
              <v:imagedata o:title=""/>
              <o:lock v:ext="edit" aspectratio="f"/>
              <v:textbox>
                <w:txbxContent>
                  <w:p>
                    <w:pPr>
                      <w:pStyle w:val="13"/>
                      <w:jc w:val="center"/>
                    </w:pPr>
                    <w:r>
                      <w:rPr>
                        <w:rFonts w:hAnsi="Times New Roman"/>
                        <w:color w:val="FFFFFF"/>
                        <w:kern w:val="24"/>
                        <w:szCs w:val="24"/>
                      </w:rPr>
                      <w:t>技术开发委员会</w:t>
                    </w:r>
                    <w:r>
                      <w:rPr>
                        <w:rFonts w:hAnsi="Times New Roman"/>
                        <w:color w:val="FFFFFF"/>
                        <w:kern w:val="24"/>
                        <w:sz w:val="32"/>
                        <w:szCs w:val="32"/>
                      </w:rPr>
                      <w:t>技术开发委员会</w:t>
                    </w:r>
                  </w:p>
                </w:txbxContent>
              </v:textbox>
            </v:roundrect>
            <v:line id="直接连接符 7" o:spid="_x0000_s1059" o:spt="20" style="position:absolute;left:13145;top:8268;flip:x;height:1597;width:5218;" filled="f" stroked="t" coordsize="21600,21600" o:gfxdata="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wFoea7gAAADaAAAA&#10;DwAAAAAAAAABACAAAAAiAAAAZHJzL2Rvd25yZXYueG1sUEsBAhQAFAAAAAgAh07iQDMvBZ47AAAA&#10;OQAAABAAAAAAAAAAAQAgAAAABwEAAGRycy9zaGFwZXhtbC54bWxQSwUGAAAAAAYABgBbAQAAsQMA&#10;AAAA&#10;">
              <v:path arrowok="t"/>
              <v:fill on="f" focussize="0,0"/>
              <v:stroke weight="1.5pt" color="#5B9BD5" joinstyle="miter"/>
              <v:imagedata o:title=""/>
              <o:lock v:ext="edit" aspectratio="f"/>
            </v:line>
            <v:line id="直接连接符 8" o:spid="_x0000_s1060" o:spt="20" style="position:absolute;left:18344;top:8268;flip:x;height:1592;width:20;" filled="f" stroked="t" coordsize="21600,21600" o:gfxdata="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8Wu/C8AAAA&#10;2gAAAA8AAAAAAAAAAQAgAAAAIgAAAGRycy9kb3ducmV2LnhtbFBLAQIUABQAAAAIAIdO4kAzLwWe&#10;OwAAADkAAAAQAAAAAAAAAAEAIAAAAAsBAABkcnMvc2hhcGV4bWwueG1sUEsFBgAAAAAGAAYAWwEA&#10;ALUDAAAAAA==&#10;">
              <v:path arrowok="t"/>
              <v:fill on="f" focussize="0,0"/>
              <v:stroke weight="1.5pt" color="#5B9BD5" joinstyle="miter"/>
              <v:imagedata o:title=""/>
              <o:lock v:ext="edit" aspectratio="f"/>
            </v:line>
            <v:line id="直接连接符 9" o:spid="_x0000_s1061" o:spt="20" style="position:absolute;left:18364;top:8268;height:1547;width:4825;" filled="f" stroked="t" coordsize="21600,21600" o:gfxdata="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LHkq&#10;wAAAANsAAAAPAAAAAAAAAAEAIAAAACIAAABkcnMvZG93bnJldi54bWxQSwECFAAUAAAACACHTuJA&#10;My8FnjsAAAA5AAAAEAAAAAAAAAABACAAAAAPAQAAZHJzL3NoYXBleG1sLnhtbFBLBQYAAAAABgAG&#10;AFsBAAC5AwAAAAA=&#10;">
              <v:path arrowok="t"/>
              <v:fill on="f" focussize="0,0"/>
              <v:stroke weight="1.5pt" color="#5B9BD5" joinstyle="miter"/>
              <v:imagedata o:title=""/>
              <o:lock v:ext="edit" aspectratio="f"/>
            </v:line>
          </v:group>
        </w:pict>
      </w:r>
    </w:p>
    <w:p>
      <w:pPr>
        <w:ind w:firstLine="482"/>
        <w:rPr>
          <w:rFonts w:asciiTheme="minorHAnsi" w:hAnsiTheme="minorHAnsi" w:cstheme="minorHAnsi"/>
          <w:b/>
          <w:bCs/>
          <w:color w:val="000000"/>
          <w:sz w:val="24"/>
          <w:szCs w:val="24"/>
        </w:rPr>
      </w:pPr>
    </w:p>
    <w:p>
      <w:pPr>
        <w:ind w:firstLine="482" w:firstLineChars="200"/>
        <w:rPr>
          <w:rFonts w:asciiTheme="minorHAnsi" w:hAnsiTheme="minorHAnsi" w:cstheme="minorHAnsi"/>
          <w:b/>
          <w:bCs/>
          <w:color w:val="000000"/>
          <w:sz w:val="24"/>
          <w:szCs w:val="24"/>
        </w:rPr>
      </w:pPr>
    </w:p>
    <w:p>
      <w:pPr>
        <w:ind w:firstLine="482" w:firstLineChars="200"/>
        <w:rPr>
          <w:rFonts w:asciiTheme="minorHAnsi" w:hAnsiTheme="minorHAnsi" w:cstheme="minorHAnsi"/>
          <w:b/>
          <w:bCs/>
          <w:color w:val="000000"/>
          <w:sz w:val="24"/>
          <w:szCs w:val="24"/>
        </w:rPr>
      </w:pPr>
    </w:p>
    <w:p>
      <w:pPr>
        <w:ind w:firstLine="482" w:firstLineChars="200"/>
        <w:rPr>
          <w:rFonts w:asciiTheme="minorHAnsi" w:hAnsiTheme="minorHAnsi" w:cstheme="minorHAnsi"/>
          <w:b/>
          <w:bCs/>
          <w:color w:val="000000"/>
          <w:sz w:val="24"/>
          <w:szCs w:val="24"/>
        </w:rPr>
      </w:pPr>
    </w:p>
    <w:p>
      <w:pPr>
        <w:ind w:firstLine="482" w:firstLineChars="200"/>
        <w:rPr>
          <w:rFonts w:asciiTheme="minorHAnsi" w:hAnsiTheme="minorHAnsi" w:cstheme="minorHAnsi"/>
          <w:b/>
          <w:bCs/>
          <w:color w:val="000000"/>
          <w:sz w:val="24"/>
          <w:szCs w:val="24"/>
        </w:rPr>
      </w:pPr>
    </w:p>
    <w:p>
      <w:pPr>
        <w:ind w:firstLine="482" w:firstLineChars="200"/>
        <w:rPr>
          <w:rFonts w:asciiTheme="minorHAnsi" w:hAnsiTheme="minorHAnsi" w:cstheme="minorHAnsi"/>
          <w:b/>
          <w:bCs/>
          <w:color w:val="000000"/>
          <w:sz w:val="24"/>
          <w:szCs w:val="24"/>
        </w:rPr>
      </w:pPr>
    </w:p>
    <w:p>
      <w:pPr>
        <w:ind w:firstLine="482" w:firstLineChars="200"/>
        <w:jc w:val="center"/>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Figure 4.1 the overall structure of the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Foundation</w:t>
      </w:r>
    </w:p>
    <w:p>
      <w:pPr>
        <w:ind w:firstLine="482" w:firstLineChars="200"/>
        <w:jc w:val="center"/>
        <w:rPr>
          <w:rFonts w:asciiTheme="minorHAnsi" w:hAnsiTheme="minorHAnsi" w:cstheme="minorHAnsi"/>
          <w:b/>
          <w:bCs/>
          <w:color w:val="000000"/>
          <w:sz w:val="24"/>
          <w:szCs w:val="24"/>
        </w:rPr>
      </w:pPr>
      <w:r>
        <w:rPr>
          <w:rFonts w:asciiTheme="minorHAnsi" w:hAnsiTheme="minorHAnsi" w:cstheme="minorHAnsi"/>
          <w:b/>
          <w:bCs/>
          <w:color w:val="000000"/>
          <w:sz w:val="24"/>
          <w:szCs w:val="24"/>
        </w:rPr>
        <w:t>Figure Text: Decision Making Committee; Technology Development Committee; Financial and Personnel Management Committee; Project Operations Committee.</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The Foundation promotes a transparent and efficient operational philosophy to promote the healthy development of the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 xml:space="preserve"> ecosystem. The governance structure mainly focuses on the effectiveness, sustainability and financial security of project management. The foundation’s mission is to promote the </w:t>
      </w:r>
      <w:r>
        <w:rPr>
          <w:rFonts w:hint="eastAsia" w:asciiTheme="minorHAnsi" w:hAnsiTheme="minorHAnsi" w:cstheme="minorHAnsi"/>
          <w:b/>
          <w:bCs/>
          <w:color w:val="000000"/>
          <w:sz w:val="24"/>
          <w:szCs w:val="24"/>
        </w:rPr>
        <w:t xml:space="preserve">development of </w:t>
      </w:r>
      <w:r>
        <w:rPr>
          <w:rFonts w:asciiTheme="minorHAnsi" w:hAnsiTheme="minorHAnsi" w:cstheme="minorHAnsi"/>
          <w:b/>
          <w:bCs/>
          <w:color w:val="000000"/>
          <w:sz w:val="24"/>
          <w:szCs w:val="24"/>
        </w:rPr>
        <w:t xml:space="preserve">block chain technology from the Internet to the Internet of things </w:t>
      </w:r>
      <w:r>
        <w:rPr>
          <w:rFonts w:hint="eastAsia" w:asciiTheme="minorHAnsi" w:hAnsiTheme="minorHAnsi" w:cstheme="minorHAnsi"/>
          <w:b/>
          <w:bCs/>
          <w:color w:val="000000"/>
          <w:sz w:val="24"/>
          <w:szCs w:val="24"/>
        </w:rPr>
        <w:t xml:space="preserve">, </w:t>
      </w:r>
      <w:r>
        <w:rPr>
          <w:rFonts w:asciiTheme="minorHAnsi" w:hAnsiTheme="minorHAnsi" w:cstheme="minorHAnsi"/>
          <w:b/>
          <w:bCs/>
          <w:color w:val="000000"/>
          <w:sz w:val="24"/>
          <w:szCs w:val="24"/>
        </w:rPr>
        <w:t>and to invest the funds raised by ICO in the following directions:</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1）Planning to develop the RFID beacon chips with independent intellectual property rights which use an asymmetric encryption algorithm with independent intellectual property rights and can achieve the perfect combination of the Internet of Things and the block chain;</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2）</w:t>
      </w:r>
      <w:r>
        <w:rPr>
          <w:rFonts w:hint="eastAsia" w:asciiTheme="minorHAnsi" w:hAnsiTheme="minorHAnsi" w:cstheme="minorHAnsi"/>
          <w:b/>
          <w:bCs/>
          <w:color w:val="000000"/>
          <w:sz w:val="24"/>
          <w:szCs w:val="24"/>
        </w:rPr>
        <w:t>Establish</w:t>
      </w:r>
      <w:r>
        <w:rPr>
          <w:rFonts w:asciiTheme="minorHAnsi" w:hAnsiTheme="minorHAnsi" w:cstheme="minorHAnsi"/>
          <w:b/>
          <w:bCs/>
          <w:color w:val="000000"/>
          <w:sz w:val="24"/>
          <w:szCs w:val="24"/>
        </w:rPr>
        <w:t>ing a</w:t>
      </w:r>
      <w:r>
        <w:rPr>
          <w:rFonts w:hint="eastAsia" w:asciiTheme="minorHAnsi" w:hAnsiTheme="minorHAnsi" w:cstheme="minorHAnsi"/>
          <w:b/>
          <w:bCs/>
          <w:color w:val="000000"/>
          <w:sz w:val="24"/>
          <w:szCs w:val="24"/>
        </w:rPr>
        <w:t xml:space="preserve"> smart credit system</w:t>
      </w:r>
      <w:r>
        <w:rPr>
          <w:rFonts w:asciiTheme="minorHAnsi" w:hAnsiTheme="minorHAnsi" w:cstheme="minorHAnsi"/>
          <w:b/>
          <w:bCs/>
          <w:color w:val="000000"/>
          <w:sz w:val="24"/>
          <w:szCs w:val="24"/>
        </w:rPr>
        <w:t xml:space="preserve"> fully integrating payment, gift</w:t>
      </w:r>
      <w:r>
        <w:rPr>
          <w:rFonts w:hint="eastAsia" w:asciiTheme="minorHAnsi" w:hAnsiTheme="minorHAnsi" w:cstheme="minorHAnsi"/>
          <w:b/>
          <w:bCs/>
          <w:color w:val="000000"/>
          <w:sz w:val="24"/>
          <w:szCs w:val="24"/>
        </w:rPr>
        <w:t>ing</w:t>
      </w:r>
      <w:r>
        <w:rPr>
          <w:rFonts w:asciiTheme="minorHAnsi" w:hAnsiTheme="minorHAnsi" w:cstheme="minorHAnsi"/>
          <w:b/>
          <w:bCs/>
          <w:color w:val="000000"/>
          <w:sz w:val="24"/>
          <w:szCs w:val="24"/>
        </w:rPr>
        <w:t>, transaction with same currency, transaction with different currencies and other functions through WTC's flexible and powerful token creation and tra</w:t>
      </w:r>
      <w:r>
        <w:rPr>
          <w:rFonts w:hint="eastAsia" w:asciiTheme="minorHAnsi" w:hAnsiTheme="minorHAnsi" w:cstheme="minorHAnsi"/>
          <w:b/>
          <w:bCs/>
          <w:color w:val="000000"/>
          <w:sz w:val="24"/>
          <w:szCs w:val="24"/>
        </w:rPr>
        <w:t>nsaction</w:t>
      </w:r>
      <w:r>
        <w:rPr>
          <w:rFonts w:asciiTheme="minorHAnsi" w:hAnsiTheme="minorHAnsi" w:cstheme="minorHAnsi"/>
          <w:b/>
          <w:bCs/>
          <w:color w:val="000000"/>
          <w:sz w:val="24"/>
          <w:szCs w:val="24"/>
        </w:rPr>
        <w:t xml:space="preserve"> functions;</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3）</w:t>
      </w:r>
      <w:r>
        <w:rPr>
          <w:rFonts w:hint="eastAsia" w:asciiTheme="minorHAnsi" w:hAnsiTheme="minorHAnsi" w:cstheme="minorHAnsi"/>
          <w:b/>
          <w:bCs/>
          <w:color w:val="000000"/>
          <w:sz w:val="24"/>
          <w:szCs w:val="24"/>
        </w:rPr>
        <w:t>C</w:t>
      </w:r>
      <w:r>
        <w:rPr>
          <w:rFonts w:asciiTheme="minorHAnsi" w:hAnsiTheme="minorHAnsi" w:cstheme="minorHAnsi"/>
          <w:b/>
          <w:bCs/>
          <w:color w:val="000000"/>
          <w:sz w:val="24"/>
          <w:szCs w:val="24"/>
        </w:rPr>
        <w:t xml:space="preserve">omplete information on the chain </w:t>
      </w:r>
      <w:r>
        <w:rPr>
          <w:rFonts w:hint="eastAsia" w:asciiTheme="minorHAnsi" w:hAnsiTheme="minorHAnsi" w:cstheme="minorHAnsi"/>
          <w:b/>
          <w:bCs/>
          <w:color w:val="000000"/>
          <w:sz w:val="24"/>
          <w:szCs w:val="24"/>
        </w:rPr>
        <w:t xml:space="preserve">will be achieved </w:t>
      </w:r>
      <w:r>
        <w:rPr>
          <w:rFonts w:asciiTheme="minorHAnsi" w:hAnsiTheme="minorHAnsi" w:cstheme="minorHAnsi"/>
          <w:b/>
          <w:bCs/>
          <w:color w:val="000000"/>
          <w:sz w:val="24"/>
          <w:szCs w:val="24"/>
        </w:rPr>
        <w:t xml:space="preserve">including merchandise procurement, distribution, stock-in, stock-out, stores, shelves inventory, sales, customer purchase, customer evaluation and </w:t>
      </w:r>
      <w:r>
        <w:rPr>
          <w:rFonts w:hint="eastAsia" w:asciiTheme="minorHAnsi" w:hAnsiTheme="minorHAnsi" w:cstheme="minorHAnsi"/>
          <w:b/>
          <w:bCs/>
          <w:color w:val="000000"/>
          <w:sz w:val="24"/>
          <w:szCs w:val="24"/>
        </w:rPr>
        <w:t>after-sales service</w:t>
      </w:r>
      <w:r>
        <w:rPr>
          <w:rFonts w:asciiTheme="minorHAnsi" w:hAnsiTheme="minorHAnsi" w:cstheme="minorHAnsi"/>
          <w:b/>
          <w:bCs/>
          <w:color w:val="000000"/>
          <w:sz w:val="24"/>
          <w:szCs w:val="24"/>
        </w:rPr>
        <w:t xml:space="preserve"> through an optimized blockchain data structure design</w:t>
      </w:r>
      <w:r>
        <w:rPr>
          <w:rFonts w:hint="eastAsia" w:asciiTheme="minorHAnsi" w:hAnsiTheme="minorHAnsi" w:cstheme="minorHAnsi"/>
          <w:b/>
          <w:bCs/>
          <w:color w:val="000000"/>
          <w:sz w:val="24"/>
          <w:szCs w:val="24"/>
        </w:rPr>
        <w:t>,</w:t>
      </w:r>
      <w:r>
        <w:rPr>
          <w:rFonts w:asciiTheme="minorHAnsi" w:hAnsiTheme="minorHAnsi" w:cstheme="minorHAnsi"/>
          <w:b/>
          <w:bCs/>
          <w:color w:val="000000"/>
          <w:sz w:val="24"/>
          <w:szCs w:val="24"/>
        </w:rPr>
        <w:t xml:space="preserve"> achieving a win-win-win </w:t>
      </w:r>
      <w:r>
        <w:rPr>
          <w:rFonts w:hint="eastAsia" w:asciiTheme="minorHAnsi" w:hAnsiTheme="minorHAnsi" w:cstheme="minorHAnsi"/>
          <w:b/>
          <w:bCs/>
          <w:color w:val="000000"/>
          <w:sz w:val="24"/>
          <w:szCs w:val="24"/>
        </w:rPr>
        <w:t xml:space="preserve">situation for </w:t>
      </w:r>
      <w:r>
        <w:rPr>
          <w:rFonts w:asciiTheme="minorHAnsi" w:hAnsiTheme="minorHAnsi" w:cstheme="minorHAnsi"/>
          <w:b/>
          <w:bCs/>
          <w:color w:val="000000"/>
          <w:sz w:val="24"/>
          <w:szCs w:val="24"/>
        </w:rPr>
        <w:t xml:space="preserve">customers, </w:t>
      </w:r>
      <w:r>
        <w:rPr>
          <w:rFonts w:hint="eastAsia" w:asciiTheme="minorHAnsi" w:hAnsiTheme="minorHAnsi" w:cstheme="minorHAnsi"/>
          <w:b/>
          <w:bCs/>
          <w:color w:val="000000"/>
          <w:sz w:val="24"/>
          <w:szCs w:val="24"/>
        </w:rPr>
        <w:t>merchants</w:t>
      </w:r>
      <w:r>
        <w:rPr>
          <w:rFonts w:asciiTheme="minorHAnsi" w:hAnsiTheme="minorHAnsi" w:cstheme="minorHAnsi"/>
          <w:b/>
          <w:bCs/>
          <w:color w:val="000000"/>
          <w:sz w:val="24"/>
          <w:szCs w:val="24"/>
        </w:rPr>
        <w:t xml:space="preserve"> and </w:t>
      </w:r>
      <w:r>
        <w:rPr>
          <w:rFonts w:asciiTheme="minorHAnsi" w:hAnsiTheme="minorHAnsi" w:cstheme="minorHAnsi"/>
          <w:b/>
          <w:bCs/>
          <w:color w:val="000000"/>
          <w:sz w:val="24"/>
          <w:szCs w:val="24"/>
          <w:lang w:val="en-US"/>
        </w:rPr>
        <w:t>Waltonchain</w:t>
      </w:r>
      <w:r>
        <w:rPr>
          <w:rFonts w:asciiTheme="minorHAnsi" w:hAnsiTheme="minorHAnsi" w:cstheme="minorHAnsi"/>
          <w:b/>
          <w:bCs/>
          <w:color w:val="000000"/>
          <w:sz w:val="24"/>
          <w:szCs w:val="24"/>
        </w:rPr>
        <w:t>;</w:t>
      </w:r>
    </w:p>
    <w:p>
      <w:pPr>
        <w:ind w:firstLine="482" w:firstLineChars="200"/>
        <w:rPr>
          <w:rFonts w:asciiTheme="minorHAnsi" w:hAnsiTheme="minorHAnsi" w:cstheme="minorHAnsi"/>
          <w:b/>
          <w:bCs/>
          <w:color w:val="000000"/>
          <w:sz w:val="24"/>
          <w:szCs w:val="24"/>
        </w:rPr>
      </w:pPr>
    </w:p>
    <w:p>
      <w:pPr>
        <w:ind w:firstLine="482" w:firstLineChars="200"/>
        <w:jc w:val="both"/>
        <w:rPr>
          <w:rFonts w:ascii="Times New Roman" w:hAnsi="Times New Roman"/>
          <w:color w:val="000000"/>
          <w:sz w:val="24"/>
        </w:rPr>
      </w:pPr>
      <w:r>
        <w:rPr>
          <w:rFonts w:asciiTheme="minorHAnsi" w:hAnsiTheme="minorHAnsi" w:cstheme="minorHAnsi"/>
          <w:b/>
          <w:bCs/>
          <w:color w:val="000000"/>
          <w:sz w:val="24"/>
          <w:szCs w:val="24"/>
        </w:rPr>
        <w:t>4）By virtue of a block chain data structure matching multi-scenes，</w:t>
      </w:r>
      <w:r>
        <w:rPr>
          <w:rFonts w:hint="eastAsia" w:asciiTheme="minorHAnsi" w:hAnsiTheme="minorHAnsi" w:cstheme="minorHAnsi"/>
          <w:b/>
          <w:bCs/>
          <w:color w:val="000000"/>
          <w:sz w:val="24"/>
          <w:szCs w:val="24"/>
        </w:rPr>
        <w:t xml:space="preserve"> </w:t>
      </w:r>
      <w:r>
        <w:rPr>
          <w:rFonts w:asciiTheme="minorHAnsi" w:hAnsiTheme="minorHAnsi" w:cstheme="minorHAnsi"/>
          <w:b/>
          <w:bCs/>
          <w:color w:val="000000"/>
          <w:sz w:val="24"/>
          <w:szCs w:val="24"/>
        </w:rPr>
        <w:t>it is aimed at building safe and reliable point-to-point logistics information channel for the customers and providing business automati</w:t>
      </w:r>
      <w:r>
        <w:rPr>
          <w:rFonts w:hint="eastAsia" w:asciiTheme="minorHAnsi" w:hAnsiTheme="minorHAnsi" w:cstheme="minorHAnsi"/>
          <w:b/>
          <w:bCs/>
          <w:color w:val="000000"/>
          <w:sz w:val="24"/>
          <w:szCs w:val="24"/>
        </w:rPr>
        <w:t>c</w:t>
      </w:r>
      <w:r>
        <w:rPr>
          <w:rFonts w:asciiTheme="minorHAnsi" w:hAnsiTheme="minorHAnsi" w:cstheme="minorHAnsi"/>
          <w:b/>
          <w:bCs/>
          <w:color w:val="000000"/>
          <w:sz w:val="24"/>
          <w:szCs w:val="24"/>
        </w:rPr>
        <w:t xml:space="preserve"> management information platform for the logistics company to avoid</w:t>
      </w:r>
      <w:r>
        <w:rPr>
          <w:rFonts w:hint="eastAsia" w:asciiTheme="minorHAnsi" w:hAnsiTheme="minorHAnsi" w:cstheme="minorHAnsi"/>
          <w:b/>
          <w:bCs/>
          <w:color w:val="000000"/>
          <w:sz w:val="24"/>
          <w:szCs w:val="24"/>
        </w:rPr>
        <w:t xml:space="preserve"> thorny problems such as</w:t>
      </w:r>
      <w:r>
        <w:rPr>
          <w:rFonts w:asciiTheme="minorHAnsi" w:hAnsiTheme="minorHAnsi" w:cstheme="minorHAnsi"/>
          <w:b/>
          <w:bCs/>
          <w:color w:val="000000"/>
          <w:sz w:val="24"/>
          <w:szCs w:val="24"/>
        </w:rPr>
        <w:t xml:space="preserve"> lost, delayed and wrong orders</w:t>
      </w:r>
      <w:r>
        <w:rPr>
          <w:rFonts w:hint="eastAsia" w:asciiTheme="minorHAnsi" w:hAnsiTheme="minorHAnsi" w:cstheme="minorHAnsi"/>
          <w:b/>
          <w:bCs/>
          <w:color w:val="000000"/>
          <w:sz w:val="24"/>
          <w:szCs w:val="24"/>
        </w:rPr>
        <w:t xml:space="preserve"> on</w:t>
      </w:r>
      <w:r>
        <w:rPr>
          <w:rFonts w:asciiTheme="minorHAnsi" w:hAnsiTheme="minorHAnsi" w:cstheme="minorHAnsi"/>
          <w:b/>
          <w:bCs/>
          <w:color w:val="000000"/>
          <w:sz w:val="24"/>
          <w:szCs w:val="24"/>
        </w:rPr>
        <w:t xml:space="preserve"> </w:t>
      </w:r>
      <w:r>
        <w:rPr>
          <w:rFonts w:hint="eastAsia" w:asciiTheme="minorHAnsi" w:hAnsiTheme="minorHAnsi" w:cstheme="minorHAnsi"/>
          <w:b/>
          <w:bCs/>
          <w:color w:val="000000"/>
          <w:sz w:val="24"/>
          <w:szCs w:val="24"/>
        </w:rPr>
        <w:t>a systematic basis</w:t>
      </w:r>
      <w:r>
        <w:rPr>
          <w:rFonts w:asciiTheme="minorHAnsi" w:hAnsiTheme="minorHAnsi" w:cstheme="minorHAnsi"/>
          <w:b/>
          <w:bCs/>
          <w:color w:val="000000"/>
          <w:sz w:val="24"/>
          <w:szCs w:val="24"/>
        </w:rPr>
        <w:t xml:space="preserve">. </w:t>
      </w:r>
    </w:p>
    <w:p>
      <w:pPr>
        <w:ind w:firstLine="482" w:firstLineChars="200"/>
        <w:jc w:val="both"/>
        <w:rPr>
          <w:rFonts w:asciiTheme="minorHAnsi" w:hAnsiTheme="minorHAnsi" w:cstheme="minorHAnsi"/>
          <w:b/>
          <w:bCs/>
          <w:color w:val="000000"/>
          <w:sz w:val="24"/>
          <w:szCs w:val="24"/>
        </w:rPr>
      </w:pP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5）Applying to the product manufacturers, and achieving </w:t>
      </w:r>
      <w:r>
        <w:rPr>
          <w:rFonts w:hint="eastAsia" w:asciiTheme="minorHAnsi" w:hAnsiTheme="minorHAnsi" w:cstheme="minorHAnsi"/>
          <w:b/>
          <w:bCs/>
          <w:color w:val="000000"/>
          <w:sz w:val="24"/>
          <w:szCs w:val="24"/>
        </w:rPr>
        <w:t>smart</w:t>
      </w:r>
      <w:r>
        <w:rPr>
          <w:rFonts w:asciiTheme="minorHAnsi" w:hAnsiTheme="minorHAnsi" w:cstheme="minorHAnsi"/>
          <w:b/>
          <w:bCs/>
          <w:color w:val="000000"/>
          <w:sz w:val="24"/>
          <w:szCs w:val="24"/>
        </w:rPr>
        <w:t xml:space="preserve"> packaging and traceable product customization.</w:t>
      </w:r>
    </w:p>
    <w:p>
      <w:pPr>
        <w:ind w:firstLine="482" w:firstLineChars="200"/>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The projects above will provide convenient data query and traceability, analysis and processing, and transaction management interfaces to customers, provide </w:t>
      </w:r>
      <w:r>
        <w:rPr>
          <w:rFonts w:hint="eastAsia" w:asciiTheme="minorHAnsi" w:hAnsiTheme="minorHAnsi" w:cstheme="minorHAnsi"/>
          <w:b/>
          <w:bCs/>
          <w:color w:val="000000"/>
          <w:sz w:val="24"/>
          <w:szCs w:val="24"/>
        </w:rPr>
        <w:t>smart</w:t>
      </w:r>
      <w:r>
        <w:rPr>
          <w:rFonts w:asciiTheme="minorHAnsi" w:hAnsiTheme="minorHAnsi" w:cstheme="minorHAnsi"/>
          <w:b/>
          <w:bCs/>
          <w:color w:val="000000"/>
          <w:sz w:val="24"/>
          <w:szCs w:val="24"/>
        </w:rPr>
        <w:t xml:space="preserve"> management interface to businesses</w:t>
      </w:r>
      <w:r>
        <w:rPr>
          <w:rFonts w:hint="eastAsia" w:asciiTheme="minorHAnsi" w:hAnsiTheme="minorHAnsi" w:cstheme="minorHAnsi"/>
          <w:b/>
          <w:bCs/>
          <w:color w:val="000000"/>
          <w:sz w:val="24"/>
          <w:szCs w:val="24"/>
        </w:rPr>
        <w:t>.</w:t>
      </w:r>
      <w:r>
        <w:rPr>
          <w:rFonts w:asciiTheme="minorHAnsi" w:hAnsiTheme="minorHAnsi" w:cstheme="minorHAnsi"/>
          <w:b/>
          <w:bCs/>
          <w:color w:val="000000"/>
          <w:sz w:val="24"/>
          <w:szCs w:val="24"/>
        </w:rPr>
        <w:t xml:space="preserve"> </w:t>
      </w:r>
      <w:r>
        <w:rPr>
          <w:rFonts w:hint="eastAsia" w:asciiTheme="minorHAnsi" w:hAnsiTheme="minorHAnsi" w:cstheme="minorHAnsi"/>
          <w:b/>
          <w:bCs/>
          <w:color w:val="000000"/>
          <w:sz w:val="24"/>
          <w:szCs w:val="24"/>
        </w:rPr>
        <w:t>W</w:t>
      </w:r>
      <w:r>
        <w:rPr>
          <w:rFonts w:asciiTheme="minorHAnsi" w:hAnsiTheme="minorHAnsi" w:cstheme="minorHAnsi"/>
          <w:b/>
          <w:bCs/>
          <w:color w:val="000000"/>
          <w:sz w:val="24"/>
          <w:szCs w:val="24"/>
        </w:rPr>
        <w:t xml:space="preserve">ith the </w:t>
      </w:r>
      <w:r>
        <w:rPr>
          <w:rFonts w:hint="eastAsia" w:asciiTheme="minorHAnsi" w:hAnsiTheme="minorHAnsi" w:cstheme="minorHAnsi"/>
          <w:b/>
          <w:bCs/>
          <w:color w:val="000000"/>
          <w:sz w:val="24"/>
          <w:szCs w:val="24"/>
        </w:rPr>
        <w:t>further</w:t>
      </w:r>
      <w:r>
        <w:rPr>
          <w:rFonts w:asciiTheme="minorHAnsi" w:hAnsiTheme="minorHAnsi" w:cstheme="minorHAnsi"/>
          <w:b/>
          <w:bCs/>
          <w:color w:val="000000"/>
          <w:sz w:val="24"/>
          <w:szCs w:val="24"/>
        </w:rPr>
        <w:t xml:space="preserve"> application of machine learning and artificial intelligence, an intelligent </w:t>
      </w:r>
      <w:r>
        <w:rPr>
          <w:rFonts w:hint="eastAsia" w:asciiTheme="minorHAnsi" w:hAnsiTheme="minorHAnsi" w:cstheme="minorHAnsi"/>
          <w:b/>
          <w:bCs/>
          <w:color w:val="000000"/>
          <w:sz w:val="24"/>
          <w:szCs w:val="24"/>
        </w:rPr>
        <w:t xml:space="preserve">ecosystem </w:t>
      </w:r>
      <w:r>
        <w:rPr>
          <w:rFonts w:asciiTheme="minorHAnsi" w:hAnsiTheme="minorHAnsi" w:cstheme="minorHAnsi"/>
          <w:b/>
          <w:bCs/>
          <w:color w:val="000000"/>
          <w:sz w:val="24"/>
          <w:szCs w:val="24"/>
        </w:rPr>
        <w:t>of the complete supply chain</w:t>
      </w:r>
      <w:r>
        <w:rPr>
          <w:rFonts w:hint="eastAsia" w:asciiTheme="minorHAnsi" w:hAnsiTheme="minorHAnsi" w:cstheme="minorHAnsi"/>
          <w:b/>
          <w:bCs/>
          <w:color w:val="000000"/>
          <w:sz w:val="24"/>
          <w:szCs w:val="24"/>
        </w:rPr>
        <w:t xml:space="preserve"> will ultimately be created, </w:t>
      </w:r>
      <w:r>
        <w:rPr>
          <w:rFonts w:asciiTheme="minorHAnsi" w:hAnsiTheme="minorHAnsi" w:cstheme="minorHAnsi"/>
          <w:b/>
          <w:bCs/>
          <w:color w:val="000000"/>
          <w:sz w:val="24"/>
          <w:szCs w:val="24"/>
        </w:rPr>
        <w:t>including production, logistics, stores, sales and after</w:t>
      </w:r>
      <w:r>
        <w:rPr>
          <w:rFonts w:hint="eastAsia" w:asciiTheme="minorHAnsi" w:hAnsiTheme="minorHAnsi" w:cstheme="minorHAnsi"/>
          <w:b/>
          <w:bCs/>
          <w:color w:val="000000"/>
          <w:sz w:val="24"/>
          <w:szCs w:val="24"/>
        </w:rPr>
        <w:t>-sales service</w:t>
      </w:r>
      <w:r>
        <w:rPr>
          <w:rFonts w:asciiTheme="minorHAnsi" w:hAnsiTheme="minorHAnsi" w:cstheme="minorHAnsi"/>
          <w:b/>
          <w:bCs/>
          <w:color w:val="000000"/>
          <w:sz w:val="24"/>
          <w:szCs w:val="24"/>
        </w:rPr>
        <w:t>.</w:t>
      </w:r>
    </w:p>
    <w:p>
      <w:pPr>
        <w:rPr>
          <w:rFonts w:asciiTheme="minorHAnsi" w:hAnsiTheme="minorHAnsi" w:cstheme="minorHAnsi"/>
          <w:b/>
          <w:bCs/>
          <w:color w:val="000000"/>
          <w:sz w:val="24"/>
          <w:szCs w:val="24"/>
        </w:rPr>
      </w:pPr>
    </w:p>
    <w:p>
      <w:pPr>
        <w:rPr>
          <w:rFonts w:asciiTheme="minorHAnsi" w:hAnsiTheme="minorHAnsi" w:cstheme="minorHAnsi"/>
          <w:b/>
          <w:bCs/>
          <w:color w:val="000000"/>
          <w:sz w:val="24"/>
          <w:szCs w:val="24"/>
        </w:rPr>
      </w:pPr>
    </w:p>
    <w:p>
      <w:pPr>
        <w:pStyle w:val="2"/>
        <w:jc w:val="center"/>
        <w:rPr>
          <w:rFonts w:asciiTheme="minorHAnsi" w:hAnsiTheme="minorHAnsi" w:cstheme="minorHAnsi"/>
          <w:color w:val="000000"/>
        </w:rPr>
      </w:pPr>
      <w:bookmarkStart w:id="383" w:name="_Toc529"/>
      <w:r>
        <w:rPr>
          <w:rFonts w:asciiTheme="minorHAnsi" w:hAnsiTheme="minorHAnsi" w:cstheme="minorHAnsi"/>
          <w:color w:val="000000"/>
        </w:rPr>
        <w:t>Part 5 Team Introduction</w:t>
      </w:r>
      <w:bookmarkEnd w:id="383"/>
    </w:p>
    <w:p>
      <w:pPr>
        <w:pStyle w:val="3"/>
        <w:rPr>
          <w:rFonts w:asciiTheme="minorHAnsi" w:hAnsiTheme="minorHAnsi" w:cstheme="minorHAnsi"/>
          <w:color w:val="000000"/>
        </w:rPr>
      </w:pPr>
      <w:bookmarkStart w:id="384" w:name="_Toc21848"/>
      <w:bookmarkStart w:id="385" w:name="_Toc315"/>
      <w:bookmarkStart w:id="386" w:name="_Toc24259"/>
      <w:bookmarkStart w:id="387" w:name="_Toc484560895"/>
      <w:bookmarkStart w:id="388" w:name="_Toc29570"/>
      <w:bookmarkStart w:id="389" w:name="_Toc31477"/>
      <w:bookmarkStart w:id="390" w:name="_Toc15332"/>
      <w:bookmarkStart w:id="391" w:name="_Toc11821"/>
      <w:bookmarkStart w:id="392" w:name="_Toc20756"/>
      <w:bookmarkStart w:id="393" w:name="_Toc23967"/>
      <w:bookmarkStart w:id="394" w:name="_Toc1090"/>
      <w:bookmarkStart w:id="395" w:name="_Toc18912"/>
      <w:r>
        <w:rPr>
          <w:rFonts w:asciiTheme="minorHAnsi" w:hAnsiTheme="minorHAnsi" w:cstheme="minorHAnsi"/>
          <w:color w:val="000000"/>
        </w:rPr>
        <w:t>5.1</w:t>
      </w:r>
      <w:bookmarkEnd w:id="384"/>
      <w:bookmarkEnd w:id="385"/>
      <w:bookmarkEnd w:id="386"/>
      <w:bookmarkEnd w:id="387"/>
      <w:bookmarkEnd w:id="388"/>
      <w:bookmarkEnd w:id="389"/>
      <w:bookmarkEnd w:id="390"/>
      <w:r>
        <w:rPr>
          <w:rFonts w:asciiTheme="minorHAnsi" w:hAnsiTheme="minorHAnsi" w:cstheme="minorHAnsi"/>
          <w:color w:val="000000"/>
        </w:rPr>
        <w:t xml:space="preserve"> </w:t>
      </w:r>
      <w:bookmarkEnd w:id="391"/>
      <w:bookmarkEnd w:id="392"/>
      <w:bookmarkEnd w:id="393"/>
      <w:bookmarkEnd w:id="394"/>
      <w:r>
        <w:rPr>
          <w:rFonts w:asciiTheme="minorHAnsi" w:hAnsiTheme="minorHAnsi" w:cstheme="minorHAnsi"/>
          <w:color w:val="000000"/>
        </w:rPr>
        <w:t>Sponsors</w:t>
      </w:r>
      <w:bookmarkEnd w:id="395"/>
    </w:p>
    <w:p>
      <w:pPr>
        <w:ind w:firstLine="482" w:firstLineChars="200"/>
        <w:rPr>
          <w:rFonts w:hint="eastAsia" w:asciiTheme="minorHAnsi" w:hAnsiTheme="minorHAnsi" w:cstheme="minorHAnsi"/>
          <w:b/>
          <w:bCs/>
          <w:color w:val="000000"/>
          <w:sz w:val="24"/>
          <w:szCs w:val="24"/>
        </w:rPr>
      </w:pPr>
      <w:bookmarkStart w:id="396" w:name="_Toc2315"/>
      <w:bookmarkStart w:id="397" w:name="_Toc2311"/>
      <w:bookmarkStart w:id="398" w:name="_Toc32546"/>
      <w:bookmarkStart w:id="399" w:name="_Toc11045"/>
      <w:r>
        <w:rPr>
          <w:rFonts w:hint="eastAsia" w:asciiTheme="minorHAnsi" w:hAnsiTheme="minorHAnsi" w:cstheme="minorHAnsi"/>
          <w:b/>
          <w:bCs/>
          <w:color w:val="000000"/>
          <w:sz w:val="24"/>
          <w:szCs w:val="24"/>
        </w:rPr>
        <w:t>Du Xianghe (Co-founder): Korean, Vice Chairman of the China - Korea Cultural Exchange Development Committee (a proprietary institution of President Moon Jae-in), Director of the Korea Standard Products Association, Chairman of Seongnam Branch of the Korea Small and Medium Enterprises Committee, Chairman of Korea NC Technology Co., Ltd., Senior Reporter of IT TODAY News, Senior Reporter of NEWS PAPER Economic Department, Director of ET NEWS.</w:t>
      </w:r>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Xu Fangcheng (Founder): Chinese, graduated in Business Administration, Supply Chain Management Director of Septwolves Group Ltd.</w:t>
      </w:r>
    </w:p>
    <w:p>
      <w:pPr>
        <w:pStyle w:val="3"/>
        <w:rPr>
          <w:rFonts w:asciiTheme="minorHAnsi" w:hAnsiTheme="minorHAnsi" w:cstheme="minorHAnsi"/>
          <w:color w:val="000000"/>
        </w:rPr>
      </w:pPr>
      <w:bookmarkStart w:id="400" w:name="_Toc23784"/>
      <w:r>
        <w:rPr>
          <w:rFonts w:asciiTheme="minorHAnsi" w:hAnsiTheme="minorHAnsi" w:cstheme="minorHAnsi"/>
          <w:color w:val="000000"/>
        </w:rPr>
        <w:t xml:space="preserve">5.2 </w:t>
      </w:r>
      <w:bookmarkEnd w:id="396"/>
      <w:bookmarkEnd w:id="397"/>
      <w:bookmarkEnd w:id="398"/>
      <w:bookmarkEnd w:id="399"/>
      <w:r>
        <w:rPr>
          <w:rFonts w:asciiTheme="minorHAnsi" w:hAnsiTheme="minorHAnsi" w:cstheme="minorHAnsi"/>
          <w:color w:val="000000"/>
        </w:rPr>
        <w:t xml:space="preserve">Senior </w:t>
      </w:r>
      <w:r>
        <w:rPr>
          <w:rFonts w:hint="eastAsia" w:asciiTheme="minorHAnsi" w:hAnsiTheme="minorHAnsi" w:cstheme="minorHAnsi"/>
          <w:color w:val="000000"/>
        </w:rPr>
        <w:t>advisor</w:t>
      </w:r>
      <w:r>
        <w:rPr>
          <w:rFonts w:asciiTheme="minorHAnsi" w:hAnsiTheme="minorHAnsi" w:cstheme="minorHAnsi"/>
          <w:color w:val="000000"/>
        </w:rPr>
        <w:t>s</w:t>
      </w:r>
      <w:bookmarkEnd w:id="400"/>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Jin Xiji (Internet of Things): Korean, South Korea's electronics industry leader, Doctor of Engineering (graduated from the University of Minnesota), Professor of Korea University, previously worked at Bell Labs and Honeywell USA, served as vice president of Samsung Electronics, senior expert in integrated circuit design field, IEEE Senior Member, Vice President of the Korea Institute of Electrical Engineers, Chairman of the Korea Semiconductor Industry Association. Has published more than 250 academic papers with more than 60 patents.</w:t>
      </w:r>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Zhu Yanping (Block Chain): Chinese Taiwanese, Doctor of Engineering (graduated from National Cheng Kung University), Chairman of the Taiwan Cloud Services Association, Director of Information Management Department of National Chung Hsing University. Has won the Taiwan Ministry of Education Youth Invention Award and Taiwan Top Ten Information Talent Award. Has deeply studied block chain applications over the years and led a block chain technology team to develop systems for health big data and agricultural traceability projects.</w:t>
      </w:r>
    </w:p>
    <w:p>
      <w:pPr>
        <w:pStyle w:val="3"/>
        <w:rPr>
          <w:rFonts w:asciiTheme="minorHAnsi" w:hAnsiTheme="minorHAnsi" w:cstheme="minorHAnsi"/>
          <w:color w:val="000000"/>
        </w:rPr>
      </w:pPr>
      <w:bookmarkStart w:id="401" w:name="_Toc28941"/>
      <w:bookmarkStart w:id="402" w:name="_Toc29041"/>
      <w:bookmarkStart w:id="403" w:name="_Toc13208"/>
      <w:bookmarkStart w:id="404" w:name="_Toc5410"/>
      <w:bookmarkStart w:id="405" w:name="_Toc8098"/>
      <w:r>
        <w:rPr>
          <w:rFonts w:asciiTheme="minorHAnsi" w:hAnsiTheme="minorHAnsi" w:cstheme="minorHAnsi"/>
          <w:color w:val="000000"/>
        </w:rPr>
        <w:t xml:space="preserve">5.3 </w:t>
      </w:r>
      <w:bookmarkEnd w:id="401"/>
      <w:bookmarkEnd w:id="402"/>
      <w:bookmarkEnd w:id="403"/>
      <w:bookmarkEnd w:id="404"/>
      <w:r>
        <w:rPr>
          <w:rFonts w:asciiTheme="minorHAnsi" w:hAnsiTheme="minorHAnsi" w:cstheme="minorHAnsi"/>
          <w:color w:val="000000"/>
        </w:rPr>
        <w:t>Chief Experts</w:t>
      </w:r>
      <w:bookmarkEnd w:id="405"/>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Mo Bing (Internet of Things): Chinese, Doctor of Engineering (graduated from Harbin Institute of Technology), Research Professor of Korea University, Distinguished Fellow of Sun Yat - sen University, Internet of Things expert, integrated circuit expert, Chinese Society of Micro-Nano Technology Senior Member, IEEE Member. Has published more than 20 papers and applied for 18 invention patents. Began his first research on BitCoin in 2013, one of the earliest users of btc 38 and Korea korbit. Served as Technical Director of Korea University to cooperate with Samsung Group to complete the project “based on the multi - sensor data interaction and fusion of peer - to - peer network”. Is committed to the integration of block chain technology and Internet of Things to create a real commercialized public chain.</w:t>
      </w:r>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Wei Songjie (Block Chain): Chinese, Doctor of Engineering (graduated from the University of Delaware), Associate Professor of Nanjing University of Science and Technology, Core Member and Master Supervisor of Network Space Security Engineering Research Institute, Block Chain Technology expert in the field of computer network protocol and application, network and information security. Has published more than 20 papers and applied for 7 invention patents. Previously worked at Google, Qualcomm, Bloomberg and many other high-tech companies in the United States, served as R &amp; D engineer and technical expert; has a wealth of experience in computer system design, product development and project management.</w:t>
      </w:r>
    </w:p>
    <w:p>
      <w:pPr>
        <w:pStyle w:val="3"/>
        <w:rPr>
          <w:rFonts w:asciiTheme="minorHAnsi" w:hAnsiTheme="minorHAnsi" w:cstheme="minorHAnsi"/>
          <w:color w:val="000000"/>
        </w:rPr>
      </w:pPr>
      <w:bookmarkStart w:id="406" w:name="_Toc31782"/>
      <w:bookmarkStart w:id="407" w:name="_Toc10741"/>
      <w:bookmarkStart w:id="408" w:name="_Toc18918"/>
      <w:bookmarkStart w:id="409" w:name="_Toc5742"/>
      <w:bookmarkStart w:id="410" w:name="_Toc21780"/>
      <w:bookmarkStart w:id="411" w:name="_Toc1625"/>
      <w:bookmarkStart w:id="412" w:name="_Toc11538"/>
      <w:bookmarkStart w:id="413" w:name="_Toc29298"/>
      <w:r>
        <w:rPr>
          <w:rFonts w:asciiTheme="minorHAnsi" w:hAnsiTheme="minorHAnsi" w:cstheme="minorHAnsi"/>
          <w:color w:val="000000"/>
        </w:rPr>
        <w:t xml:space="preserve">5.4 </w:t>
      </w:r>
      <w:bookmarkEnd w:id="406"/>
      <w:bookmarkEnd w:id="407"/>
      <w:bookmarkEnd w:id="408"/>
      <w:bookmarkEnd w:id="409"/>
      <w:bookmarkEnd w:id="410"/>
      <w:bookmarkEnd w:id="411"/>
      <w:bookmarkEnd w:id="412"/>
      <w:r>
        <w:rPr>
          <w:rFonts w:asciiTheme="minorHAnsi" w:hAnsiTheme="minorHAnsi" w:cstheme="minorHAnsi"/>
          <w:color w:val="000000"/>
        </w:rPr>
        <w:t>Team Members</w:t>
      </w:r>
      <w:bookmarkEnd w:id="413"/>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Shan Liang, Chinese, Graduated from KOREATECH Mechanical Engineering Department, Venture Capital PhD, Director of Korea Sungkyun Technology Co., Ltd., Chinese Market Manager of the heating component manufacturer NHTECH, a subsidiary of Samsung SDI, economic group leader of the Friendship Association of Chinese Doctoral Students in Korea, one of the earliest users of Korea korbit, senior digital money player.</w:t>
      </w:r>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Chen Zhangrong: Chinese, graduated in Business Management, received a BBA degree from Armstrong University in the United States, President of Tianyu International Group Co., Ltd., leader of China clothing &amp; accessories industry, China’s well – known business mentor, guest of the CCTV2 show named “Win in China” in 2008. Began to contact Bitcoin in 2013 with a strong interest and in-depth study of digital money and decentralized management thinking. Has a wealth of practical experience in the market research, channel construction, business cooperation and business model.</w:t>
      </w:r>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Lin Herui: Chinese, received a MBA degree from Xiamen University. Has more than 10 years of experience in the development of electronic products and systems. Successively served as Nokia R &amp; D Manager and Product Manager, Microsoft Hardware Department Supply Chain Director. Established Xiamen Z-Link Co., Ltd in 2015; the intelligent systems and solutions developed by the company have been successfully promoted and used in various industrial brand enterprises and brand clothing enterprises.</w:t>
      </w:r>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Ma Yixing: Chinese, Chinese National CSC special students, Doctor of Engineering of Korea University, Research Professor of Fusion Chemical Systems Institute of Korea University, Korea Sungkyun Technology Co., Ltd. CEO, Member of Korea Industry Association, Associate Member of the Royal Society of Chemistry, has published his research results in the world's top journal, Nature – Communication, and participated in the preparation of a series of teaching materials for Internet of Things engineering - Introduction to the Internet of Things. His current research direction covers cross-disciplines that combine block-chain technology with intelligent medical technology.</w:t>
      </w:r>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Zhao Haiming: Chinese, Doctor of Chemical Conductive Polymer of Sungkyunkwan University, core member of Korea BK21th conductive polymer project, researcher of Korea Gyeonggi Institute of Sensor, researcher of Korea NCTECH environmental technology company, Vice president of the Chinese Chamber of Commerce, Director of Korea Sungkyun Technology Co., Ltd., early player of digital currency.</w:t>
      </w:r>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Liu Cai: Chinese, Master of Engineering, has 12 years of experience in Design and Verification of VLSI, and a wealth of practical project experience in RFID chip design process, SOC chip architecture, digital-analog hybrid circuit design, including algorithm design, RTL design, simulation verification, FPGA prototype verification, DC synthesis, back-end PR, package testing, etc. Has led a team to complete the development of a variety of navigation and positioning baseband chips and communication baseband chips, finished a series of AES, DES and other encryption module designs, won the first prize of scientific and technological progress of Satellite Navigation and Positioning Association. A master in consensus mechanism principle of block chain and related asymmetric encryption algorithm.</w:t>
      </w:r>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Yang Feng: Chinese, Master of Engineering, worked at ZTE, artificial intelligence expert, integrated circuit expert. Has 12 years of experience in VLSI research and development, architecture design and verification, and 5 years of research experience in artificial intelligence and genetic algorithm. Has won the Shenzhen Science and Technology Innovation Award; has an in-depth research on the principle and realization of RFID technology, the underlying infrastructure of block chain, smart contract and consensus mechanism algorithm.</w:t>
      </w:r>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Guo Jianping: Chinese, Doctor of Engineering (graduated from the Chinese University of Hong Kong), Associate Professor of the Hundred Talents Program of Sun Yat - sen University, Master Instructor, IEEE Senior Member, integrated circuit expert. Has published more than 40 international journals / conference papers in the field of IC design and applied for 16 patents in China.</w:t>
      </w:r>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Huang Minrui: Chinese, Doctor of Engineering (graduated from the University of Freiburg in Germany), Master Instructor, Lecturer of Department of Electronics of Huaqiao University, integrated circuit expert. Mainly explores digital signal processing circuit and system implementation and works on digital signal processing technology research and development for the long term.</w:t>
      </w:r>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Guo Rongxin, Chinese, Master of Engineering, Deputy Director of Communication Technology Research Center of Huaqiao University. Has more than 10 years of experience in design and development of hardware and software for embedded system, works on the research and development of RFID and block chain technology in the field of Internet of Things for the long term.</w:t>
      </w:r>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Li Shuai: Chinese, Master of Engineering, with a research focus on network security and block link authentication technology. The block chain distributed certified work directed and completed by him has won the final first prize of “2016 National Cryptology Technology Competition”.</w:t>
      </w:r>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Huang Hongtai: Chinese, Bachelor of Engineering, has five years of experience in WEB front and back end development, works on the Development of Internet of Things platforms and educational information platforms for the long term. Began  his exposure Bitcoin in 2011 and become an early graphics card mining participant. Has a strong interest in virtual currency and block chain technology.</w:t>
      </w:r>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Dai Minhua: Chinese, graduated in Business Management, received a BBA degree from Armstrong University, senior financial expert, served as vice president and chief financial officer of Tianyu International Group Co., Ltd.; has 13 years of financial work experience, has a wealth of experience in developing and implementing enterprise strategy and business plan, as well as achieving business management objectives and development goals.</w:t>
      </w:r>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Liu Dongxin: Chinese, received an MBA from China Europe International Business School, Visiting Scholar of Kellogg School of Management at Northwestern University, strategic management consulting expert, investment and financing expert, with a current research interest in the impact of Block Chain Technology on financial sector.</w:t>
      </w:r>
    </w:p>
    <w:p>
      <w:pPr>
        <w:pStyle w:val="3"/>
        <w:rPr>
          <w:rFonts w:asciiTheme="minorHAnsi" w:hAnsiTheme="minorHAnsi" w:cstheme="minorHAnsi"/>
          <w:color w:val="000000"/>
        </w:rPr>
      </w:pPr>
      <w:bookmarkStart w:id="414" w:name="_Toc484560896"/>
      <w:bookmarkStart w:id="415" w:name="_Toc15392"/>
      <w:bookmarkStart w:id="416" w:name="_Toc16905"/>
      <w:bookmarkStart w:id="417" w:name="_Toc20953"/>
      <w:bookmarkStart w:id="418" w:name="_Toc11953"/>
      <w:bookmarkStart w:id="419" w:name="_Toc4559"/>
      <w:bookmarkStart w:id="420" w:name="_Toc759"/>
      <w:bookmarkStart w:id="421" w:name="_Toc18953"/>
      <w:bookmarkStart w:id="422" w:name="_Toc7095"/>
      <w:bookmarkStart w:id="423" w:name="_Toc5026"/>
      <w:bookmarkStart w:id="424" w:name="_Toc22322"/>
      <w:bookmarkStart w:id="425" w:name="_Toc15802"/>
      <w:r>
        <w:rPr>
          <w:rFonts w:asciiTheme="minorHAnsi" w:hAnsiTheme="minorHAnsi" w:cstheme="minorHAnsi"/>
          <w:color w:val="000000"/>
        </w:rPr>
        <w:t xml:space="preserve">5.5 </w:t>
      </w:r>
      <w:bookmarkEnd w:id="414"/>
      <w:bookmarkEnd w:id="415"/>
      <w:bookmarkEnd w:id="416"/>
      <w:bookmarkEnd w:id="417"/>
      <w:bookmarkEnd w:id="418"/>
      <w:bookmarkEnd w:id="419"/>
      <w:bookmarkEnd w:id="420"/>
      <w:bookmarkEnd w:id="421"/>
      <w:bookmarkEnd w:id="422"/>
      <w:bookmarkEnd w:id="423"/>
      <w:bookmarkEnd w:id="424"/>
      <w:r>
        <w:rPr>
          <w:rFonts w:asciiTheme="minorHAnsi" w:hAnsiTheme="minorHAnsi" w:cstheme="minorHAnsi"/>
          <w:color w:val="000000"/>
        </w:rPr>
        <w:t>Angel Investors</w:t>
      </w:r>
      <w:bookmarkEnd w:id="425"/>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Song Guoping: Doctor of medicine, President of Chinese Chamber of Commerce in Korea, Director of Beijing Overseas Friendship Association, Representative of Ping An International， Representative of Oriental Xu Fu Anti-Aging Center， Representative of Sumei Beauty Shaping company.</w:t>
      </w:r>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Qiu Jun: Chairman of Shenzhen Hong Tao Fund Management Co., Ltd., Vice President of Shenzhen Shanwei Chamber of Commerce. Has 20 years of capital market investment experience, experienced many magnificent market changes, achieved a number of classic investment cases, including SMIC, China Merchants Securities and Danxia biological company, etc. Danxia biological company has been deemed as one of the top ten successful cases of biomedical investment in 2016.</w:t>
      </w:r>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Yan Xiaoqian: Chairman of Kaltendin Clothing Co., Ltd., Executive Vice President of Shenzhen Shanwei Chamber of Commerce.</w:t>
      </w:r>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Lin Jingwei: Director of Guangzhou Jiuying Investment Management Co., Ltd., received a master of Senior Financial Accounting and an EMBA degree from Sun Yat - sen University; has 27 years of work experience at large Chinese state - owned enterprises at home and abroad and more than 15 years of work experience as Secretary of the Board of Directors, Chief Financial Officer, Deputy General Manager of large Chinese state - owned enterprises, long-term in charge of enterprise listing, capital operation, investment and financing and financial management, with a wealth of experience in capital operation and financial management. Has the qualifications for Secretary of the Board of Directors or Independent Director of listed companies.</w:t>
      </w:r>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He Honglian: Director of Waltonchain Investment Division, Certified Public Accountant, received a MBA degree from Xiamen University. Previously served as Investment Center Manager of Meiya Pico, currently leads the Waltonchain investment team to research and plan investment in the field of Internet of Things and integrated circuits.</w:t>
      </w:r>
    </w:p>
    <w:p>
      <w:pPr>
        <w:pStyle w:val="3"/>
        <w:rPr>
          <w:rFonts w:asciiTheme="minorHAnsi" w:hAnsiTheme="minorHAnsi" w:cstheme="minorHAnsi"/>
          <w:color w:val="000000"/>
        </w:rPr>
      </w:pPr>
      <w:bookmarkStart w:id="426" w:name="_Toc2704"/>
      <w:bookmarkStart w:id="427" w:name="_Toc3786"/>
      <w:bookmarkStart w:id="428" w:name="_Toc15958"/>
      <w:bookmarkStart w:id="429" w:name="_Toc7382"/>
      <w:bookmarkStart w:id="430" w:name="_Toc1328"/>
      <w:bookmarkStart w:id="431" w:name="_Toc484560897"/>
      <w:bookmarkStart w:id="432" w:name="_Toc20540"/>
      <w:bookmarkStart w:id="433" w:name="_Toc4332"/>
      <w:bookmarkStart w:id="434" w:name="_Toc1116"/>
      <w:bookmarkStart w:id="435" w:name="_Toc6970"/>
      <w:bookmarkStart w:id="436" w:name="_Toc7701"/>
      <w:bookmarkStart w:id="437" w:name="_Toc4777"/>
      <w:r>
        <w:rPr>
          <w:rFonts w:asciiTheme="minorHAnsi" w:hAnsiTheme="minorHAnsi" w:cstheme="minorHAnsi"/>
          <w:color w:val="000000"/>
        </w:rPr>
        <w:t xml:space="preserve">5.6 </w:t>
      </w:r>
      <w:bookmarkEnd w:id="426"/>
      <w:bookmarkEnd w:id="427"/>
      <w:bookmarkEnd w:id="428"/>
      <w:bookmarkEnd w:id="429"/>
      <w:bookmarkEnd w:id="430"/>
      <w:bookmarkEnd w:id="431"/>
      <w:bookmarkEnd w:id="432"/>
      <w:bookmarkEnd w:id="433"/>
      <w:bookmarkEnd w:id="434"/>
      <w:bookmarkEnd w:id="435"/>
      <w:bookmarkEnd w:id="436"/>
      <w:r>
        <w:rPr>
          <w:rFonts w:asciiTheme="minorHAnsi" w:hAnsiTheme="minorHAnsi" w:cstheme="minorHAnsi"/>
          <w:color w:val="000000"/>
        </w:rPr>
        <w:t>Consultant Team</w:t>
      </w:r>
      <w:bookmarkEnd w:id="437"/>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Li Zhongji: Representative of BSM Company, Chairman of the Activated Carbon Committee of Korea Carbon Convergence Committee</w:t>
      </w:r>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Gao Shangtai: Deputy Director of Editorial Board of Korea Electronics News Agency, Director of New Media and New Industry Bureau of KI news.</w:t>
      </w:r>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Liu Xiaowei: Professor of Harbin Institute of Technology, PhD Tutor, 973 chief expert. Member of the Expert Group on assembly of micro - nano technology, Member of the Expert Group on assembly of military electronic components spectrum series, Deputy Director of Force Sensitive Professional Committee of Sensitive Technology Branch of Chinese Institute of Electronics, Deputy Secretary – General of Chinese Northeast Micro-Electro-Mechanical System Technology Consortium, Editorial Board Member of Sensor Technology, Heilongjiang Province CPPCC member.</w:t>
      </w:r>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Su Yan：Professor of Nanjing University of Science and Technology, PhD Mentor, Vice President of the China Shipbuilding Engineering Society Ship Instrument and Instrumentation Academic Committee, Vice Chairman of the China Instrument &amp; Instrument Society Ship Instrument &amp; Meter Branch, Executive Director of the China Institute of Instrumentation Micro - Nano Devices and Systems Technology Branch, Executive director of Jiangsu Institute of Instrumentation, assembly expert.</w:t>
      </w:r>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Zhang Yan: Doctor of Engineering, Professor, Ph.D. Mentor. Currently serves as Associate Dean of Harbin Institute of Technology (Shenzhen) School of Electronics. Digital integrated circuit design and embedded system expert.</w:t>
      </w:r>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Ma Pingping: received a Master of Economics from Xiamen University, serves as general manager at Septwolves Venture Capital Limited.</w:t>
      </w:r>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Peng Xiande: Senior Lawyer, Guangdong Wenpin Law Firm partner, company law, investment and financing legal affairs expert with more than twenty years of judicial practical experience.</w:t>
      </w:r>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Bo Ke: Graduated from Henan University of Economics and Law, Senior Lawyer of Guangdong Ruiting Law Firm, China registered lawyer, Member of the All China Lawyers Association, Member of Shenzhen Lawyers Association, has more than 20 years of experience in legal services.</w:t>
      </w:r>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t>Xiao Guang Jian: Senior Accountant, Tax Accountant, Senior Economist, Secretary – General of Shenzhen Sanming Chamber of Commerce, Shenzhen Lianjie Accounting Firm Partner, senior financial expert, has more than ten years of experience in financial consultancy of listed companies.</w:t>
      </w:r>
    </w:p>
    <w:p>
      <w:pPr>
        <w:ind w:firstLine="482" w:firstLineChars="200"/>
        <w:rPr>
          <w:rFonts w:hint="eastAsia" w:asciiTheme="minorHAnsi" w:hAnsiTheme="minorHAnsi" w:cstheme="minorHAnsi"/>
          <w:b/>
          <w:bCs/>
          <w:color w:val="000000"/>
          <w:sz w:val="24"/>
          <w:szCs w:val="24"/>
        </w:rPr>
      </w:pPr>
      <w:r>
        <w:rPr>
          <w:rFonts w:hint="eastAsia" w:asciiTheme="minorHAnsi" w:hAnsiTheme="minorHAnsi" w:cstheme="minorHAnsi"/>
          <w:b/>
          <w:bCs/>
          <w:color w:val="000000"/>
          <w:sz w:val="24"/>
          <w:szCs w:val="24"/>
        </w:rPr>
        <w:br w:type="page"/>
      </w:r>
    </w:p>
    <w:p>
      <w:pPr>
        <w:ind w:firstLine="482" w:firstLineChars="200"/>
        <w:rPr>
          <w:rFonts w:hint="eastAsia" w:asciiTheme="minorHAnsi" w:hAnsiTheme="minorHAnsi" w:cstheme="minorHAnsi"/>
          <w:b/>
          <w:bCs/>
          <w:color w:val="000000"/>
          <w:sz w:val="24"/>
          <w:szCs w:val="24"/>
        </w:rPr>
      </w:pPr>
    </w:p>
    <w:p>
      <w:pPr>
        <w:pStyle w:val="2"/>
        <w:jc w:val="center"/>
        <w:rPr>
          <w:rFonts w:asciiTheme="minorHAnsi" w:hAnsiTheme="minorHAnsi" w:cstheme="minorHAnsi"/>
          <w:color w:val="000000"/>
        </w:rPr>
      </w:pPr>
      <w:bookmarkStart w:id="438" w:name="_Toc10674"/>
      <w:r>
        <w:rPr>
          <w:rFonts w:asciiTheme="minorHAnsi" w:hAnsiTheme="minorHAnsi" w:cstheme="minorHAnsi"/>
          <w:color w:val="000000"/>
        </w:rPr>
        <w:t>Part 6 References</w:t>
      </w:r>
      <w:bookmarkEnd w:id="438"/>
    </w:p>
    <w:p>
      <w:pPr>
        <w:numPr>
          <w:ilvl w:val="0"/>
          <w:numId w:val="12"/>
        </w:numPr>
        <w:ind w:firstLine="0"/>
        <w:rPr>
          <w:rFonts w:asciiTheme="minorHAnsi" w:hAnsiTheme="minorHAnsi" w:cstheme="minorHAnsi"/>
          <w:b/>
          <w:bCs/>
          <w:color w:val="000000"/>
          <w:sz w:val="24"/>
          <w:szCs w:val="24"/>
        </w:rPr>
      </w:pPr>
      <w:r>
        <w:rPr>
          <w:rFonts w:asciiTheme="minorHAnsi" w:hAnsiTheme="minorHAnsi" w:cstheme="minorHAnsi"/>
          <w:b/>
          <w:bCs/>
          <w:color w:val="000000"/>
          <w:sz w:val="24"/>
          <w:szCs w:val="24"/>
        </w:rPr>
        <w:t>A. Tapscott, D. Tapscott, How blockchain is changing finance, Harvard Business Review, 2017.</w:t>
      </w:r>
    </w:p>
    <w:p>
      <w:pPr>
        <w:numPr>
          <w:ilvl w:val="0"/>
          <w:numId w:val="12"/>
        </w:numPr>
        <w:ind w:firstLine="0"/>
        <w:rPr>
          <w:rFonts w:asciiTheme="minorHAnsi" w:hAnsiTheme="minorHAnsi" w:cstheme="minorHAnsi"/>
          <w:b/>
          <w:bCs/>
          <w:color w:val="000000"/>
          <w:sz w:val="24"/>
          <w:szCs w:val="24"/>
        </w:rPr>
      </w:pPr>
      <w:r>
        <w:rPr>
          <w:rFonts w:asciiTheme="minorHAnsi" w:hAnsiTheme="minorHAnsi" w:cstheme="minorHAnsi"/>
          <w:b/>
          <w:bCs/>
          <w:color w:val="000000"/>
          <w:sz w:val="24"/>
          <w:szCs w:val="24"/>
        </w:rPr>
        <w:t>T. Stein, Supply chain with blockchain — showcase RFID, Faizod, 2017</w:t>
      </w:r>
    </w:p>
    <w:p>
      <w:pPr>
        <w:numPr>
          <w:ilvl w:val="0"/>
          <w:numId w:val="12"/>
        </w:numPr>
        <w:ind w:firstLine="0"/>
        <w:rPr>
          <w:rFonts w:asciiTheme="minorHAnsi" w:hAnsiTheme="minorHAnsi" w:cstheme="minorHAnsi"/>
          <w:b/>
          <w:bCs/>
          <w:color w:val="000000"/>
          <w:sz w:val="24"/>
          <w:szCs w:val="24"/>
        </w:rPr>
      </w:pPr>
      <w:r>
        <w:rPr>
          <w:rFonts w:asciiTheme="minorHAnsi" w:hAnsiTheme="minorHAnsi" w:cstheme="minorHAnsi"/>
          <w:b/>
          <w:bCs/>
          <w:color w:val="000000"/>
          <w:sz w:val="24"/>
          <w:szCs w:val="24"/>
        </w:rPr>
        <w:t>S. Nakamoto, Bitcoin: A peer-to-peer electronic cash system, Bitcoin.org, 2009.</w:t>
      </w:r>
    </w:p>
    <w:p>
      <w:pPr>
        <w:numPr>
          <w:ilvl w:val="0"/>
          <w:numId w:val="12"/>
        </w:numPr>
        <w:ind w:firstLine="0"/>
        <w:rPr>
          <w:rFonts w:asciiTheme="minorHAnsi" w:hAnsiTheme="minorHAnsi" w:cstheme="minorHAnsi"/>
          <w:b/>
          <w:bCs/>
          <w:color w:val="000000"/>
          <w:sz w:val="24"/>
          <w:szCs w:val="24"/>
        </w:rPr>
      </w:pPr>
      <w:r>
        <w:rPr>
          <w:rFonts w:asciiTheme="minorHAnsi" w:hAnsiTheme="minorHAnsi" w:cstheme="minorHAnsi"/>
          <w:b/>
          <w:bCs/>
          <w:color w:val="000000"/>
          <w:sz w:val="24"/>
          <w:szCs w:val="24"/>
        </w:rPr>
        <w:t>R. Hackett, The financial tech revolution will be tokenized, Fortune, 2017.</w:t>
      </w:r>
    </w:p>
    <w:p>
      <w:pPr>
        <w:numPr>
          <w:ilvl w:val="0"/>
          <w:numId w:val="12"/>
        </w:numPr>
        <w:ind w:firstLine="0"/>
        <w:rPr>
          <w:rFonts w:asciiTheme="minorHAnsi" w:hAnsiTheme="minorHAnsi" w:cstheme="minorHAnsi"/>
          <w:b/>
          <w:bCs/>
          <w:color w:val="000000"/>
          <w:sz w:val="24"/>
          <w:szCs w:val="24"/>
        </w:rPr>
      </w:pPr>
      <w:r>
        <w:rPr>
          <w:rFonts w:asciiTheme="minorHAnsi" w:hAnsiTheme="minorHAnsi" w:cstheme="minorHAnsi"/>
          <w:b/>
          <w:bCs/>
          <w:color w:val="000000"/>
          <w:sz w:val="24"/>
          <w:szCs w:val="24"/>
        </w:rPr>
        <w:t>C. Swedberg, Blockchain secures document authenticity with smartrac's dLoc solution, RFID Journal, 2016.</w:t>
      </w:r>
    </w:p>
    <w:p>
      <w:pPr>
        <w:numPr>
          <w:ilvl w:val="0"/>
          <w:numId w:val="12"/>
        </w:numPr>
        <w:ind w:firstLine="0"/>
        <w:rPr>
          <w:rFonts w:asciiTheme="minorHAnsi" w:hAnsiTheme="minorHAnsi" w:cstheme="minorHAnsi"/>
          <w:b/>
          <w:bCs/>
          <w:color w:val="000000"/>
          <w:sz w:val="24"/>
          <w:szCs w:val="24"/>
        </w:rPr>
      </w:pPr>
      <w:r>
        <w:rPr>
          <w:rFonts w:asciiTheme="minorHAnsi" w:hAnsiTheme="minorHAnsi" w:cstheme="minorHAnsi"/>
          <w:b/>
          <w:bCs/>
          <w:color w:val="000000"/>
          <w:sz w:val="24"/>
          <w:szCs w:val="24"/>
        </w:rPr>
        <w:t>D. Bayer, S. Haber, W.S. Stornetta, Improving the efficiency and reliability of digital time-stamping, Sequences II: Methods in Communication, Security and Computer Science, 1993.</w:t>
      </w:r>
    </w:p>
    <w:p>
      <w:pPr>
        <w:numPr>
          <w:ilvl w:val="0"/>
          <w:numId w:val="12"/>
        </w:numPr>
        <w:ind w:firstLine="0"/>
        <w:rPr>
          <w:rFonts w:asciiTheme="minorHAnsi" w:hAnsiTheme="minorHAnsi" w:cstheme="minorHAnsi"/>
          <w:b/>
          <w:bCs/>
          <w:color w:val="000000"/>
          <w:sz w:val="24"/>
          <w:szCs w:val="24"/>
        </w:rPr>
      </w:pPr>
      <w:r>
        <w:rPr>
          <w:rFonts w:asciiTheme="minorHAnsi" w:hAnsiTheme="minorHAnsi" w:cstheme="minorHAnsi"/>
          <w:b/>
          <w:bCs/>
          <w:color w:val="000000"/>
          <w:sz w:val="24"/>
          <w:szCs w:val="24"/>
        </w:rPr>
        <w:t>A. Legay, M. Bozga, Formal modeling and analysis of timed systems, Springer International Publishing AG, 2014.</w:t>
      </w:r>
    </w:p>
    <w:p>
      <w:pPr>
        <w:numPr>
          <w:ilvl w:val="0"/>
          <w:numId w:val="12"/>
        </w:numPr>
        <w:ind w:firstLine="0"/>
        <w:rPr>
          <w:rFonts w:asciiTheme="minorHAnsi" w:hAnsiTheme="minorHAnsi" w:cstheme="minorHAnsi"/>
          <w:b/>
          <w:bCs/>
          <w:color w:val="000000"/>
          <w:sz w:val="24"/>
          <w:szCs w:val="24"/>
        </w:rPr>
      </w:pPr>
      <w:r>
        <w:rPr>
          <w:rFonts w:asciiTheme="minorHAnsi" w:hAnsiTheme="minorHAnsi" w:cstheme="minorHAnsi"/>
          <w:b/>
          <w:bCs/>
          <w:color w:val="000000"/>
          <w:sz w:val="24"/>
          <w:szCs w:val="24"/>
        </w:rPr>
        <w:t>A. Back, Hashcash — a denial of service counter-measure, Hashcash.org, 2002.</w:t>
      </w:r>
    </w:p>
    <w:p>
      <w:pPr>
        <w:numPr>
          <w:ilvl w:val="0"/>
          <w:numId w:val="12"/>
        </w:numPr>
        <w:ind w:firstLine="0"/>
        <w:rPr>
          <w:rFonts w:asciiTheme="minorHAnsi" w:hAnsiTheme="minorHAnsi" w:cstheme="minorHAnsi"/>
          <w:b/>
          <w:bCs/>
          <w:color w:val="000000"/>
          <w:sz w:val="24"/>
          <w:szCs w:val="24"/>
        </w:rPr>
      </w:pPr>
      <w:r>
        <w:rPr>
          <w:rFonts w:asciiTheme="minorHAnsi" w:hAnsiTheme="minorHAnsi" w:cstheme="minorHAnsi"/>
          <w:b/>
          <w:bCs/>
          <w:color w:val="000000"/>
          <w:sz w:val="24"/>
          <w:szCs w:val="24"/>
        </w:rPr>
        <w:t>B. Dickson, Blockchain has the potential to revolutionize the supply chain, Aol Tech, 2016.</w:t>
      </w:r>
    </w:p>
    <w:p>
      <w:pPr>
        <w:numPr>
          <w:ilvl w:val="0"/>
          <w:numId w:val="12"/>
        </w:numPr>
        <w:ind w:firstLine="0"/>
        <w:rPr>
          <w:rFonts w:asciiTheme="minorHAnsi" w:hAnsiTheme="minorHAnsi" w:cstheme="minorHAnsi"/>
          <w:b/>
          <w:bCs/>
          <w:color w:val="000000"/>
          <w:sz w:val="24"/>
          <w:szCs w:val="24"/>
        </w:rPr>
      </w:pPr>
      <w:r>
        <w:rPr>
          <w:rFonts w:asciiTheme="minorHAnsi" w:hAnsiTheme="minorHAnsi" w:cstheme="minorHAnsi"/>
          <w:b/>
          <w:bCs/>
          <w:color w:val="000000"/>
          <w:sz w:val="24"/>
          <w:szCs w:val="24"/>
        </w:rPr>
        <w:t>KCDSA Task Force Team, The Korean certificate-based digital signature algorithm, IEEE Standard Specifications for Public-Key Cryptography, 1998.</w:t>
      </w:r>
    </w:p>
    <w:p>
      <w:pPr>
        <w:numPr>
          <w:ilvl w:val="0"/>
          <w:numId w:val="12"/>
        </w:numPr>
        <w:ind w:firstLine="0"/>
        <w:rPr>
          <w:rFonts w:asciiTheme="minorHAnsi" w:hAnsiTheme="minorHAnsi" w:cstheme="minorHAnsi"/>
          <w:b/>
          <w:bCs/>
          <w:color w:val="000000"/>
          <w:sz w:val="24"/>
          <w:szCs w:val="24"/>
        </w:rPr>
      </w:pPr>
      <w:r>
        <w:rPr>
          <w:rFonts w:asciiTheme="minorHAnsi" w:hAnsiTheme="minorHAnsi" w:cstheme="minorHAnsi"/>
          <w:b/>
          <w:bCs/>
          <w:color w:val="000000"/>
          <w:sz w:val="24"/>
          <w:szCs w:val="24"/>
        </w:rPr>
        <w:t>J. Donaldson, Mojix brings transformational RFID, big data analytics and blockchain technology to NRF Retail’s Big Show, Mojix.com, 2017.</w:t>
      </w:r>
    </w:p>
    <w:p>
      <w:pPr>
        <w:numPr>
          <w:ilvl w:val="0"/>
          <w:numId w:val="12"/>
        </w:numPr>
        <w:ind w:firstLine="0"/>
        <w:rPr>
          <w:rFonts w:asciiTheme="minorHAnsi" w:hAnsiTheme="minorHAnsi" w:cstheme="minorHAnsi"/>
          <w:b/>
          <w:bCs/>
          <w:color w:val="000000"/>
          <w:sz w:val="24"/>
          <w:szCs w:val="24"/>
        </w:rPr>
      </w:pPr>
      <w:r>
        <w:rPr>
          <w:rFonts w:asciiTheme="minorHAnsi" w:hAnsiTheme="minorHAnsi" w:cstheme="minorHAnsi"/>
          <w:b/>
          <w:bCs/>
          <w:color w:val="000000"/>
          <w:sz w:val="24"/>
          <w:szCs w:val="24"/>
        </w:rPr>
        <w:t>R. T. Clemen, Incentive contracts and strictly proper scoring rules. Test, 2002.</w:t>
      </w:r>
    </w:p>
    <w:p>
      <w:pPr>
        <w:numPr>
          <w:ilvl w:val="0"/>
          <w:numId w:val="12"/>
        </w:numPr>
        <w:ind w:firstLine="0"/>
        <w:rPr>
          <w:rFonts w:asciiTheme="minorHAnsi" w:hAnsiTheme="minorHAnsi" w:cstheme="minorHAnsi"/>
          <w:b/>
          <w:bCs/>
          <w:color w:val="000000"/>
          <w:sz w:val="24"/>
          <w:szCs w:val="24"/>
        </w:rPr>
      </w:pPr>
      <w:r>
        <w:rPr>
          <w:rFonts w:asciiTheme="minorHAnsi" w:hAnsiTheme="minorHAnsi" w:cstheme="minorHAnsi"/>
          <w:b/>
          <w:bCs/>
          <w:color w:val="000000"/>
          <w:sz w:val="24"/>
          <w:szCs w:val="24"/>
        </w:rPr>
        <w:t>J.-Y. Jaffray, E. Karni, Elicitation of subjective probabilities when the initial endowment is unobservable, Journal of Risk and Uncertainty, 1999.</w:t>
      </w:r>
    </w:p>
    <w:p>
      <w:pPr>
        <w:numPr>
          <w:ilvl w:val="0"/>
          <w:numId w:val="12"/>
        </w:numPr>
        <w:ind w:firstLine="0"/>
        <w:rPr>
          <w:rFonts w:asciiTheme="minorHAnsi" w:hAnsiTheme="minorHAnsi" w:cstheme="minorHAnsi"/>
          <w:b/>
          <w:bCs/>
          <w:color w:val="000000"/>
          <w:sz w:val="24"/>
          <w:szCs w:val="24"/>
          <w:lang w:val="fr-FR"/>
        </w:rPr>
      </w:pPr>
      <w:r>
        <w:rPr>
          <w:rFonts w:asciiTheme="minorHAnsi" w:hAnsiTheme="minorHAnsi" w:cstheme="minorHAnsi"/>
          <w:b/>
          <w:bCs/>
          <w:color w:val="000000"/>
          <w:sz w:val="24"/>
          <w:szCs w:val="24"/>
          <w:lang w:val="fr-FR"/>
        </w:rPr>
        <w:t>Blockchain Luxembourg S.A., https://blockchain.info.</w:t>
      </w:r>
    </w:p>
    <w:p>
      <w:pPr>
        <w:numPr>
          <w:ilvl w:val="0"/>
          <w:numId w:val="12"/>
        </w:numPr>
        <w:ind w:firstLine="0"/>
        <w:rPr>
          <w:rFonts w:asciiTheme="minorHAnsi" w:hAnsiTheme="minorHAnsi" w:cstheme="minorHAnsi"/>
          <w:b/>
          <w:bCs/>
          <w:color w:val="000000"/>
          <w:sz w:val="24"/>
          <w:szCs w:val="24"/>
        </w:rPr>
      </w:pPr>
      <w:r>
        <w:rPr>
          <w:rFonts w:asciiTheme="minorHAnsi" w:hAnsiTheme="minorHAnsi" w:cstheme="minorHAnsi"/>
          <w:b/>
          <w:bCs/>
          <w:color w:val="000000"/>
          <w:sz w:val="24"/>
          <w:szCs w:val="24"/>
        </w:rPr>
        <w:t>J. Gong, Blockchain society — decoding global blockchain application and investment cases, CITIC Press Group, 2016.</w:t>
      </w:r>
    </w:p>
    <w:p>
      <w:pPr>
        <w:numPr>
          <w:ilvl w:val="0"/>
          <w:numId w:val="12"/>
        </w:numPr>
        <w:ind w:firstLine="0"/>
        <w:rPr>
          <w:rFonts w:asciiTheme="minorHAnsi" w:hAnsiTheme="minorHAnsi" w:cstheme="minorHAnsi"/>
          <w:b/>
          <w:bCs/>
          <w:color w:val="000000"/>
          <w:sz w:val="24"/>
          <w:szCs w:val="24"/>
        </w:rPr>
      </w:pPr>
      <w:r>
        <w:rPr>
          <w:rFonts w:asciiTheme="minorHAnsi" w:hAnsiTheme="minorHAnsi" w:cstheme="minorHAnsi"/>
          <w:b/>
          <w:bCs/>
          <w:color w:val="000000"/>
          <w:sz w:val="24"/>
          <w:szCs w:val="24"/>
        </w:rPr>
        <w:t>D. Johnston et al., The general theory of decentralized applications, Dapps, 2015.</w:t>
      </w:r>
    </w:p>
    <w:p>
      <w:pPr>
        <w:numPr>
          <w:ilvl w:val="0"/>
          <w:numId w:val="12"/>
        </w:numPr>
        <w:ind w:firstLine="0"/>
        <w:rPr>
          <w:rFonts w:asciiTheme="minorHAnsi" w:hAnsiTheme="minorHAnsi" w:cstheme="minorHAnsi"/>
          <w:b/>
          <w:bCs/>
          <w:color w:val="000000"/>
          <w:sz w:val="24"/>
          <w:szCs w:val="24"/>
        </w:rPr>
      </w:pPr>
      <w:r>
        <w:rPr>
          <w:rFonts w:asciiTheme="minorHAnsi" w:hAnsiTheme="minorHAnsi" w:cstheme="minorHAnsi"/>
          <w:b/>
          <w:bCs/>
          <w:color w:val="000000"/>
          <w:sz w:val="24"/>
          <w:szCs w:val="24"/>
        </w:rPr>
        <w:t>P. Sztorc, Peer-to-peer oracle system and prediction marketplace, 2015.</w:t>
      </w:r>
    </w:p>
    <w:p>
      <w:pPr>
        <w:numPr>
          <w:ilvl w:val="0"/>
          <w:numId w:val="12"/>
        </w:numPr>
        <w:ind w:firstLine="0"/>
        <w:rPr>
          <w:rFonts w:asciiTheme="minorHAnsi" w:hAnsiTheme="minorHAnsi" w:cstheme="minorHAnsi"/>
          <w:b/>
          <w:bCs/>
          <w:color w:val="000000"/>
          <w:sz w:val="24"/>
          <w:szCs w:val="24"/>
        </w:rPr>
      </w:pPr>
      <w:r>
        <w:rPr>
          <w:rFonts w:asciiTheme="minorHAnsi" w:hAnsiTheme="minorHAnsi" w:cstheme="minorHAnsi"/>
          <w:b/>
          <w:bCs/>
          <w:color w:val="000000"/>
          <w:sz w:val="24"/>
          <w:szCs w:val="24"/>
        </w:rPr>
        <w:t>R. Hanson, Logarithmic market scoring rules for modular combinatorial information aggregation, Journal of Prediction Markets, 2002.</w:t>
      </w:r>
    </w:p>
    <w:p>
      <w:pPr>
        <w:numPr>
          <w:ilvl w:val="0"/>
          <w:numId w:val="12"/>
        </w:numPr>
        <w:ind w:firstLine="0"/>
        <w:rPr>
          <w:rFonts w:asciiTheme="minorHAnsi" w:hAnsiTheme="minorHAnsi" w:cstheme="minorHAnsi"/>
          <w:b/>
          <w:bCs/>
          <w:color w:val="000000"/>
          <w:sz w:val="24"/>
          <w:szCs w:val="24"/>
        </w:rPr>
      </w:pPr>
      <w:r>
        <w:rPr>
          <w:rFonts w:asciiTheme="minorHAnsi" w:hAnsiTheme="minorHAnsi" w:cstheme="minorHAnsi"/>
          <w:b/>
          <w:bCs/>
          <w:color w:val="000000"/>
          <w:sz w:val="24"/>
          <w:szCs w:val="24"/>
        </w:rPr>
        <w:t>潘炜迪, 浅谈我国虚拟货币发展现状及未来, 企业导报, 2016.</w:t>
      </w:r>
    </w:p>
    <w:p>
      <w:pPr>
        <w:numPr>
          <w:ilvl w:val="0"/>
          <w:numId w:val="12"/>
        </w:numPr>
        <w:ind w:firstLine="0"/>
        <w:rPr>
          <w:rFonts w:asciiTheme="minorHAnsi" w:hAnsiTheme="minorHAnsi" w:cstheme="minorHAnsi"/>
          <w:b/>
          <w:bCs/>
          <w:color w:val="000000"/>
          <w:sz w:val="24"/>
          <w:szCs w:val="24"/>
        </w:rPr>
      </w:pPr>
      <w:r>
        <w:rPr>
          <w:rFonts w:asciiTheme="minorHAnsi" w:hAnsiTheme="minorHAnsi" w:cstheme="minorHAnsi"/>
          <w:b/>
          <w:bCs/>
          <w:color w:val="000000"/>
          <w:sz w:val="24"/>
          <w:szCs w:val="24"/>
        </w:rPr>
        <w:t>李威, 网络虚拟货币法律问题研究, 对外经济贸易大学博士论文, 2016.</w:t>
      </w:r>
    </w:p>
    <w:p>
      <w:pPr>
        <w:rPr>
          <w:rFonts w:asciiTheme="minorHAnsi" w:hAnsiTheme="minorHAnsi" w:cstheme="minorHAnsi"/>
          <w:b/>
          <w:bCs/>
          <w:color w:val="000000"/>
        </w:rPr>
      </w:pPr>
    </w:p>
    <w:sectPr>
      <w:headerReference r:id="rId9" w:type="first"/>
      <w:headerReference r:id="rId7" w:type="default"/>
      <w:footerReference r:id="rId10" w:type="default"/>
      <w:headerReference r:id="rId8" w:type="even"/>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0AFF" w:usb1="00007843" w:usb2="00000001" w:usb3="00000000" w:csb0="400001BF" w:csb1="DFF7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0AFF" w:usb1="40007843" w:usb2="00000001" w:usb3="00000000" w:csb0="400001BF" w:csb1="DFF7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5F" w:usb2="00000000" w:usb3="00000000" w:csb0="2000019F" w:csb1="00000000"/>
  </w:font>
  <w:font w:name="Calibri">
    <w:panose1 w:val="020F0502020204030204"/>
    <w:charset w:val="00"/>
    <w:family w:val="swiss"/>
    <w:pitch w:val="default"/>
    <w:sig w:usb0="E10002FF" w:usb1="4000ACFF" w:usb2="00000009" w:usb3="00000000" w:csb0="2000019F" w:csb1="00000000"/>
  </w:font>
  <w:font w:name="Calibri Light">
    <w:altName w:val="Calibri"/>
    <w:panose1 w:val="020F0302020204030204"/>
    <w:charset w:val="00"/>
    <w:family w:val="swiss"/>
    <w:pitch w:val="default"/>
    <w:sig w:usb0="00000000" w:usb1="00000000" w:usb2="00000000" w:usb3="00000000" w:csb0="0000019F" w:csb1="00000000"/>
  </w:font>
  <w:font w:name="微软雅黑">
    <w:panose1 w:val="020B0503020204020204"/>
    <w:charset w:val="86"/>
    <w:family w:val="swiss"/>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lang w:val="zh-CN"/>
      </w:rPr>
    </w:pP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b/>
        <w:lang w:val="zh-CN"/>
      </w:rPr>
    </w:pPr>
    <w:r>
      <w:rPr>
        <w:b/>
        <w:lang w:val="zh-CN"/>
      </w:rPr>
      <w:fldChar w:fldCharType="begin"/>
    </w:r>
    <w:r>
      <w:rPr>
        <w:b/>
        <w:lang w:val="zh-CN"/>
      </w:rPr>
      <w:instrText xml:space="preserve"> PAGE   \* MERGEFORMAT </w:instrText>
    </w:r>
    <w:r>
      <w:rPr>
        <w:b/>
        <w:lang w:val="zh-CN"/>
      </w:rPr>
      <w:fldChar w:fldCharType="separate"/>
    </w:r>
    <w:r>
      <w:rPr>
        <w:b/>
        <w:lang w:val="zh-CN"/>
      </w:rPr>
      <w:t>64</w:t>
    </w:r>
    <w:r>
      <w:rPr>
        <w:b/>
        <w:lang w:val="zh-CN"/>
      </w:rPr>
      <w:fldChar w:fldCharType="end"/>
    </w:r>
  </w:p>
  <w:p>
    <w:pPr>
      <w:pStyle w:val="9"/>
      <w:tabs>
        <w:tab w:val="left" w:pos="4920"/>
        <w:tab w:val="clear" w:pos="4153"/>
        <w:tab w:val="clear" w:pos="8306"/>
      </w:tabs>
    </w:pPr>
    <w: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tabs>
        <w:tab w:val="left" w:pos="2466"/>
        <w:tab w:val="center" w:pos="4213"/>
      </w:tabs>
      <w:jc w:val="left"/>
    </w:pPr>
    <w:r>
      <w:pict>
        <v:shape id="PowerPlusWaterMarkObject23314195" o:spid="_x0000_s2073" o:spt="136" type="#_x0000_t136" style="position:absolute;left:0pt;height:132.75pt;width:629.25pt;mso-position-horizontal:center;mso-position-horizontal-relative:margin;mso-position-vertical:center;mso-position-vertical-relative:margin;rotation:20643840f;z-index:-251659264;mso-width-relative:page;mso-height-relative:page;" fillcolor="#8DB3E2" filled="t" stroked="f" coordsize="21600,21600" o:allowincell="f">
          <v:path/>
          <v:fill on="t" opacity="32768f" focussize="0,0"/>
          <v:stroke on="f"/>
          <v:imagedata o:title=""/>
          <o:lock v:ext="edit"/>
          <v:textpath on="t" fitshape="t" fitpath="t" trim="t" xscale="f" string="Waltonchain" style="font-family:Microsoft YaHei UI;font-size:105pt;v-text-align:center;"/>
        </v:shape>
      </w:pict>
    </w:r>
    <w:r>
      <w:rPr>
        <w:rFonts w:hint="eastAsia"/>
      </w:rPr>
      <w:tab/>
    </w:r>
    <w:r>
      <w:rPr>
        <w:rFonts w:hint="eastAsia"/>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pict>
        <v:shape id="PowerPlusWaterMarkObject23314194" o:spid="_x0000_s2072" o:spt="136" type="#_x0000_t136" style="position:absolute;left:0pt;height:132.75pt;width:629.25pt;mso-position-horizontal:center;mso-position-horizontal-relative:margin;mso-position-vertical:center;mso-position-vertical-relative:margin;rotation:20643840f;z-index:-251660288;mso-width-relative:page;mso-height-relative:page;" fillcolor="#8DB3E2" filled="t" stroked="f" coordsize="21600,21600" o:allowincell="f">
          <v:path/>
          <v:fill on="t" opacity="32768f" focussize="0,0"/>
          <v:stroke on="f"/>
          <v:imagedata o:title=""/>
          <o:lock v:ext="edit"/>
          <v:textpath on="t" fitshape="t" fitpath="t" trim="t" xscale="f" string="Waltonchain" style="font-family:Microsoft YaHei UI;font-size:105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jc w:val="right"/>
    </w:pPr>
    <w:r>
      <w:pict>
        <v:shape id="PowerPlusWaterMarkObject23314193" o:spid="_x0000_s2071" o:spt="136" type="#_x0000_t136" style="position:absolute;left:0pt;height:132.75pt;width:629.25pt;mso-position-horizontal:center;mso-position-horizontal-relative:margin;mso-position-vertical:center;mso-position-vertical-relative:margin;rotation:20643840f;z-index:-251661312;mso-width-relative:page;mso-height-relative:page;" fillcolor="#8DB3E2" filled="t" stroked="f" coordsize="21600,21600" o:allowincell="f">
          <v:path/>
          <v:fill on="t" opacity="32768f" focussize="0,0"/>
          <v:stroke on="f"/>
          <v:imagedata o:title=""/>
          <o:lock v:ext="edit"/>
          <v:textpath on="t" fitshape="t" fitpath="t" trim="t" xscale="f" string="Waltonchain" style="font-family:Microsoft YaHei UI;font-size:105pt;v-text-align:center;"/>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pict>
        <v:shape id="PowerPlusWaterMarkObject23314198" o:spid="_x0000_s2076" o:spt="136" type="#_x0000_t136" style="position:absolute;left:0pt;height:132.75pt;width:629.25pt;mso-position-horizontal:center;mso-position-horizontal-relative:margin;mso-position-vertical:center;mso-position-vertical-relative:margin;rotation:20643840f;z-index:-251656192;mso-width-relative:page;mso-height-relative:page;" fillcolor="#8DB3E2" filled="t" stroked="f" coordsize="21600,21600" o:allowincell="f">
          <v:path/>
          <v:fill on="t" opacity="32768f" focussize="0,0"/>
          <v:stroke on="f"/>
          <v:imagedata o:title=""/>
          <o:lock v:ext="edit"/>
          <v:textpath on="t" fitshape="t" fitpath="t" trim="t" xscale="f" string="Waltonchain" style="font-family:Microsoft YaHei UI;font-size:105pt;v-text-align:center;"/>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pict>
        <v:shape id="PowerPlusWaterMarkObject23314197" o:spid="_x0000_s2075" o:spt="136" type="#_x0000_t136" style="position:absolute;left:0pt;height:132.75pt;width:629.25pt;mso-position-horizontal:center;mso-position-horizontal-relative:margin;mso-position-vertical:center;mso-position-vertical-relative:margin;rotation:20643840f;z-index:-251657216;mso-width-relative:page;mso-height-relative:page;" fillcolor="#8DB3E2" filled="t" stroked="f" coordsize="21600,21600" o:allowincell="f">
          <v:path/>
          <v:fill on="t" opacity="32768f" focussize="0,0"/>
          <v:stroke on="f"/>
          <v:imagedata o:title=""/>
          <o:lock v:ext="edit"/>
          <v:textpath on="t" fitshape="t" fitpath="t" trim="t" xscale="f" string="Waltonchain" style="font-family:Microsoft YaHei UI;font-size:105pt;v-text-align:center;"/>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pict>
        <v:shape id="PowerPlusWaterMarkObject23314196" o:spid="_x0000_s2074" o:spt="136" type="#_x0000_t136" style="position:absolute;left:0pt;height:132.75pt;width:629.25pt;mso-position-horizontal:center;mso-position-horizontal-relative:margin;mso-position-vertical:center;mso-position-vertical-relative:margin;rotation:20643840f;z-index:-251658240;mso-width-relative:page;mso-height-relative:page;" fillcolor="#8DB3E2" filled="t" stroked="f" coordsize="21600,21600" o:allowincell="f">
          <v:path/>
          <v:fill on="t" opacity="32768f" focussize="0,0"/>
          <v:stroke on="f"/>
          <v:imagedata o:title=""/>
          <o:lock v:ext="edit"/>
          <v:textpath on="t" fitshape="t" fitpath="t" trim="t" xscale="f" string="Waltonchain" style="font-family:Microsoft YaHei UI;font-size:105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5F163B"/>
    <w:multiLevelType w:val="multilevel"/>
    <w:tmpl w:val="195F163B"/>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19F20419"/>
    <w:multiLevelType w:val="multilevel"/>
    <w:tmpl w:val="19F20419"/>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2B4F3CD9"/>
    <w:multiLevelType w:val="multilevel"/>
    <w:tmpl w:val="2B4F3CD9"/>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576512A8"/>
    <w:multiLevelType w:val="multilevel"/>
    <w:tmpl w:val="576512A8"/>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59382E7A"/>
    <w:multiLevelType w:val="singleLevel"/>
    <w:tmpl w:val="59382E7A"/>
    <w:lvl w:ilvl="0" w:tentative="0">
      <w:start w:val="1"/>
      <w:numFmt w:val="decimal"/>
      <w:suff w:val="nothing"/>
      <w:lvlText w:val="%1．"/>
      <w:lvlJc w:val="left"/>
      <w:pPr>
        <w:ind w:left="0" w:firstLine="400"/>
      </w:pPr>
      <w:rPr>
        <w:rFonts w:hint="default"/>
      </w:rPr>
    </w:lvl>
  </w:abstractNum>
  <w:abstractNum w:abstractNumId="5">
    <w:nsid w:val="59383A1B"/>
    <w:multiLevelType w:val="multilevel"/>
    <w:tmpl w:val="59383A1B"/>
    <w:lvl w:ilvl="0" w:tentative="0">
      <w:start w:val="1"/>
      <w:numFmt w:val="decimal"/>
      <w:lvlText w:val="%1）"/>
      <w:lvlJc w:val="left"/>
      <w:pPr>
        <w:tabs>
          <w:tab w:val="left" w:pos="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59383A26"/>
    <w:multiLevelType w:val="multilevel"/>
    <w:tmpl w:val="59383A26"/>
    <w:lvl w:ilvl="0" w:tentative="0">
      <w:start w:val="3"/>
      <w:numFmt w:val="decimal"/>
      <w:lvlText w:val="%1）"/>
      <w:lvlJc w:val="left"/>
      <w:pPr>
        <w:tabs>
          <w:tab w:val="left" w:pos="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59383A31"/>
    <w:multiLevelType w:val="multilevel"/>
    <w:tmpl w:val="59383A31"/>
    <w:lvl w:ilvl="0" w:tentative="0">
      <w:start w:val="4"/>
      <w:numFmt w:val="decimal"/>
      <w:lvlText w:val="%1）"/>
      <w:lvlJc w:val="left"/>
      <w:pPr>
        <w:tabs>
          <w:tab w:val="left" w:pos="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5942B1A3"/>
    <w:multiLevelType w:val="multilevel"/>
    <w:tmpl w:val="5942B1A3"/>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5942B2EE"/>
    <w:multiLevelType w:val="multilevel"/>
    <w:tmpl w:val="5942B2EE"/>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5942B31C"/>
    <w:multiLevelType w:val="multilevel"/>
    <w:tmpl w:val="5942B31C"/>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5942B41F"/>
    <w:multiLevelType w:val="multilevel"/>
    <w:tmpl w:val="5942B41F"/>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5"/>
  </w:num>
  <w:num w:numId="2">
    <w:abstractNumId w:val="6"/>
  </w:num>
  <w:num w:numId="3">
    <w:abstractNumId w:val="7"/>
  </w:num>
  <w:num w:numId="4">
    <w:abstractNumId w:val="0"/>
  </w:num>
  <w:num w:numId="5">
    <w:abstractNumId w:val="8"/>
  </w:num>
  <w:num w:numId="6">
    <w:abstractNumId w:val="9"/>
  </w:num>
  <w:num w:numId="7">
    <w:abstractNumId w:val="10"/>
  </w:num>
  <w:num w:numId="8">
    <w:abstractNumId w:val="11"/>
  </w:num>
  <w:num w:numId="9">
    <w:abstractNumId w:val="1"/>
  </w:num>
  <w:num w:numId="10">
    <w:abstractNumId w:val="3"/>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1"/>
  <w:bordersDoNotSurroundFooter w:val="1"/>
  <w:revisionView w:markup="0"/>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useFELayout/>
    <w:compatSetting w:name="compatibilityMode" w:uri="http://schemas.microsoft.com/office/word" w:val="12"/>
  </w:compat>
  <w:rsids>
    <w:rsidRoot w:val="51100B5C"/>
    <w:rsid w:val="00000534"/>
    <w:rsid w:val="00002E0D"/>
    <w:rsid w:val="00006487"/>
    <w:rsid w:val="00007F4A"/>
    <w:rsid w:val="00011E05"/>
    <w:rsid w:val="00016FFE"/>
    <w:rsid w:val="00020002"/>
    <w:rsid w:val="00022978"/>
    <w:rsid w:val="000239B6"/>
    <w:rsid w:val="000249B2"/>
    <w:rsid w:val="0002589B"/>
    <w:rsid w:val="000315EB"/>
    <w:rsid w:val="00035BBB"/>
    <w:rsid w:val="00040842"/>
    <w:rsid w:val="000412D3"/>
    <w:rsid w:val="000433F0"/>
    <w:rsid w:val="000450F3"/>
    <w:rsid w:val="00053045"/>
    <w:rsid w:val="00056786"/>
    <w:rsid w:val="000609AB"/>
    <w:rsid w:val="00060B71"/>
    <w:rsid w:val="00062502"/>
    <w:rsid w:val="00066E61"/>
    <w:rsid w:val="00073844"/>
    <w:rsid w:val="00074443"/>
    <w:rsid w:val="00080A59"/>
    <w:rsid w:val="000814FF"/>
    <w:rsid w:val="00092F3C"/>
    <w:rsid w:val="00093065"/>
    <w:rsid w:val="0009517E"/>
    <w:rsid w:val="000A4F45"/>
    <w:rsid w:val="000A6151"/>
    <w:rsid w:val="000A683F"/>
    <w:rsid w:val="000A78F4"/>
    <w:rsid w:val="000B2A37"/>
    <w:rsid w:val="000B3C8C"/>
    <w:rsid w:val="000C08B9"/>
    <w:rsid w:val="000C6CCB"/>
    <w:rsid w:val="000C6E39"/>
    <w:rsid w:val="000C7DDF"/>
    <w:rsid w:val="000E48BF"/>
    <w:rsid w:val="000E5C94"/>
    <w:rsid w:val="000F365B"/>
    <w:rsid w:val="000F3DB2"/>
    <w:rsid w:val="000F594F"/>
    <w:rsid w:val="000F7400"/>
    <w:rsid w:val="001059D5"/>
    <w:rsid w:val="00110FED"/>
    <w:rsid w:val="00116BAD"/>
    <w:rsid w:val="00120058"/>
    <w:rsid w:val="00127CD2"/>
    <w:rsid w:val="00130044"/>
    <w:rsid w:val="00130307"/>
    <w:rsid w:val="00144FFF"/>
    <w:rsid w:val="00153C86"/>
    <w:rsid w:val="00155601"/>
    <w:rsid w:val="001570D9"/>
    <w:rsid w:val="001643EC"/>
    <w:rsid w:val="0016596E"/>
    <w:rsid w:val="00166EF4"/>
    <w:rsid w:val="00170D78"/>
    <w:rsid w:val="0017105E"/>
    <w:rsid w:val="00177F28"/>
    <w:rsid w:val="00182A2A"/>
    <w:rsid w:val="001857DD"/>
    <w:rsid w:val="001901B1"/>
    <w:rsid w:val="00193B20"/>
    <w:rsid w:val="001A3479"/>
    <w:rsid w:val="001B0396"/>
    <w:rsid w:val="001B412D"/>
    <w:rsid w:val="001C75FC"/>
    <w:rsid w:val="001D58C7"/>
    <w:rsid w:val="001F7EC2"/>
    <w:rsid w:val="00202166"/>
    <w:rsid w:val="00212E6C"/>
    <w:rsid w:val="00216322"/>
    <w:rsid w:val="00224289"/>
    <w:rsid w:val="002342D1"/>
    <w:rsid w:val="00234DBF"/>
    <w:rsid w:val="002447A1"/>
    <w:rsid w:val="002469D6"/>
    <w:rsid w:val="00247089"/>
    <w:rsid w:val="00251D6D"/>
    <w:rsid w:val="00253ABC"/>
    <w:rsid w:val="002557D0"/>
    <w:rsid w:val="00260EA3"/>
    <w:rsid w:val="00264ED4"/>
    <w:rsid w:val="00264FEE"/>
    <w:rsid w:val="00266398"/>
    <w:rsid w:val="00266BE4"/>
    <w:rsid w:val="002717FB"/>
    <w:rsid w:val="002777D4"/>
    <w:rsid w:val="00293EBB"/>
    <w:rsid w:val="00295100"/>
    <w:rsid w:val="0029559F"/>
    <w:rsid w:val="002A2C03"/>
    <w:rsid w:val="002A3DE6"/>
    <w:rsid w:val="002A4D8E"/>
    <w:rsid w:val="002A780B"/>
    <w:rsid w:val="002A7AA6"/>
    <w:rsid w:val="002B025B"/>
    <w:rsid w:val="002B1581"/>
    <w:rsid w:val="002C777E"/>
    <w:rsid w:val="002D21FE"/>
    <w:rsid w:val="002D3791"/>
    <w:rsid w:val="002F1E91"/>
    <w:rsid w:val="002F25B7"/>
    <w:rsid w:val="002F31A8"/>
    <w:rsid w:val="0030246B"/>
    <w:rsid w:val="0030529D"/>
    <w:rsid w:val="00306E5F"/>
    <w:rsid w:val="00313F34"/>
    <w:rsid w:val="00314042"/>
    <w:rsid w:val="00316796"/>
    <w:rsid w:val="00323196"/>
    <w:rsid w:val="0032461F"/>
    <w:rsid w:val="0033019F"/>
    <w:rsid w:val="00337CFD"/>
    <w:rsid w:val="00344C17"/>
    <w:rsid w:val="0034752E"/>
    <w:rsid w:val="00351F87"/>
    <w:rsid w:val="00354360"/>
    <w:rsid w:val="00363583"/>
    <w:rsid w:val="0036732F"/>
    <w:rsid w:val="003728F5"/>
    <w:rsid w:val="00376248"/>
    <w:rsid w:val="0037718C"/>
    <w:rsid w:val="003815EC"/>
    <w:rsid w:val="00383012"/>
    <w:rsid w:val="00385CEB"/>
    <w:rsid w:val="00393DE1"/>
    <w:rsid w:val="003A2D90"/>
    <w:rsid w:val="003A7DFA"/>
    <w:rsid w:val="003B03B0"/>
    <w:rsid w:val="003B4607"/>
    <w:rsid w:val="003B705D"/>
    <w:rsid w:val="003D2B81"/>
    <w:rsid w:val="003D6A8B"/>
    <w:rsid w:val="003E2D84"/>
    <w:rsid w:val="003E507A"/>
    <w:rsid w:val="003E6DB6"/>
    <w:rsid w:val="003E73B5"/>
    <w:rsid w:val="003E73DB"/>
    <w:rsid w:val="003E7E2C"/>
    <w:rsid w:val="003F277C"/>
    <w:rsid w:val="003F58C8"/>
    <w:rsid w:val="00403ECF"/>
    <w:rsid w:val="004079B3"/>
    <w:rsid w:val="00407EF5"/>
    <w:rsid w:val="004138DE"/>
    <w:rsid w:val="00413DEB"/>
    <w:rsid w:val="00420193"/>
    <w:rsid w:val="00427825"/>
    <w:rsid w:val="00437DF3"/>
    <w:rsid w:val="00443682"/>
    <w:rsid w:val="00444364"/>
    <w:rsid w:val="00445A05"/>
    <w:rsid w:val="004470DD"/>
    <w:rsid w:val="004534B4"/>
    <w:rsid w:val="00454303"/>
    <w:rsid w:val="00455810"/>
    <w:rsid w:val="00470C95"/>
    <w:rsid w:val="004745AD"/>
    <w:rsid w:val="00483787"/>
    <w:rsid w:val="00492830"/>
    <w:rsid w:val="0049492A"/>
    <w:rsid w:val="004A0224"/>
    <w:rsid w:val="004A09BF"/>
    <w:rsid w:val="004A3D43"/>
    <w:rsid w:val="004A752D"/>
    <w:rsid w:val="004B0852"/>
    <w:rsid w:val="004B24D8"/>
    <w:rsid w:val="004C3372"/>
    <w:rsid w:val="004C4D92"/>
    <w:rsid w:val="004D0748"/>
    <w:rsid w:val="004D1F83"/>
    <w:rsid w:val="004D2562"/>
    <w:rsid w:val="004D47CF"/>
    <w:rsid w:val="004D632F"/>
    <w:rsid w:val="004E59A8"/>
    <w:rsid w:val="004F25DC"/>
    <w:rsid w:val="004F25F7"/>
    <w:rsid w:val="004F4392"/>
    <w:rsid w:val="004F4CE8"/>
    <w:rsid w:val="005026E1"/>
    <w:rsid w:val="0050383D"/>
    <w:rsid w:val="00504226"/>
    <w:rsid w:val="00505BF0"/>
    <w:rsid w:val="00510A00"/>
    <w:rsid w:val="005124E1"/>
    <w:rsid w:val="00516AED"/>
    <w:rsid w:val="005244E3"/>
    <w:rsid w:val="00530D8D"/>
    <w:rsid w:val="00535DED"/>
    <w:rsid w:val="0054651D"/>
    <w:rsid w:val="00547E53"/>
    <w:rsid w:val="00550780"/>
    <w:rsid w:val="00550DF4"/>
    <w:rsid w:val="00551458"/>
    <w:rsid w:val="00552E9D"/>
    <w:rsid w:val="00555DDF"/>
    <w:rsid w:val="00557900"/>
    <w:rsid w:val="0056359C"/>
    <w:rsid w:val="00564B6B"/>
    <w:rsid w:val="005660D0"/>
    <w:rsid w:val="0057136D"/>
    <w:rsid w:val="00574BB3"/>
    <w:rsid w:val="00575103"/>
    <w:rsid w:val="005844CA"/>
    <w:rsid w:val="00590EDA"/>
    <w:rsid w:val="00593E7A"/>
    <w:rsid w:val="005975F1"/>
    <w:rsid w:val="005B1828"/>
    <w:rsid w:val="005C0738"/>
    <w:rsid w:val="005C26D6"/>
    <w:rsid w:val="005C61CD"/>
    <w:rsid w:val="005D0992"/>
    <w:rsid w:val="005D3716"/>
    <w:rsid w:val="005D5975"/>
    <w:rsid w:val="005E38E8"/>
    <w:rsid w:val="005E417E"/>
    <w:rsid w:val="005F2FF1"/>
    <w:rsid w:val="005F529C"/>
    <w:rsid w:val="005F5D1A"/>
    <w:rsid w:val="00600F82"/>
    <w:rsid w:val="006037A9"/>
    <w:rsid w:val="006049E4"/>
    <w:rsid w:val="006059C6"/>
    <w:rsid w:val="0061172D"/>
    <w:rsid w:val="00612852"/>
    <w:rsid w:val="006152FF"/>
    <w:rsid w:val="00617BE4"/>
    <w:rsid w:val="006242A4"/>
    <w:rsid w:val="00625963"/>
    <w:rsid w:val="0062704E"/>
    <w:rsid w:val="00630984"/>
    <w:rsid w:val="00641EC1"/>
    <w:rsid w:val="0064224C"/>
    <w:rsid w:val="0064367E"/>
    <w:rsid w:val="00644241"/>
    <w:rsid w:val="006547F2"/>
    <w:rsid w:val="0066076D"/>
    <w:rsid w:val="00661AD4"/>
    <w:rsid w:val="00666919"/>
    <w:rsid w:val="00671FB2"/>
    <w:rsid w:val="006735C1"/>
    <w:rsid w:val="006867B1"/>
    <w:rsid w:val="00691589"/>
    <w:rsid w:val="00695EA1"/>
    <w:rsid w:val="006A0BED"/>
    <w:rsid w:val="006A2927"/>
    <w:rsid w:val="006A4DDC"/>
    <w:rsid w:val="006A51F7"/>
    <w:rsid w:val="006A5D69"/>
    <w:rsid w:val="006B145A"/>
    <w:rsid w:val="006B41DD"/>
    <w:rsid w:val="006B5534"/>
    <w:rsid w:val="006C183E"/>
    <w:rsid w:val="006C645D"/>
    <w:rsid w:val="006D506E"/>
    <w:rsid w:val="006D67DD"/>
    <w:rsid w:val="006E6124"/>
    <w:rsid w:val="006E7FF6"/>
    <w:rsid w:val="006F0D2A"/>
    <w:rsid w:val="006F1DC7"/>
    <w:rsid w:val="006F332B"/>
    <w:rsid w:val="006F7149"/>
    <w:rsid w:val="00700389"/>
    <w:rsid w:val="00703B69"/>
    <w:rsid w:val="00705AC8"/>
    <w:rsid w:val="00706BBE"/>
    <w:rsid w:val="00713380"/>
    <w:rsid w:val="00713D1B"/>
    <w:rsid w:val="00713FC8"/>
    <w:rsid w:val="007168DE"/>
    <w:rsid w:val="00726671"/>
    <w:rsid w:val="00731306"/>
    <w:rsid w:val="0074312E"/>
    <w:rsid w:val="00743F9F"/>
    <w:rsid w:val="00756041"/>
    <w:rsid w:val="0075637E"/>
    <w:rsid w:val="00763F7C"/>
    <w:rsid w:val="00766629"/>
    <w:rsid w:val="00771591"/>
    <w:rsid w:val="0077251E"/>
    <w:rsid w:val="00780949"/>
    <w:rsid w:val="00792A9E"/>
    <w:rsid w:val="00792DE1"/>
    <w:rsid w:val="007A0A20"/>
    <w:rsid w:val="007A1C3B"/>
    <w:rsid w:val="007A5D2E"/>
    <w:rsid w:val="007C010A"/>
    <w:rsid w:val="007C49BB"/>
    <w:rsid w:val="007C5952"/>
    <w:rsid w:val="007C6982"/>
    <w:rsid w:val="007D396B"/>
    <w:rsid w:val="007D4224"/>
    <w:rsid w:val="007D665D"/>
    <w:rsid w:val="007E050F"/>
    <w:rsid w:val="007E0F17"/>
    <w:rsid w:val="007E0FF3"/>
    <w:rsid w:val="007F0617"/>
    <w:rsid w:val="007F159F"/>
    <w:rsid w:val="007F39EF"/>
    <w:rsid w:val="007F4652"/>
    <w:rsid w:val="007F7390"/>
    <w:rsid w:val="008023AA"/>
    <w:rsid w:val="00803B87"/>
    <w:rsid w:val="0080595C"/>
    <w:rsid w:val="008126A7"/>
    <w:rsid w:val="00816333"/>
    <w:rsid w:val="0082341E"/>
    <w:rsid w:val="00834037"/>
    <w:rsid w:val="0083635C"/>
    <w:rsid w:val="00852E62"/>
    <w:rsid w:val="00862301"/>
    <w:rsid w:val="0086607C"/>
    <w:rsid w:val="00866DD2"/>
    <w:rsid w:val="008763EC"/>
    <w:rsid w:val="008841C7"/>
    <w:rsid w:val="008849FF"/>
    <w:rsid w:val="00884C6E"/>
    <w:rsid w:val="00885BC5"/>
    <w:rsid w:val="00886CFB"/>
    <w:rsid w:val="00895E4E"/>
    <w:rsid w:val="00897397"/>
    <w:rsid w:val="00897A75"/>
    <w:rsid w:val="008B716E"/>
    <w:rsid w:val="008C0049"/>
    <w:rsid w:val="008C00E7"/>
    <w:rsid w:val="008C2AA2"/>
    <w:rsid w:val="008D121E"/>
    <w:rsid w:val="008D54E6"/>
    <w:rsid w:val="008E02FA"/>
    <w:rsid w:val="008E0F1D"/>
    <w:rsid w:val="008E53C0"/>
    <w:rsid w:val="008F220C"/>
    <w:rsid w:val="009019A7"/>
    <w:rsid w:val="00901AAA"/>
    <w:rsid w:val="00901E79"/>
    <w:rsid w:val="00902020"/>
    <w:rsid w:val="00903748"/>
    <w:rsid w:val="00903E64"/>
    <w:rsid w:val="009056BA"/>
    <w:rsid w:val="00906F8F"/>
    <w:rsid w:val="00917835"/>
    <w:rsid w:val="00917B5D"/>
    <w:rsid w:val="0092235C"/>
    <w:rsid w:val="009247D7"/>
    <w:rsid w:val="00926907"/>
    <w:rsid w:val="00931A5F"/>
    <w:rsid w:val="009332D3"/>
    <w:rsid w:val="00936349"/>
    <w:rsid w:val="00941A6B"/>
    <w:rsid w:val="00946B22"/>
    <w:rsid w:val="009521CD"/>
    <w:rsid w:val="00952360"/>
    <w:rsid w:val="009526A2"/>
    <w:rsid w:val="00954300"/>
    <w:rsid w:val="009558E5"/>
    <w:rsid w:val="00956991"/>
    <w:rsid w:val="00967D71"/>
    <w:rsid w:val="009716A6"/>
    <w:rsid w:val="009729BB"/>
    <w:rsid w:val="009844B7"/>
    <w:rsid w:val="0099066C"/>
    <w:rsid w:val="0099331E"/>
    <w:rsid w:val="00997B82"/>
    <w:rsid w:val="009A214A"/>
    <w:rsid w:val="009A4804"/>
    <w:rsid w:val="009A5972"/>
    <w:rsid w:val="009A7850"/>
    <w:rsid w:val="009C15FE"/>
    <w:rsid w:val="009D57ED"/>
    <w:rsid w:val="009D67CF"/>
    <w:rsid w:val="009E056C"/>
    <w:rsid w:val="009E2119"/>
    <w:rsid w:val="009E36D8"/>
    <w:rsid w:val="009F5E03"/>
    <w:rsid w:val="009F7D11"/>
    <w:rsid w:val="00A10145"/>
    <w:rsid w:val="00A110DB"/>
    <w:rsid w:val="00A1499D"/>
    <w:rsid w:val="00A212FD"/>
    <w:rsid w:val="00A2195F"/>
    <w:rsid w:val="00A21A73"/>
    <w:rsid w:val="00A276BC"/>
    <w:rsid w:val="00A27E44"/>
    <w:rsid w:val="00A34B6D"/>
    <w:rsid w:val="00A36130"/>
    <w:rsid w:val="00A36E7D"/>
    <w:rsid w:val="00A41187"/>
    <w:rsid w:val="00A4281D"/>
    <w:rsid w:val="00A64274"/>
    <w:rsid w:val="00A656FA"/>
    <w:rsid w:val="00A700F3"/>
    <w:rsid w:val="00A736D1"/>
    <w:rsid w:val="00A74CD6"/>
    <w:rsid w:val="00A81D67"/>
    <w:rsid w:val="00A83F9B"/>
    <w:rsid w:val="00A94AB3"/>
    <w:rsid w:val="00A95023"/>
    <w:rsid w:val="00A97CCE"/>
    <w:rsid w:val="00AA36C8"/>
    <w:rsid w:val="00AA7798"/>
    <w:rsid w:val="00AB0467"/>
    <w:rsid w:val="00AB1ED5"/>
    <w:rsid w:val="00AB3875"/>
    <w:rsid w:val="00AB390F"/>
    <w:rsid w:val="00AC0C81"/>
    <w:rsid w:val="00AD182D"/>
    <w:rsid w:val="00AD1E44"/>
    <w:rsid w:val="00AE21AD"/>
    <w:rsid w:val="00AE4543"/>
    <w:rsid w:val="00AE690B"/>
    <w:rsid w:val="00AF42F7"/>
    <w:rsid w:val="00B1188C"/>
    <w:rsid w:val="00B14A7D"/>
    <w:rsid w:val="00B15564"/>
    <w:rsid w:val="00B21273"/>
    <w:rsid w:val="00B25BD7"/>
    <w:rsid w:val="00B331D7"/>
    <w:rsid w:val="00B35D06"/>
    <w:rsid w:val="00B36A64"/>
    <w:rsid w:val="00B36FAD"/>
    <w:rsid w:val="00B40C5F"/>
    <w:rsid w:val="00B44DCC"/>
    <w:rsid w:val="00B51C96"/>
    <w:rsid w:val="00B56CAF"/>
    <w:rsid w:val="00B847E1"/>
    <w:rsid w:val="00B87BEF"/>
    <w:rsid w:val="00B942B2"/>
    <w:rsid w:val="00BA266C"/>
    <w:rsid w:val="00BB01ED"/>
    <w:rsid w:val="00BB6388"/>
    <w:rsid w:val="00BC0269"/>
    <w:rsid w:val="00BC58DB"/>
    <w:rsid w:val="00BD502D"/>
    <w:rsid w:val="00BE59CA"/>
    <w:rsid w:val="00BE77E7"/>
    <w:rsid w:val="00BF7E73"/>
    <w:rsid w:val="00C02D2F"/>
    <w:rsid w:val="00C03F40"/>
    <w:rsid w:val="00C073A0"/>
    <w:rsid w:val="00C074F7"/>
    <w:rsid w:val="00C10EAE"/>
    <w:rsid w:val="00C2528C"/>
    <w:rsid w:val="00C26211"/>
    <w:rsid w:val="00C27BF9"/>
    <w:rsid w:val="00C27FE9"/>
    <w:rsid w:val="00C30DA1"/>
    <w:rsid w:val="00C424BA"/>
    <w:rsid w:val="00C437A6"/>
    <w:rsid w:val="00C45686"/>
    <w:rsid w:val="00C45715"/>
    <w:rsid w:val="00C54676"/>
    <w:rsid w:val="00C61C19"/>
    <w:rsid w:val="00C639DD"/>
    <w:rsid w:val="00C649B1"/>
    <w:rsid w:val="00C67441"/>
    <w:rsid w:val="00C75A13"/>
    <w:rsid w:val="00C86EC8"/>
    <w:rsid w:val="00C9239A"/>
    <w:rsid w:val="00C965A6"/>
    <w:rsid w:val="00CA1D29"/>
    <w:rsid w:val="00CA34C4"/>
    <w:rsid w:val="00CB02DD"/>
    <w:rsid w:val="00CB0C5A"/>
    <w:rsid w:val="00CB46EA"/>
    <w:rsid w:val="00CB52CF"/>
    <w:rsid w:val="00CB68B6"/>
    <w:rsid w:val="00CB6A8F"/>
    <w:rsid w:val="00CD43DE"/>
    <w:rsid w:val="00CE0F82"/>
    <w:rsid w:val="00CE1763"/>
    <w:rsid w:val="00CE1FD5"/>
    <w:rsid w:val="00CE389A"/>
    <w:rsid w:val="00CE7D68"/>
    <w:rsid w:val="00CF12CB"/>
    <w:rsid w:val="00CF2283"/>
    <w:rsid w:val="00D01432"/>
    <w:rsid w:val="00D014EF"/>
    <w:rsid w:val="00D06C79"/>
    <w:rsid w:val="00D07E3E"/>
    <w:rsid w:val="00D16319"/>
    <w:rsid w:val="00D24798"/>
    <w:rsid w:val="00D32E51"/>
    <w:rsid w:val="00D35137"/>
    <w:rsid w:val="00D43C15"/>
    <w:rsid w:val="00D53907"/>
    <w:rsid w:val="00D54407"/>
    <w:rsid w:val="00D55162"/>
    <w:rsid w:val="00D564AD"/>
    <w:rsid w:val="00D61894"/>
    <w:rsid w:val="00D65C4A"/>
    <w:rsid w:val="00D66E1C"/>
    <w:rsid w:val="00D72A2A"/>
    <w:rsid w:val="00D760B0"/>
    <w:rsid w:val="00D76B44"/>
    <w:rsid w:val="00D76E95"/>
    <w:rsid w:val="00D848E6"/>
    <w:rsid w:val="00D84A0A"/>
    <w:rsid w:val="00D9334E"/>
    <w:rsid w:val="00D946DA"/>
    <w:rsid w:val="00DA0281"/>
    <w:rsid w:val="00DA5DEB"/>
    <w:rsid w:val="00DB037C"/>
    <w:rsid w:val="00DB6A15"/>
    <w:rsid w:val="00DD030E"/>
    <w:rsid w:val="00DD170D"/>
    <w:rsid w:val="00DD364B"/>
    <w:rsid w:val="00DD3A8C"/>
    <w:rsid w:val="00DE08E8"/>
    <w:rsid w:val="00DE0917"/>
    <w:rsid w:val="00DE3E50"/>
    <w:rsid w:val="00DF1300"/>
    <w:rsid w:val="00DF1783"/>
    <w:rsid w:val="00E00EDC"/>
    <w:rsid w:val="00E02780"/>
    <w:rsid w:val="00E06D10"/>
    <w:rsid w:val="00E077FC"/>
    <w:rsid w:val="00E0788F"/>
    <w:rsid w:val="00E126C8"/>
    <w:rsid w:val="00E13AA5"/>
    <w:rsid w:val="00E213CD"/>
    <w:rsid w:val="00E26895"/>
    <w:rsid w:val="00E41982"/>
    <w:rsid w:val="00E471DD"/>
    <w:rsid w:val="00E54808"/>
    <w:rsid w:val="00E61748"/>
    <w:rsid w:val="00E7012F"/>
    <w:rsid w:val="00E72A96"/>
    <w:rsid w:val="00E73BA7"/>
    <w:rsid w:val="00E83411"/>
    <w:rsid w:val="00E83B2B"/>
    <w:rsid w:val="00E84009"/>
    <w:rsid w:val="00E90FBB"/>
    <w:rsid w:val="00E93D09"/>
    <w:rsid w:val="00E95643"/>
    <w:rsid w:val="00E9601A"/>
    <w:rsid w:val="00EA426B"/>
    <w:rsid w:val="00EA684E"/>
    <w:rsid w:val="00EB2442"/>
    <w:rsid w:val="00EB672B"/>
    <w:rsid w:val="00EC07C3"/>
    <w:rsid w:val="00EC54F1"/>
    <w:rsid w:val="00ED063D"/>
    <w:rsid w:val="00ED0C83"/>
    <w:rsid w:val="00ED5072"/>
    <w:rsid w:val="00ED7C05"/>
    <w:rsid w:val="00EE06DB"/>
    <w:rsid w:val="00EE3B82"/>
    <w:rsid w:val="00EE6AE3"/>
    <w:rsid w:val="00F13040"/>
    <w:rsid w:val="00F20C83"/>
    <w:rsid w:val="00F210B7"/>
    <w:rsid w:val="00F244A6"/>
    <w:rsid w:val="00F278EA"/>
    <w:rsid w:val="00F312AA"/>
    <w:rsid w:val="00F420B6"/>
    <w:rsid w:val="00F441BB"/>
    <w:rsid w:val="00F44AB5"/>
    <w:rsid w:val="00F50418"/>
    <w:rsid w:val="00F52D37"/>
    <w:rsid w:val="00F57701"/>
    <w:rsid w:val="00F60141"/>
    <w:rsid w:val="00F63D72"/>
    <w:rsid w:val="00F713F4"/>
    <w:rsid w:val="00F76A43"/>
    <w:rsid w:val="00F83EF6"/>
    <w:rsid w:val="00F84B6D"/>
    <w:rsid w:val="00F928B1"/>
    <w:rsid w:val="00F931F3"/>
    <w:rsid w:val="00F95833"/>
    <w:rsid w:val="00F958AA"/>
    <w:rsid w:val="00FA3E3F"/>
    <w:rsid w:val="00FA76CC"/>
    <w:rsid w:val="00FA7DF5"/>
    <w:rsid w:val="00FC512D"/>
    <w:rsid w:val="00FC5362"/>
    <w:rsid w:val="00FD6103"/>
    <w:rsid w:val="00FD739E"/>
    <w:rsid w:val="00FE674C"/>
    <w:rsid w:val="00FE7164"/>
    <w:rsid w:val="00FF39EA"/>
    <w:rsid w:val="00FF4DC8"/>
    <w:rsid w:val="015652FB"/>
    <w:rsid w:val="019C47A3"/>
    <w:rsid w:val="021E200F"/>
    <w:rsid w:val="02B813B9"/>
    <w:rsid w:val="02F17289"/>
    <w:rsid w:val="03391880"/>
    <w:rsid w:val="035B2103"/>
    <w:rsid w:val="04B4202B"/>
    <w:rsid w:val="05147CB1"/>
    <w:rsid w:val="054039AC"/>
    <w:rsid w:val="055841EE"/>
    <w:rsid w:val="06C3432D"/>
    <w:rsid w:val="06F456F2"/>
    <w:rsid w:val="07F5410E"/>
    <w:rsid w:val="081B7564"/>
    <w:rsid w:val="0831628D"/>
    <w:rsid w:val="08942E92"/>
    <w:rsid w:val="0931185E"/>
    <w:rsid w:val="09F165F1"/>
    <w:rsid w:val="0A2A189F"/>
    <w:rsid w:val="0A764C78"/>
    <w:rsid w:val="0AA90B70"/>
    <w:rsid w:val="0AE814C0"/>
    <w:rsid w:val="0B3D48E1"/>
    <w:rsid w:val="0B6E5398"/>
    <w:rsid w:val="0BDC4E97"/>
    <w:rsid w:val="0C012B05"/>
    <w:rsid w:val="0D9B2C64"/>
    <w:rsid w:val="0F152A90"/>
    <w:rsid w:val="108508A4"/>
    <w:rsid w:val="108C1739"/>
    <w:rsid w:val="10C40C3E"/>
    <w:rsid w:val="10F930AA"/>
    <w:rsid w:val="112A059E"/>
    <w:rsid w:val="116C201F"/>
    <w:rsid w:val="11CF71D0"/>
    <w:rsid w:val="120A72F7"/>
    <w:rsid w:val="120D37BA"/>
    <w:rsid w:val="12C02AD1"/>
    <w:rsid w:val="13E963D4"/>
    <w:rsid w:val="140C055D"/>
    <w:rsid w:val="145C34EE"/>
    <w:rsid w:val="14A2418D"/>
    <w:rsid w:val="14FC78C2"/>
    <w:rsid w:val="163F15B8"/>
    <w:rsid w:val="16D402A1"/>
    <w:rsid w:val="17AB083D"/>
    <w:rsid w:val="17E47E30"/>
    <w:rsid w:val="19B509E3"/>
    <w:rsid w:val="1A114D59"/>
    <w:rsid w:val="1ABD3507"/>
    <w:rsid w:val="1ACD6D67"/>
    <w:rsid w:val="1CF3465B"/>
    <w:rsid w:val="1D193FCF"/>
    <w:rsid w:val="1D5440FB"/>
    <w:rsid w:val="1E1C5F34"/>
    <w:rsid w:val="1EEE4EA3"/>
    <w:rsid w:val="1F447E7A"/>
    <w:rsid w:val="1F830C4C"/>
    <w:rsid w:val="201A79F7"/>
    <w:rsid w:val="20EE1212"/>
    <w:rsid w:val="22A94FD5"/>
    <w:rsid w:val="2309563C"/>
    <w:rsid w:val="23E235D1"/>
    <w:rsid w:val="23E2571B"/>
    <w:rsid w:val="253B7D0A"/>
    <w:rsid w:val="25563F54"/>
    <w:rsid w:val="25CE6CF6"/>
    <w:rsid w:val="261605ED"/>
    <w:rsid w:val="26560397"/>
    <w:rsid w:val="26DC7C8D"/>
    <w:rsid w:val="27996BCB"/>
    <w:rsid w:val="27CC4662"/>
    <w:rsid w:val="29094AE6"/>
    <w:rsid w:val="29E21A5A"/>
    <w:rsid w:val="29E86899"/>
    <w:rsid w:val="2A4F5833"/>
    <w:rsid w:val="2B2F67A9"/>
    <w:rsid w:val="2CE81758"/>
    <w:rsid w:val="2DCD73ED"/>
    <w:rsid w:val="2E4938D0"/>
    <w:rsid w:val="2E7D4F73"/>
    <w:rsid w:val="2F3A18CB"/>
    <w:rsid w:val="2F776F39"/>
    <w:rsid w:val="30605B72"/>
    <w:rsid w:val="30D62D5B"/>
    <w:rsid w:val="30EC2D7A"/>
    <w:rsid w:val="317A792A"/>
    <w:rsid w:val="319A67D9"/>
    <w:rsid w:val="31A47EA3"/>
    <w:rsid w:val="31CE4F0F"/>
    <w:rsid w:val="3214397F"/>
    <w:rsid w:val="328F3B7F"/>
    <w:rsid w:val="3404364D"/>
    <w:rsid w:val="34A73963"/>
    <w:rsid w:val="34CB6C40"/>
    <w:rsid w:val="34E6177B"/>
    <w:rsid w:val="354E2B55"/>
    <w:rsid w:val="36AD1809"/>
    <w:rsid w:val="372A68D7"/>
    <w:rsid w:val="376B65A8"/>
    <w:rsid w:val="37CA0153"/>
    <w:rsid w:val="386C303C"/>
    <w:rsid w:val="38720C0F"/>
    <w:rsid w:val="38D460D7"/>
    <w:rsid w:val="39E8145C"/>
    <w:rsid w:val="3C1523BA"/>
    <w:rsid w:val="3C4076DE"/>
    <w:rsid w:val="3C8473B4"/>
    <w:rsid w:val="3CC63895"/>
    <w:rsid w:val="3E1E2E0D"/>
    <w:rsid w:val="3E4E32F2"/>
    <w:rsid w:val="3F56590A"/>
    <w:rsid w:val="3F6A574E"/>
    <w:rsid w:val="3FA7397B"/>
    <w:rsid w:val="3FEE1E7C"/>
    <w:rsid w:val="41286694"/>
    <w:rsid w:val="418E5324"/>
    <w:rsid w:val="42C765B1"/>
    <w:rsid w:val="444E6BB8"/>
    <w:rsid w:val="454D0B7C"/>
    <w:rsid w:val="45AC2CC3"/>
    <w:rsid w:val="45E16034"/>
    <w:rsid w:val="4624284A"/>
    <w:rsid w:val="46722A0E"/>
    <w:rsid w:val="46840450"/>
    <w:rsid w:val="4741377B"/>
    <w:rsid w:val="484776C3"/>
    <w:rsid w:val="4865037B"/>
    <w:rsid w:val="4873436A"/>
    <w:rsid w:val="48AA0838"/>
    <w:rsid w:val="48BE69D3"/>
    <w:rsid w:val="48EB22B7"/>
    <w:rsid w:val="499766CF"/>
    <w:rsid w:val="4A532E88"/>
    <w:rsid w:val="4ACD1579"/>
    <w:rsid w:val="4B573B31"/>
    <w:rsid w:val="4B7E3734"/>
    <w:rsid w:val="4B855999"/>
    <w:rsid w:val="4CC117A3"/>
    <w:rsid w:val="4E914B7D"/>
    <w:rsid w:val="501116A2"/>
    <w:rsid w:val="501B705C"/>
    <w:rsid w:val="505131EC"/>
    <w:rsid w:val="50EC2664"/>
    <w:rsid w:val="51100B5C"/>
    <w:rsid w:val="5112236D"/>
    <w:rsid w:val="53322C9B"/>
    <w:rsid w:val="53A22855"/>
    <w:rsid w:val="53AE4A14"/>
    <w:rsid w:val="543977F7"/>
    <w:rsid w:val="54E96B27"/>
    <w:rsid w:val="556C4D05"/>
    <w:rsid w:val="55B46C83"/>
    <w:rsid w:val="55D304C7"/>
    <w:rsid w:val="56905B6C"/>
    <w:rsid w:val="56A91A12"/>
    <w:rsid w:val="56BB4E12"/>
    <w:rsid w:val="571D0BDA"/>
    <w:rsid w:val="572C08E1"/>
    <w:rsid w:val="57B04E2D"/>
    <w:rsid w:val="5A0E0D56"/>
    <w:rsid w:val="5A1C3986"/>
    <w:rsid w:val="5A767DAD"/>
    <w:rsid w:val="5AFA54CC"/>
    <w:rsid w:val="5B2B1A7A"/>
    <w:rsid w:val="5C0C3560"/>
    <w:rsid w:val="5C2C5535"/>
    <w:rsid w:val="5D5C3824"/>
    <w:rsid w:val="5D8C511D"/>
    <w:rsid w:val="5ECD027C"/>
    <w:rsid w:val="5ED60876"/>
    <w:rsid w:val="60E17407"/>
    <w:rsid w:val="61700DE0"/>
    <w:rsid w:val="61846BEB"/>
    <w:rsid w:val="61852C1E"/>
    <w:rsid w:val="619360AF"/>
    <w:rsid w:val="61BA0724"/>
    <w:rsid w:val="61D41F7E"/>
    <w:rsid w:val="62A2015B"/>
    <w:rsid w:val="644934A1"/>
    <w:rsid w:val="6458344B"/>
    <w:rsid w:val="64873365"/>
    <w:rsid w:val="64C427F5"/>
    <w:rsid w:val="65AF5E3C"/>
    <w:rsid w:val="67E978DD"/>
    <w:rsid w:val="683B3072"/>
    <w:rsid w:val="68B5239E"/>
    <w:rsid w:val="68EB275A"/>
    <w:rsid w:val="69375C41"/>
    <w:rsid w:val="69996789"/>
    <w:rsid w:val="6A5212D2"/>
    <w:rsid w:val="6A5948F1"/>
    <w:rsid w:val="6B89798F"/>
    <w:rsid w:val="6BF877F5"/>
    <w:rsid w:val="6CFB4725"/>
    <w:rsid w:val="6CFF456D"/>
    <w:rsid w:val="6D72401B"/>
    <w:rsid w:val="6D8C0451"/>
    <w:rsid w:val="6E873E66"/>
    <w:rsid w:val="6ECB565D"/>
    <w:rsid w:val="6F2A129E"/>
    <w:rsid w:val="713C3C12"/>
    <w:rsid w:val="71CC7863"/>
    <w:rsid w:val="720E492D"/>
    <w:rsid w:val="737E0A0C"/>
    <w:rsid w:val="73A418CC"/>
    <w:rsid w:val="74667E1D"/>
    <w:rsid w:val="746A5F8C"/>
    <w:rsid w:val="752D36F7"/>
    <w:rsid w:val="7600429B"/>
    <w:rsid w:val="760251B0"/>
    <w:rsid w:val="766D1B60"/>
    <w:rsid w:val="76876D4B"/>
    <w:rsid w:val="77162BF0"/>
    <w:rsid w:val="784032D7"/>
    <w:rsid w:val="788A50D9"/>
    <w:rsid w:val="789B7B7D"/>
    <w:rsid w:val="78BB4B74"/>
    <w:rsid w:val="78D423AD"/>
    <w:rsid w:val="78DB2ADE"/>
    <w:rsid w:val="7A032068"/>
    <w:rsid w:val="7AA54500"/>
    <w:rsid w:val="7ABF27B2"/>
    <w:rsid w:val="7AD91959"/>
    <w:rsid w:val="7B84794D"/>
    <w:rsid w:val="7C350C98"/>
    <w:rsid w:val="7C480B2E"/>
    <w:rsid w:val="7CF444FF"/>
    <w:rsid w:val="7D0E68F9"/>
    <w:rsid w:val="7DCC0BF4"/>
    <w:rsid w:val="7DF230F6"/>
    <w:rsid w:val="7E3D57D2"/>
    <w:rsid w:val="7E820D6A"/>
    <w:rsid w:val="7E9F6003"/>
    <w:rsid w:val="7FB976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nhideWhenUsed="0" w:uiPriority="0" w:semiHidden="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nhideWhenUsed="0"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240" w:after="240" w:line="360" w:lineRule="auto"/>
    </w:pPr>
    <w:rPr>
      <w:rFonts w:ascii="Calibri" w:hAnsi="Calibri" w:eastAsia="宋体" w:cs="Times New Roman"/>
      <w:sz w:val="21"/>
      <w:szCs w:val="22"/>
      <w:lang w:val="en-US" w:eastAsia="zh-CN" w:bidi="ar-SA"/>
    </w:rPr>
  </w:style>
  <w:style w:type="paragraph" w:styleId="2">
    <w:name w:val="heading 1"/>
    <w:basedOn w:val="1"/>
    <w:next w:val="1"/>
    <w:link w:val="22"/>
    <w:qFormat/>
    <w:uiPriority w:val="0"/>
    <w:pPr>
      <w:keepNext/>
      <w:keepLines/>
      <w:spacing w:before="340" w:after="330" w:line="578" w:lineRule="auto"/>
      <w:outlineLvl w:val="0"/>
    </w:pPr>
    <w:rPr>
      <w:rFonts w:ascii="Times New Roman" w:hAnsi="Times New Roman"/>
      <w:b/>
      <w:bCs/>
      <w:kern w:val="44"/>
      <w:sz w:val="44"/>
      <w:szCs w:val="44"/>
    </w:rPr>
  </w:style>
  <w:style w:type="paragraph" w:styleId="3">
    <w:name w:val="heading 2"/>
    <w:basedOn w:val="1"/>
    <w:next w:val="1"/>
    <w:link w:val="29"/>
    <w:qFormat/>
    <w:uiPriority w:val="0"/>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4">
    <w:name w:val="Default Paragraph Font"/>
    <w:unhideWhenUsed/>
    <w:uiPriority w:val="1"/>
  </w:style>
  <w:style w:type="table" w:default="1" w:styleId="18">
    <w:name w:val="Normal Table"/>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25"/>
    <w:qFormat/>
    <w:uiPriority w:val="0"/>
    <w:rPr>
      <w:b/>
      <w:bCs/>
    </w:rPr>
  </w:style>
  <w:style w:type="paragraph" w:styleId="6">
    <w:name w:val="annotation text"/>
    <w:basedOn w:val="1"/>
    <w:link w:val="21"/>
    <w:qFormat/>
    <w:uiPriority w:val="0"/>
    <w:rPr>
      <w:rFonts w:ascii="Times New Roman" w:hAnsi="Times New Roman"/>
    </w:rPr>
  </w:style>
  <w:style w:type="paragraph" w:styleId="7">
    <w:name w:val="toc 3"/>
    <w:basedOn w:val="1"/>
    <w:next w:val="1"/>
    <w:unhideWhenUsed/>
    <w:qFormat/>
    <w:uiPriority w:val="39"/>
    <w:pPr>
      <w:spacing w:before="0" w:after="100" w:line="259" w:lineRule="auto"/>
      <w:ind w:left="440"/>
    </w:pPr>
    <w:rPr>
      <w:sz w:val="22"/>
    </w:rPr>
  </w:style>
  <w:style w:type="paragraph" w:styleId="8">
    <w:name w:val="Balloon Text"/>
    <w:basedOn w:val="1"/>
    <w:link w:val="20"/>
    <w:qFormat/>
    <w:uiPriority w:val="0"/>
    <w:pPr>
      <w:spacing w:before="0" w:after="0" w:line="240" w:lineRule="auto"/>
    </w:pPr>
    <w:rPr>
      <w:rFonts w:ascii="Times New Roman" w:hAnsi="Times New Roman"/>
      <w:sz w:val="18"/>
      <w:szCs w:val="18"/>
    </w:rPr>
  </w:style>
  <w:style w:type="paragraph" w:styleId="9">
    <w:name w:val="footer"/>
    <w:basedOn w:val="1"/>
    <w:link w:val="24"/>
    <w:qFormat/>
    <w:uiPriority w:val="99"/>
    <w:pPr>
      <w:tabs>
        <w:tab w:val="center" w:pos="4153"/>
        <w:tab w:val="right" w:pos="8306"/>
      </w:tabs>
      <w:snapToGrid w:val="0"/>
      <w:spacing w:line="240" w:lineRule="auto"/>
    </w:pPr>
    <w:rPr>
      <w:rFonts w:ascii="Times New Roman" w:hAnsi="Times New Roman"/>
      <w:sz w:val="18"/>
      <w:szCs w:val="18"/>
    </w:rPr>
  </w:style>
  <w:style w:type="paragraph" w:styleId="10">
    <w:name w:val="header"/>
    <w:basedOn w:val="1"/>
    <w:link w:val="26"/>
    <w:qFormat/>
    <w:uiPriority w:val="99"/>
    <w:pPr>
      <w:pBdr>
        <w:bottom w:val="single" w:color="auto" w:sz="6" w:space="1"/>
      </w:pBdr>
      <w:tabs>
        <w:tab w:val="center" w:pos="4153"/>
        <w:tab w:val="right" w:pos="8306"/>
      </w:tabs>
      <w:snapToGrid w:val="0"/>
      <w:spacing w:line="240" w:lineRule="auto"/>
      <w:jc w:val="center"/>
    </w:pPr>
    <w:rPr>
      <w:rFonts w:ascii="Times New Roman" w:hAnsi="Times New Roman"/>
      <w:sz w:val="18"/>
      <w:szCs w:val="18"/>
    </w:rPr>
  </w:style>
  <w:style w:type="paragraph" w:styleId="11">
    <w:name w:val="toc 1"/>
    <w:basedOn w:val="1"/>
    <w:next w:val="1"/>
    <w:unhideWhenUsed/>
    <w:qFormat/>
    <w:uiPriority w:val="39"/>
    <w:pPr>
      <w:spacing w:before="0" w:after="100" w:line="259" w:lineRule="auto"/>
    </w:pPr>
    <w:rPr>
      <w:sz w:val="22"/>
    </w:rPr>
  </w:style>
  <w:style w:type="paragraph" w:styleId="12">
    <w:name w:val="toc 2"/>
    <w:basedOn w:val="1"/>
    <w:next w:val="1"/>
    <w:unhideWhenUsed/>
    <w:qFormat/>
    <w:uiPriority w:val="39"/>
    <w:pPr>
      <w:spacing w:before="0" w:after="100" w:line="259" w:lineRule="auto"/>
      <w:ind w:left="220"/>
    </w:pPr>
    <w:rPr>
      <w:sz w:val="22"/>
    </w:rPr>
  </w:style>
  <w:style w:type="paragraph" w:styleId="13">
    <w:name w:val="Normal (Web)"/>
    <w:basedOn w:val="1"/>
    <w:qFormat/>
    <w:uiPriority w:val="99"/>
    <w:rPr>
      <w:sz w:val="24"/>
    </w:rPr>
  </w:style>
  <w:style w:type="character" w:styleId="15">
    <w:name w:val="Emphasis"/>
    <w:qFormat/>
    <w:uiPriority w:val="0"/>
    <w:rPr>
      <w:i/>
    </w:rPr>
  </w:style>
  <w:style w:type="character" w:styleId="16">
    <w:name w:val="Hyperlink"/>
    <w:qFormat/>
    <w:uiPriority w:val="99"/>
    <w:rPr>
      <w:color w:val="0000FF"/>
      <w:u w:val="single"/>
    </w:rPr>
  </w:style>
  <w:style w:type="character" w:styleId="17">
    <w:name w:val="annotation reference"/>
    <w:qFormat/>
    <w:uiPriority w:val="0"/>
    <w:rPr>
      <w:sz w:val="21"/>
      <w:szCs w:val="21"/>
    </w:rPr>
  </w:style>
  <w:style w:type="table" w:styleId="19">
    <w:name w:val="Table Grid"/>
    <w:basedOn w:val="18"/>
    <w:unhideWhenUsed/>
    <w:qFormat/>
    <w:uiPriority w:val="99"/>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0">
    <w:name w:val="批注框文本 Char"/>
    <w:link w:val="8"/>
    <w:qFormat/>
    <w:uiPriority w:val="0"/>
    <w:rPr>
      <w:sz w:val="18"/>
      <w:szCs w:val="18"/>
    </w:rPr>
  </w:style>
  <w:style w:type="character" w:customStyle="1" w:styleId="21">
    <w:name w:val="批注文字 Char1"/>
    <w:link w:val="6"/>
    <w:qFormat/>
    <w:uiPriority w:val="0"/>
    <w:rPr>
      <w:sz w:val="21"/>
      <w:szCs w:val="22"/>
    </w:rPr>
  </w:style>
  <w:style w:type="character" w:customStyle="1" w:styleId="22">
    <w:name w:val="标题 1 Char"/>
    <w:link w:val="2"/>
    <w:qFormat/>
    <w:uiPriority w:val="0"/>
    <w:rPr>
      <w:b/>
      <w:bCs/>
      <w:kern w:val="44"/>
      <w:sz w:val="44"/>
      <w:szCs w:val="44"/>
    </w:rPr>
  </w:style>
  <w:style w:type="character" w:customStyle="1" w:styleId="23">
    <w:name w:val="批注文字 Char"/>
    <w:qFormat/>
    <w:uiPriority w:val="0"/>
    <w:rPr>
      <w:sz w:val="21"/>
      <w:szCs w:val="22"/>
    </w:rPr>
  </w:style>
  <w:style w:type="character" w:customStyle="1" w:styleId="24">
    <w:name w:val="页脚 Char"/>
    <w:link w:val="9"/>
    <w:qFormat/>
    <w:uiPriority w:val="99"/>
    <w:rPr>
      <w:sz w:val="18"/>
      <w:szCs w:val="18"/>
    </w:rPr>
  </w:style>
  <w:style w:type="character" w:customStyle="1" w:styleId="25">
    <w:name w:val="批注主题 Char"/>
    <w:link w:val="5"/>
    <w:qFormat/>
    <w:uiPriority w:val="0"/>
    <w:rPr>
      <w:b/>
      <w:bCs/>
      <w:sz w:val="21"/>
      <w:szCs w:val="22"/>
    </w:rPr>
  </w:style>
  <w:style w:type="character" w:customStyle="1" w:styleId="26">
    <w:name w:val="页眉 Char"/>
    <w:link w:val="10"/>
    <w:qFormat/>
    <w:uiPriority w:val="99"/>
    <w:rPr>
      <w:sz w:val="18"/>
      <w:szCs w:val="18"/>
    </w:rPr>
  </w:style>
  <w:style w:type="character" w:customStyle="1" w:styleId="27">
    <w:name w:val="标题2 Char"/>
    <w:link w:val="28"/>
    <w:qFormat/>
    <w:uiPriority w:val="0"/>
    <w:rPr>
      <w:sz w:val="21"/>
      <w:szCs w:val="22"/>
    </w:rPr>
  </w:style>
  <w:style w:type="paragraph" w:customStyle="1" w:styleId="28">
    <w:name w:val="标题2"/>
    <w:basedOn w:val="1"/>
    <w:link w:val="27"/>
    <w:qFormat/>
    <w:uiPriority w:val="0"/>
    <w:rPr>
      <w:rFonts w:ascii="Times New Roman" w:hAnsi="Times New Roman"/>
    </w:rPr>
  </w:style>
  <w:style w:type="character" w:customStyle="1" w:styleId="29">
    <w:name w:val="标题 2 Char"/>
    <w:link w:val="3"/>
    <w:qFormat/>
    <w:uiPriority w:val="0"/>
    <w:rPr>
      <w:rFonts w:ascii="Calibri Light" w:hAnsi="Calibri Light" w:eastAsia="宋体" w:cs="Times New Roman"/>
      <w:b/>
      <w:bCs/>
      <w:sz w:val="32"/>
      <w:szCs w:val="32"/>
    </w:rPr>
  </w:style>
  <w:style w:type="paragraph" w:customStyle="1" w:styleId="30">
    <w:name w:val="_Style 2"/>
    <w:basedOn w:val="2"/>
    <w:next w:val="1"/>
    <w:unhideWhenUsed/>
    <w:qFormat/>
    <w:uiPriority w:val="39"/>
    <w:pPr>
      <w:spacing w:before="240" w:after="0" w:line="259" w:lineRule="auto"/>
      <w:outlineLvl w:val="9"/>
    </w:pPr>
    <w:rPr>
      <w:rFonts w:ascii="Calibri Light" w:hAnsi="Calibri Light"/>
      <w:b w:val="0"/>
      <w:bCs w:val="0"/>
      <w:color w:val="2E74B5"/>
      <w:kern w:val="0"/>
      <w:sz w:val="32"/>
      <w:szCs w:val="32"/>
    </w:rPr>
  </w:style>
  <w:style w:type="paragraph" w:customStyle="1" w:styleId="31">
    <w:name w:val="TOC 标题1"/>
    <w:basedOn w:val="2"/>
    <w:next w:val="1"/>
    <w:qFormat/>
    <w:uiPriority w:val="39"/>
    <w:pPr>
      <w:spacing w:before="240" w:after="0" w:line="259" w:lineRule="auto"/>
      <w:outlineLvl w:val="9"/>
    </w:pPr>
    <w:rPr>
      <w:rFonts w:ascii="Calibri Light" w:hAnsi="Calibri Light"/>
      <w:b w:val="0"/>
      <w:bCs w:val="0"/>
      <w:color w:val="2E74B5"/>
      <w:kern w:val="0"/>
      <w:sz w:val="32"/>
      <w:szCs w:val="32"/>
    </w:rPr>
  </w:style>
  <w:style w:type="paragraph" w:customStyle="1" w:styleId="32">
    <w:name w:val="列出段落1"/>
    <w:basedOn w:val="1"/>
    <w:qFormat/>
    <w:uiPriority w:val="0"/>
    <w:pPr>
      <w:ind w:firstLine="420" w:firstLineChars="200"/>
    </w:pPr>
  </w:style>
  <w:style w:type="paragraph" w:customStyle="1" w:styleId="33">
    <w:name w:val="无间隔1"/>
    <w:link w:val="34"/>
    <w:qFormat/>
    <w:uiPriority w:val="1"/>
    <w:rPr>
      <w:rFonts w:ascii="Calibri" w:hAnsi="Calibri" w:eastAsia="宋体" w:cs="Times New Roman"/>
      <w:sz w:val="22"/>
      <w:szCs w:val="22"/>
      <w:lang w:val="en-US" w:eastAsia="zh-CN" w:bidi="ar-SA"/>
    </w:rPr>
  </w:style>
  <w:style w:type="character" w:customStyle="1" w:styleId="34">
    <w:name w:val="无间隔 Char"/>
    <w:link w:val="33"/>
    <w:qFormat/>
    <w:uiPriority w:val="1"/>
    <w:rPr>
      <w:rFonts w:ascii="Calibri" w:hAnsi="Calibri"/>
      <w:sz w:val="22"/>
      <w:szCs w:val="22"/>
      <w:lang w:val="en-US" w:eastAsia="zh-CN" w:bidi="ar-SA"/>
    </w:rPr>
  </w:style>
  <w:style w:type="paragraph" w:customStyle="1" w:styleId="35">
    <w:name w:val="Revision"/>
    <w:hidden/>
    <w:unhideWhenUsed/>
    <w:uiPriority w:val="99"/>
    <w:rPr>
      <w:rFonts w:ascii="Calibri" w:hAnsi="Calibri" w:eastAsia="宋体" w:cs="Times New Roman"/>
      <w:sz w:val="21"/>
      <w:szCs w:val="22"/>
      <w:lang w:val="en-US" w:eastAsia="zh-CN" w:bidi="ar-SA"/>
    </w:rPr>
  </w:style>
  <w:style w:type="paragraph" w:customStyle="1" w:styleId="36">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header" Target="header5.xml"/><Relationship Id="rId7" Type="http://schemas.openxmlformats.org/officeDocument/2006/relationships/header" Target="header4.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emf"/><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image" Target="media/image7.emf"/><Relationship Id="rId17" Type="http://schemas.openxmlformats.org/officeDocument/2006/relationships/image" Target="media/image6.emf"/><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73"/>
    <customShpInfo spid="_x0000_s2072"/>
    <customShpInfo spid="_x0000_s2071"/>
    <customShpInfo spid="_x0000_s2076"/>
    <customShpInfo spid="_x0000_s2075"/>
    <customShpInfo spid="_x0000_s2074"/>
    <customShpInfo spid="_x0000_s1055"/>
    <customShpInfo spid="_x0000_s1056"/>
    <customShpInfo spid="_x0000_s1057"/>
    <customShpInfo spid="_x0000_s1058"/>
    <customShpInfo spid="_x0000_s1059"/>
    <customShpInfo spid="_x0000_s1060"/>
    <customShpInfo spid="_x0000_s1061"/>
    <customShpInfo spid="_x0000_s1054"/>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B5BF3A-9FB6-4F41-8524-4ED2FF66CB35}">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68</Pages>
  <Words>14299</Words>
  <Characters>79645</Characters>
  <Lines>706</Lines>
  <Paragraphs>198</Paragraphs>
  <TotalTime>0</TotalTime>
  <ScaleCrop>false</ScaleCrop>
  <LinksUpToDate>false</LinksUpToDate>
  <CharactersWithSpaces>95041</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2017-06-30T10:16:00Z</dcterms:created>
  <dc:creator>Administrator</dc:creator>
  <cp:lastModifiedBy>user</cp:lastModifiedBy>
  <cp:lastPrinted>2017-06-30T10:17:00Z</cp:lastPrinted>
  <dcterms:modified xsi:type="dcterms:W3CDTF">2017-10-10T07:17:38Z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