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8F5F4">
    <v:background id="_x0000_s2049">
      <v:fill type="tile" on="t" color2="#FFFFFF" o:title="paper2" focussize="0,0" recolor="t" r:id="rId12"/>
    </v:background>
  </w:background>
  <w:body>
    <w:p>
      <w:pPr>
        <w:rPr>
          <w:b/>
          <w:bCs/>
        </w:rPr>
      </w:pPr>
    </w:p>
    <w:p>
      <w:pPr>
        <w:pStyle w:val="30"/>
        <w:jc w:val="center"/>
        <w:rPr>
          <w:rFonts w:ascii="隶书" w:hAnsi="隶书" w:eastAsia="隶书" w:cs="隶书"/>
          <w:b/>
          <w:bCs/>
          <w:color w:val="000000"/>
          <w:sz w:val="84"/>
          <w:szCs w:val="84"/>
        </w:rPr>
      </w:pPr>
      <w:bookmarkStart w:id="0" w:name="_Toc20610"/>
      <w:bookmarkStart w:id="1" w:name="_Toc4124"/>
      <w:bookmarkStart w:id="2" w:name="_Toc15691"/>
      <w:bookmarkStart w:id="3" w:name="_Toc32320"/>
      <w:bookmarkStart w:id="4" w:name="_Toc29438"/>
      <w:r>
        <w:rPr>
          <w:rFonts w:hint="eastAsia" w:ascii="隶书" w:hAnsi="隶书" w:eastAsia="隶书" w:cs="隶书"/>
          <w:b/>
          <w:bCs/>
          <w:color w:val="000000"/>
          <w:sz w:val="84"/>
          <w:szCs w:val="84"/>
        </w:rPr>
        <w:t>沃尔顿链白皮书</w:t>
      </w:r>
      <w:bookmarkEnd w:id="0"/>
      <w:bookmarkEnd w:id="1"/>
      <w:bookmarkEnd w:id="2"/>
      <w:bookmarkEnd w:id="3"/>
      <w:bookmarkEnd w:id="4"/>
    </w:p>
    <w:p>
      <w:pPr>
        <w:pStyle w:val="30"/>
        <w:tabs>
          <w:tab w:val="left" w:pos="6860"/>
        </w:tabs>
        <w:rPr>
          <w:rFonts w:ascii="Arial Black" w:hAnsi="Arial Black"/>
          <w:b/>
          <w:bCs/>
          <w:color w:val="000000"/>
          <w:sz w:val="52"/>
          <w:szCs w:val="52"/>
        </w:rPr>
      </w:pPr>
      <w:r>
        <w:rPr>
          <w:rFonts w:ascii="Arial Black" w:hAnsi="Arial Black"/>
          <w:b/>
          <w:bCs/>
          <w:color w:val="000000"/>
          <w:sz w:val="52"/>
          <w:szCs w:val="52"/>
        </w:rPr>
        <w:tab/>
      </w:r>
    </w:p>
    <w:p>
      <w:pPr>
        <w:pStyle w:val="30"/>
        <w:jc w:val="center"/>
        <w:rPr>
          <w:rFonts w:ascii="Arial Black" w:hAnsi="Arial Black" w:cs="Arial Black"/>
          <w:b/>
          <w:bCs/>
          <w:color w:val="000000"/>
          <w:sz w:val="52"/>
          <w:szCs w:val="52"/>
        </w:rPr>
      </w:pPr>
      <w:bookmarkStart w:id="5" w:name="_Toc334"/>
      <w:bookmarkStart w:id="6" w:name="_Toc25302"/>
      <w:bookmarkStart w:id="7" w:name="_Toc18643"/>
      <w:bookmarkStart w:id="8" w:name="_Toc8919"/>
      <w:bookmarkStart w:id="9" w:name="_Toc6055"/>
      <w:r>
        <w:rPr>
          <w:rFonts w:ascii="Arial Black" w:hAnsi="Arial Black" w:cs="Arial Black"/>
          <w:b/>
          <w:bCs/>
          <w:color w:val="000000"/>
          <w:sz w:val="52"/>
          <w:szCs w:val="52"/>
        </w:rPr>
        <w:t>(V 1.0</w:t>
      </w:r>
      <w:r>
        <w:rPr>
          <w:rFonts w:hint="eastAsia" w:ascii="Arial Black" w:hAnsi="Arial Black" w:cs="Arial Black"/>
          <w:b/>
          <w:bCs/>
          <w:color w:val="000000"/>
          <w:sz w:val="52"/>
          <w:szCs w:val="52"/>
        </w:rPr>
        <w:t>.</w:t>
      </w:r>
      <w:ins w:id="0" w:author="user" w:date="2017-10-07T11:32:05Z">
        <w:r>
          <w:rPr>
            <w:rFonts w:hint="default" w:ascii="Arial Black" w:hAnsi="Arial Black" w:cs="Arial Black"/>
            <w:b/>
            <w:bCs/>
            <w:color w:val="000000"/>
            <w:sz w:val="52"/>
            <w:szCs w:val="52"/>
            <w:lang w:val="en-US"/>
          </w:rPr>
          <w:t>3</w:t>
        </w:r>
      </w:ins>
      <w:del w:id="1" w:author="user" w:date="2017-10-07T11:32:05Z">
        <w:r>
          <w:rPr>
            <w:rFonts w:hint="eastAsia" w:ascii="Arial Black" w:hAnsi="Arial Black" w:cs="Arial Black"/>
            <w:b/>
            <w:bCs/>
            <w:color w:val="000000"/>
            <w:sz w:val="52"/>
            <w:szCs w:val="52"/>
          </w:rPr>
          <w:delText>2</w:delText>
        </w:r>
      </w:del>
      <w:r>
        <w:rPr>
          <w:rFonts w:ascii="Arial Black" w:hAnsi="Arial Black" w:cs="Arial Black"/>
          <w:b/>
          <w:bCs/>
          <w:color w:val="000000"/>
          <w:sz w:val="52"/>
          <w:szCs w:val="52"/>
        </w:rPr>
        <w:t>)</w:t>
      </w:r>
      <w:bookmarkEnd w:id="5"/>
      <w:bookmarkEnd w:id="6"/>
      <w:bookmarkEnd w:id="7"/>
      <w:bookmarkEnd w:id="8"/>
      <w:bookmarkEnd w:id="9"/>
    </w:p>
    <w:p>
      <w:pPr>
        <w:jc w:val="center"/>
        <w:rPr>
          <w:b/>
          <w:bCs/>
          <w:color w:val="000000"/>
        </w:rPr>
      </w:pPr>
    </w:p>
    <w:p>
      <w:pPr>
        <w:pStyle w:val="31"/>
        <w:jc w:val="center"/>
        <w:rPr>
          <w:b/>
          <w:bCs/>
          <w:color w:val="808080" w:themeColor="text1" w:themeTint="80"/>
          <w14:textFill>
            <w14:solidFill>
              <w14:schemeClr w14:val="tx1">
                <w14:lumMod w14:val="50000"/>
                <w14:lumOff w14:val="50000"/>
              </w14:schemeClr>
            </w14:solidFill>
          </w14:textFill>
        </w:rPr>
      </w:pPr>
    </w:p>
    <w:p>
      <w:pPr>
        <w:jc w:val="center"/>
        <w:rPr>
          <w:rFonts w:ascii="微软雅黑" w:hAnsi="微软雅黑" w:eastAsia="微软雅黑" w:cs="微软雅黑"/>
          <w:b/>
          <w:bCs/>
          <w:color w:val="808080" w:themeColor="text1" w:themeTint="80"/>
          <w:sz w:val="24"/>
          <w:szCs w:val="24"/>
          <w14:textFill>
            <w14:solidFill>
              <w14:schemeClr w14:val="tx1">
                <w14:lumMod w14:val="50000"/>
                <w14:lumOff w14:val="50000"/>
              </w14:schemeClr>
            </w14:solidFill>
          </w14:textFill>
        </w:rPr>
      </w:pPr>
      <w:r>
        <w:rPr>
          <w:rFonts w:hint="eastAsia" w:ascii="微软雅黑" w:hAnsi="微软雅黑" w:eastAsia="微软雅黑" w:cs="微软雅黑"/>
          <w:b/>
          <w:bCs/>
          <w:color w:val="808080" w:themeColor="text1" w:themeTint="80"/>
          <w:sz w:val="24"/>
          <w:szCs w:val="24"/>
          <w14:textFill>
            <w14:solidFill>
              <w14:schemeClr w14:val="tx1">
                <w14:lumMod w14:val="50000"/>
                <w14:lumOff w14:val="50000"/>
              </w14:schemeClr>
            </w14:solidFill>
          </w14:textFill>
        </w:rPr>
        <w:t>价值物联网，构建现实世界与区块链完美结合的商业生态链</w:t>
      </w:r>
    </w:p>
    <w:p>
      <w:pPr>
        <w:jc w:val="center"/>
        <w:rPr>
          <w:rFonts w:ascii="微软雅黑" w:hAnsi="微软雅黑" w:eastAsia="微软雅黑" w:cs="微软雅黑"/>
          <w:b/>
          <w:bCs/>
          <w:color w:val="808080" w:themeColor="text1" w:themeTint="80"/>
          <w:sz w:val="24"/>
          <w:szCs w:val="24"/>
          <w14:textFill>
            <w14:solidFill>
              <w14:schemeClr w14:val="tx1">
                <w14:lumMod w14:val="50000"/>
                <w14:lumOff w14:val="50000"/>
              </w14:schemeClr>
            </w14:solidFill>
          </w14:textFill>
        </w:rPr>
      </w:pPr>
      <w:r>
        <w:rPr>
          <w:rFonts w:hint="eastAsia" w:ascii="微软雅黑" w:hAnsi="微软雅黑" w:eastAsia="微软雅黑" w:cs="微软雅黑"/>
          <w:b/>
          <w:bCs/>
          <w:color w:val="808080" w:themeColor="text1" w:themeTint="80"/>
          <w:sz w:val="24"/>
          <w:szCs w:val="24"/>
          <w14:textFill>
            <w14:solidFill>
              <w14:schemeClr w14:val="tx1">
                <w14:lumMod w14:val="50000"/>
                <w14:lumOff w14:val="50000"/>
              </w14:schemeClr>
            </w14:solidFill>
          </w14:textFill>
        </w:rPr>
        <w:t>引领人类全面进入可信赖的数字化生活</w:t>
      </w:r>
    </w:p>
    <w:p>
      <w:pPr>
        <w:jc w:val="center"/>
        <w:rPr>
          <w:rFonts w:ascii="微软雅黑" w:hAnsi="微软雅黑" w:eastAsia="微软雅黑" w:cs="微软雅黑"/>
          <w:b/>
          <w:bCs/>
          <w:szCs w:val="21"/>
        </w:rPr>
      </w:pPr>
      <w:r>
        <w:rPr>
          <w:rFonts w:hint="eastAsia" w:ascii="微软雅黑" w:hAnsi="微软雅黑" w:eastAsia="微软雅黑" w:cs="微软雅黑"/>
          <w:b/>
          <w:bCs/>
          <w:color w:val="808080" w:themeColor="text1" w:themeTint="80"/>
          <w:sz w:val="24"/>
          <w:szCs w:val="24"/>
          <w14:textFill>
            <w14:solidFill>
              <w14:schemeClr w14:val="tx1">
                <w14:lumMod w14:val="50000"/>
                <w14:lumOff w14:val="50000"/>
              </w14:schemeClr>
            </w14:solidFill>
          </w14:textFill>
        </w:rPr>
        <w:t>沃尔顿链，开创价值物联网的新纪元</w:t>
      </w:r>
    </w:p>
    <w:p>
      <w:pPr>
        <w:rPr>
          <w:b/>
          <w:bCs/>
        </w:rPr>
      </w:pPr>
    </w:p>
    <w:p>
      <w:pPr>
        <w:rPr>
          <w:b/>
          <w:bCs/>
        </w:rPr>
      </w:pPr>
    </w:p>
    <w:p>
      <w:pPr>
        <w:jc w:val="center"/>
        <w:rPr>
          <w:rFonts w:ascii="隶书" w:hAnsi="隶书" w:eastAsia="隶书" w:cs="隶书"/>
          <w:b/>
          <w:bCs/>
          <w:color w:val="000000"/>
        </w:rPr>
      </w:pPr>
    </w:p>
    <w:p>
      <w:pPr>
        <w:jc w:val="center"/>
        <w:rPr>
          <w:rFonts w:ascii="隶书" w:hAnsi="隶书" w:eastAsia="隶书" w:cs="隶书"/>
          <w:b/>
          <w:bCs/>
          <w:color w:val="000000"/>
          <w:sz w:val="44"/>
          <w:szCs w:val="44"/>
        </w:rPr>
      </w:pPr>
      <w:del w:id="2" w:author="user" w:date="2017-10-07T11:10:27Z">
        <w:r>
          <w:rPr>
            <w:rFonts w:hint="eastAsia" w:ascii="隶书" w:hAnsi="隶书" w:eastAsia="隶书" w:cs="隶书"/>
            <w:b/>
            <w:bCs/>
            <w:color w:val="000000"/>
            <w:sz w:val="44"/>
            <w:szCs w:val="44"/>
          </w:rPr>
          <w:delText>沃尔顿团队</w:delText>
        </w:r>
      </w:del>
      <w:ins w:id="3" w:author="user" w:date="2017-10-07T11:10:27Z">
        <w:r>
          <w:rPr>
            <w:rFonts w:hint="eastAsia" w:ascii="隶书" w:hAnsi="隶书" w:eastAsia="隶书" w:cs="隶书"/>
            <w:b/>
            <w:bCs/>
            <w:color w:val="000000"/>
            <w:sz w:val="44"/>
            <w:szCs w:val="44"/>
            <w:lang w:eastAsia="zh-CN"/>
          </w:rPr>
          <w:t>沃尔顿链团队</w:t>
        </w:r>
      </w:ins>
    </w:p>
    <w:p>
      <w:pPr>
        <w:jc w:val="center"/>
        <w:rPr>
          <w:rFonts w:ascii="Arial Black" w:hAnsi="Arial Black" w:eastAsia="隶书" w:cs="Arial Black"/>
          <w:b/>
          <w:bCs/>
          <w:color w:val="000000"/>
          <w:sz w:val="32"/>
          <w:szCs w:val="32"/>
        </w:rPr>
      </w:pPr>
      <w:r>
        <w:rPr>
          <w:rFonts w:ascii="Arial Black" w:hAnsi="Arial Black" w:eastAsia="隶书" w:cs="Arial Black"/>
          <w:b/>
          <w:bCs/>
          <w:color w:val="000000"/>
          <w:sz w:val="32"/>
          <w:szCs w:val="32"/>
        </w:rPr>
        <w:t>2017.</w:t>
      </w:r>
      <w:ins w:id="4" w:author="user" w:date="2017-10-07T11:32:11Z">
        <w:r>
          <w:rPr>
            <w:rFonts w:ascii="Arial Black" w:hAnsi="Arial Black" w:eastAsia="隶书" w:cs="Arial Black"/>
            <w:b/>
            <w:bCs/>
            <w:color w:val="000000"/>
            <w:sz w:val="32"/>
            <w:szCs w:val="32"/>
            <w:lang w:val="en-US"/>
          </w:rPr>
          <w:t>10</w:t>
        </w:r>
      </w:ins>
      <w:del w:id="5" w:author="user" w:date="2017-10-07T11:32:11Z">
        <w:r>
          <w:rPr>
            <w:rFonts w:ascii="Arial Black" w:hAnsi="Arial Black" w:eastAsia="隶书" w:cs="Arial Black"/>
            <w:b/>
            <w:bCs/>
            <w:color w:val="000000"/>
            <w:sz w:val="32"/>
            <w:szCs w:val="32"/>
          </w:rPr>
          <w:delText>0</w:delText>
        </w:r>
      </w:del>
      <w:del w:id="6" w:author="user" w:date="2017-10-07T11:32:10Z">
        <w:r>
          <w:rPr>
            <w:rFonts w:ascii="Arial Black" w:hAnsi="Arial Black" w:eastAsia="隶书" w:cs="Arial Black"/>
            <w:b/>
            <w:bCs/>
            <w:color w:val="000000"/>
            <w:sz w:val="32"/>
            <w:szCs w:val="32"/>
          </w:rPr>
          <w:delText>6</w:delText>
        </w:r>
      </w:del>
      <w:r>
        <w:rPr>
          <w:rFonts w:ascii="Arial Black" w:hAnsi="Arial Black" w:eastAsia="隶书" w:cs="Arial Black"/>
          <w:b/>
          <w:bCs/>
          <w:color w:val="000000"/>
          <w:sz w:val="32"/>
          <w:szCs w:val="32"/>
        </w:rPr>
        <w:t>.0</w:t>
      </w:r>
      <w:ins w:id="7" w:author="user" w:date="2017-10-07T11:32:15Z">
        <w:r>
          <w:rPr>
            <w:rFonts w:ascii="Arial Black" w:hAnsi="Arial Black" w:eastAsia="隶书" w:cs="Arial Black"/>
            <w:b/>
            <w:bCs/>
            <w:color w:val="000000"/>
            <w:sz w:val="32"/>
            <w:szCs w:val="32"/>
            <w:lang w:val="en-US"/>
          </w:rPr>
          <w:t>7</w:t>
        </w:r>
      </w:ins>
      <w:del w:id="8" w:author="user" w:date="2017-10-07T11:32:15Z">
        <w:r>
          <w:rPr>
            <w:rFonts w:ascii="Arial Black" w:hAnsi="Arial Black" w:eastAsia="隶书" w:cs="Arial Black"/>
            <w:b/>
            <w:bCs/>
            <w:color w:val="000000"/>
            <w:sz w:val="32"/>
            <w:szCs w:val="32"/>
          </w:rPr>
          <w:delText>6</w:delText>
        </w:r>
      </w:del>
    </w:p>
    <w:p>
      <w:pPr>
        <w:jc w:val="center"/>
        <w:rPr>
          <w:b/>
          <w:bCs/>
          <w:color w:val="000000"/>
        </w:rPr>
      </w:pPr>
    </w:p>
    <w:p>
      <w:pPr>
        <w:jc w:val="both"/>
        <w:rPr>
          <w:b/>
          <w:bCs/>
          <w:color w:val="000000"/>
        </w:rPr>
      </w:pPr>
    </w:p>
    <w:p>
      <w:pPr>
        <w:pStyle w:val="31"/>
        <w:jc w:val="center"/>
        <w:rPr>
          <w:rFonts w:ascii="Arial Black" w:hAnsi="Arial Black"/>
          <w:b/>
          <w:bCs/>
          <w:color w:val="000000"/>
          <w:sz w:val="52"/>
          <w:szCs w:val="52"/>
        </w:rPr>
      </w:pPr>
      <w:bookmarkStart w:id="10" w:name="_Toc14903"/>
      <w:bookmarkStart w:id="11" w:name="_Toc8867"/>
      <w:bookmarkStart w:id="12" w:name="_Toc13294"/>
      <w:bookmarkStart w:id="13" w:name="_Toc2305"/>
      <w:bookmarkStart w:id="14" w:name="_Toc18672"/>
      <w:bookmarkStart w:id="15" w:name="_Toc1644"/>
      <w:bookmarkStart w:id="16" w:name="_Toc10202"/>
      <w:r>
        <w:rPr>
          <w:rFonts w:ascii="Arial Black" w:hAnsi="Arial Black"/>
          <w:b/>
          <w:bCs/>
          <w:color w:val="000000"/>
          <w:sz w:val="52"/>
          <w:szCs w:val="52"/>
        </w:rPr>
        <w:t>Waltonchain White Paper</w:t>
      </w:r>
      <w:bookmarkEnd w:id="10"/>
      <w:bookmarkEnd w:id="11"/>
      <w:bookmarkEnd w:id="12"/>
      <w:bookmarkEnd w:id="13"/>
      <w:bookmarkEnd w:id="14"/>
      <w:bookmarkEnd w:id="15"/>
      <w:bookmarkEnd w:id="16"/>
    </w:p>
    <w:p>
      <w:pPr>
        <w:pStyle w:val="31"/>
        <w:jc w:val="both"/>
        <w:rPr>
          <w:rFonts w:ascii="Arial Black" w:hAnsi="Arial Black"/>
          <w:b/>
          <w:bCs/>
          <w:color w:val="000000"/>
          <w:sz w:val="52"/>
          <w:szCs w:val="52"/>
        </w:rPr>
      </w:pPr>
      <w:bookmarkStart w:id="17" w:name="_Toc23423"/>
      <w:bookmarkStart w:id="18" w:name="_Toc9329"/>
    </w:p>
    <w:p>
      <w:pPr>
        <w:pStyle w:val="31"/>
        <w:jc w:val="center"/>
        <w:rPr>
          <w:rFonts w:ascii="Arial Black" w:hAnsi="Arial Black"/>
          <w:b/>
          <w:bCs/>
          <w:color w:val="000000"/>
          <w:sz w:val="52"/>
          <w:szCs w:val="52"/>
        </w:rPr>
      </w:pPr>
      <w:bookmarkStart w:id="19" w:name="_Toc1067"/>
      <w:bookmarkStart w:id="20" w:name="_Toc30461"/>
      <w:bookmarkStart w:id="21" w:name="_Toc22503"/>
      <w:bookmarkStart w:id="22" w:name="_Toc5438"/>
      <w:bookmarkStart w:id="23" w:name="_Toc10758"/>
      <w:r>
        <w:rPr>
          <w:rFonts w:ascii="Arial Black" w:hAnsi="Arial Black"/>
          <w:b/>
          <w:bCs/>
          <w:color w:val="000000"/>
          <w:sz w:val="52"/>
          <w:szCs w:val="52"/>
        </w:rPr>
        <w:t>(V 1.0</w:t>
      </w:r>
      <w:r>
        <w:rPr>
          <w:rFonts w:hint="eastAsia" w:ascii="Arial Black" w:hAnsi="Arial Black"/>
          <w:b/>
          <w:bCs/>
          <w:color w:val="000000"/>
          <w:sz w:val="52"/>
          <w:szCs w:val="52"/>
        </w:rPr>
        <w:t>.</w:t>
      </w:r>
      <w:ins w:id="9" w:author="user" w:date="2017-10-07T11:32:20Z">
        <w:r>
          <w:rPr>
            <w:rFonts w:hint="default" w:ascii="Arial Black" w:hAnsi="Arial Black"/>
            <w:b/>
            <w:bCs/>
            <w:color w:val="000000"/>
            <w:sz w:val="52"/>
            <w:szCs w:val="52"/>
            <w:lang w:val="en-US"/>
          </w:rPr>
          <w:t>3</w:t>
        </w:r>
      </w:ins>
      <w:del w:id="10" w:author="user" w:date="2017-10-07T11:32:19Z">
        <w:r>
          <w:rPr>
            <w:rFonts w:hint="eastAsia" w:ascii="Arial Black" w:hAnsi="Arial Black"/>
            <w:b/>
            <w:bCs/>
            <w:color w:val="000000"/>
            <w:sz w:val="52"/>
            <w:szCs w:val="52"/>
          </w:rPr>
          <w:delText>2</w:delText>
        </w:r>
      </w:del>
      <w:r>
        <w:rPr>
          <w:rFonts w:ascii="Arial Black" w:hAnsi="Arial Black"/>
          <w:b/>
          <w:bCs/>
          <w:color w:val="000000"/>
          <w:sz w:val="52"/>
          <w:szCs w:val="52"/>
        </w:rPr>
        <w:t>)</w:t>
      </w:r>
      <w:bookmarkEnd w:id="17"/>
      <w:bookmarkEnd w:id="18"/>
      <w:bookmarkEnd w:id="19"/>
      <w:bookmarkEnd w:id="20"/>
      <w:bookmarkEnd w:id="21"/>
      <w:bookmarkEnd w:id="22"/>
      <w:bookmarkEnd w:id="23"/>
    </w:p>
    <w:p>
      <w:pPr>
        <w:jc w:val="center"/>
        <w:rPr>
          <w:b/>
          <w:bCs/>
          <w:color w:val="000000"/>
        </w:rPr>
      </w:pPr>
    </w:p>
    <w:p>
      <w:pPr>
        <w:jc w:val="both"/>
        <w:rPr>
          <w:b/>
          <w:bCs/>
          <w:color w:val="000000"/>
          <w:sz w:val="24"/>
          <w:szCs w:val="24"/>
        </w:rPr>
      </w:pPr>
    </w:p>
    <w:p>
      <w:pPr>
        <w:jc w:val="center"/>
        <w:rPr>
          <w:rFonts w:ascii="微软雅黑" w:hAnsi="微软雅黑" w:eastAsia="微软雅黑" w:cs="微软雅黑"/>
          <w:b/>
          <w:bCs/>
          <w:color w:val="808080" w:themeColor="text1" w:themeTint="80"/>
          <w:szCs w:val="21"/>
          <w14:textFill>
            <w14:solidFill>
              <w14:schemeClr w14:val="tx1">
                <w14:lumMod w14:val="50000"/>
                <w14:lumOff w14:val="50000"/>
              </w14:schemeClr>
            </w14:solidFill>
          </w14:textFill>
        </w:rPr>
      </w:pPr>
      <w:r>
        <w:rPr>
          <w:rFonts w:ascii="微软雅黑" w:hAnsi="微软雅黑" w:eastAsia="微软雅黑" w:cs="微软雅黑"/>
          <w:b/>
          <w:bCs/>
          <w:color w:val="808080" w:themeColor="text1" w:themeTint="80"/>
          <w:szCs w:val="21"/>
          <w14:textFill>
            <w14:solidFill>
              <w14:schemeClr w14:val="tx1">
                <w14:lumMod w14:val="50000"/>
                <w14:lumOff w14:val="50000"/>
              </w14:schemeClr>
            </w14:solidFill>
          </w14:textFill>
        </w:rPr>
        <w:t xml:space="preserve">Value Internet of Things </w:t>
      </w:r>
      <w:r>
        <w:rPr>
          <w:rFonts w:hint="eastAsia" w:ascii="微软雅黑" w:hAnsi="微软雅黑" w:eastAsia="微软雅黑" w:cs="微软雅黑"/>
          <w:b/>
          <w:bCs/>
          <w:color w:val="808080" w:themeColor="text1" w:themeTint="80"/>
          <w:szCs w:val="21"/>
          <w14:textFill>
            <w14:solidFill>
              <w14:schemeClr w14:val="tx1">
                <w14:lumMod w14:val="50000"/>
                <w14:lumOff w14:val="50000"/>
              </w14:schemeClr>
            </w14:solidFill>
          </w14:textFill>
        </w:rPr>
        <w:t xml:space="preserve">(VIoT) </w:t>
      </w:r>
      <w:r>
        <w:rPr>
          <w:rFonts w:ascii="微软雅黑" w:hAnsi="微软雅黑" w:eastAsia="微软雅黑" w:cs="微软雅黑"/>
          <w:b/>
          <w:bCs/>
          <w:color w:val="808080" w:themeColor="text1" w:themeTint="80"/>
          <w:szCs w:val="21"/>
          <w14:textFill>
            <w14:solidFill>
              <w14:schemeClr w14:val="tx1">
                <w14:lumMod w14:val="50000"/>
                <w14:lumOff w14:val="50000"/>
              </w14:schemeClr>
            </w14:solidFill>
          </w14:textFill>
        </w:rPr>
        <w:t>constructs a perfect commercial ecosystem via the integration of the real world and the block chain</w:t>
      </w:r>
    </w:p>
    <w:p>
      <w:pPr>
        <w:jc w:val="center"/>
        <w:rPr>
          <w:rFonts w:ascii="微软雅黑" w:hAnsi="微软雅黑" w:eastAsia="微软雅黑" w:cs="微软雅黑"/>
          <w:b/>
          <w:bCs/>
          <w:color w:val="808080" w:themeColor="text1" w:themeTint="80"/>
          <w:szCs w:val="21"/>
          <w14:textFill>
            <w14:solidFill>
              <w14:schemeClr w14:val="tx1">
                <w14:lumMod w14:val="50000"/>
                <w14:lumOff w14:val="50000"/>
              </w14:schemeClr>
            </w14:solidFill>
          </w14:textFill>
        </w:rPr>
      </w:pPr>
      <w:r>
        <w:rPr>
          <w:rFonts w:ascii="微软雅黑" w:hAnsi="微软雅黑" w:eastAsia="微软雅黑" w:cs="微软雅黑"/>
          <w:b/>
          <w:bCs/>
          <w:color w:val="808080" w:themeColor="text1" w:themeTint="80"/>
          <w:szCs w:val="21"/>
          <w14:textFill>
            <w14:solidFill>
              <w14:schemeClr w14:val="tx1">
                <w14:lumMod w14:val="50000"/>
                <w14:lumOff w14:val="50000"/>
              </w14:schemeClr>
            </w14:solidFill>
          </w14:textFill>
        </w:rPr>
        <w:t xml:space="preserve">Ushering human beings into the reliable digital life </w:t>
      </w:r>
    </w:p>
    <w:p>
      <w:pPr>
        <w:jc w:val="center"/>
        <w:rPr>
          <w:rFonts w:ascii="微软雅黑" w:hAnsi="微软雅黑" w:eastAsia="微软雅黑" w:cs="微软雅黑"/>
          <w:b/>
          <w:bCs/>
          <w:color w:val="808080" w:themeColor="text1" w:themeTint="80"/>
          <w:szCs w:val="21"/>
          <w14:textFill>
            <w14:solidFill>
              <w14:schemeClr w14:val="tx1">
                <w14:lumMod w14:val="50000"/>
                <w14:lumOff w14:val="50000"/>
              </w14:schemeClr>
            </w14:solidFill>
          </w14:textFill>
        </w:rPr>
      </w:pPr>
      <w:r>
        <w:rPr>
          <w:rFonts w:ascii="微软雅黑" w:hAnsi="微软雅黑" w:eastAsia="微软雅黑" w:cs="微软雅黑"/>
          <w:b/>
          <w:bCs/>
          <w:color w:val="808080" w:themeColor="text1" w:themeTint="80"/>
          <w:szCs w:val="21"/>
          <w14:textFill>
            <w14:solidFill>
              <w14:schemeClr w14:val="tx1">
                <w14:lumMod w14:val="50000"/>
                <w14:lumOff w14:val="50000"/>
              </w14:schemeClr>
            </w14:solidFill>
          </w14:textFill>
        </w:rPr>
        <w:t>Waltonchain unfolds the new era of Value Internet of Things</w:t>
      </w:r>
      <w:r>
        <w:rPr>
          <w:rFonts w:hint="eastAsia" w:ascii="微软雅黑" w:hAnsi="微软雅黑" w:eastAsia="微软雅黑" w:cs="微软雅黑"/>
          <w:b/>
          <w:bCs/>
          <w:color w:val="808080" w:themeColor="text1" w:themeTint="80"/>
          <w:szCs w:val="21"/>
          <w14:textFill>
            <w14:solidFill>
              <w14:schemeClr w14:val="tx1">
                <w14:lumMod w14:val="50000"/>
                <w14:lumOff w14:val="50000"/>
              </w14:schemeClr>
            </w14:solidFill>
          </w14:textFill>
        </w:rPr>
        <w:t xml:space="preserve"> (VIoT)</w:t>
      </w:r>
    </w:p>
    <w:p>
      <w:pPr>
        <w:jc w:val="center"/>
        <w:rPr>
          <w:b/>
          <w:bCs/>
          <w:color w:val="000000"/>
        </w:rPr>
      </w:pPr>
    </w:p>
    <w:p>
      <w:pPr>
        <w:jc w:val="center"/>
        <w:rPr>
          <w:b/>
          <w:bCs/>
          <w:color w:val="000000"/>
        </w:rPr>
      </w:pPr>
    </w:p>
    <w:p>
      <w:pPr>
        <w:jc w:val="center"/>
        <w:rPr>
          <w:b/>
          <w:bCs/>
          <w:color w:val="000000"/>
        </w:rPr>
      </w:pPr>
    </w:p>
    <w:p>
      <w:pPr>
        <w:jc w:val="center"/>
        <w:rPr>
          <w:rFonts w:ascii="Arial Black" w:hAnsi="Arial Black" w:cs="Arial Black"/>
          <w:b/>
          <w:bCs/>
          <w:color w:val="000000"/>
          <w:sz w:val="32"/>
          <w:szCs w:val="32"/>
        </w:rPr>
      </w:pPr>
      <w:r>
        <w:rPr>
          <w:rFonts w:ascii="Arial Black" w:hAnsi="Arial Black" w:cs="Arial Black"/>
          <w:b/>
          <w:bCs/>
          <w:color w:val="000000"/>
          <w:sz w:val="32"/>
          <w:szCs w:val="32"/>
        </w:rPr>
        <w:t>By Walton</w:t>
      </w:r>
      <w:ins w:id="11" w:author="user" w:date="2017-10-07T11:16:40Z">
        <w:r>
          <w:rPr>
            <w:rFonts w:hint="eastAsia" w:ascii="Arial Black" w:hAnsi="Arial Black" w:cs="Arial Black"/>
            <w:b/>
            <w:bCs/>
            <w:color w:val="000000"/>
            <w:sz w:val="32"/>
            <w:szCs w:val="32"/>
            <w:lang w:val="en-US" w:eastAsia="zh-CN"/>
          </w:rPr>
          <w:t>c</w:t>
        </w:r>
      </w:ins>
      <w:ins w:id="12" w:author="user" w:date="2017-10-07T11:16:41Z">
        <w:r>
          <w:rPr>
            <w:rFonts w:hint="eastAsia" w:ascii="Arial Black" w:hAnsi="Arial Black" w:cs="Arial Black"/>
            <w:b/>
            <w:bCs/>
            <w:color w:val="000000"/>
            <w:sz w:val="32"/>
            <w:szCs w:val="32"/>
            <w:lang w:val="en-US" w:eastAsia="zh-CN"/>
          </w:rPr>
          <w:t>h</w:t>
        </w:r>
      </w:ins>
      <w:ins w:id="13" w:author="user" w:date="2017-10-07T11:16:42Z">
        <w:r>
          <w:rPr>
            <w:rFonts w:hint="eastAsia" w:ascii="Arial Black" w:hAnsi="Arial Black" w:cs="Arial Black"/>
            <w:b/>
            <w:bCs/>
            <w:color w:val="000000"/>
            <w:sz w:val="32"/>
            <w:szCs w:val="32"/>
            <w:lang w:val="en-US" w:eastAsia="zh-CN"/>
          </w:rPr>
          <w:t>ain</w:t>
        </w:r>
      </w:ins>
      <w:r>
        <w:rPr>
          <w:rFonts w:ascii="Arial Black" w:hAnsi="Arial Black" w:cs="Arial Black"/>
          <w:b/>
          <w:bCs/>
          <w:color w:val="000000"/>
          <w:sz w:val="32"/>
          <w:szCs w:val="32"/>
        </w:rPr>
        <w:t xml:space="preserve"> Team</w:t>
      </w:r>
    </w:p>
    <w:p>
      <w:pPr>
        <w:jc w:val="center"/>
        <w:rPr>
          <w:b/>
          <w:bCs/>
          <w:color w:val="000000"/>
          <w:sz w:val="52"/>
          <w:szCs w:val="52"/>
          <w:lang w:val="zh-CN"/>
        </w:rPr>
      </w:pPr>
      <w:r>
        <w:rPr>
          <w:rFonts w:ascii="Arial Black" w:hAnsi="Arial Black" w:cs="Arial Black"/>
          <w:b/>
          <w:bCs/>
          <w:color w:val="000000"/>
          <w:sz w:val="32"/>
          <w:szCs w:val="32"/>
        </w:rPr>
        <w:t>2017.</w:t>
      </w:r>
      <w:ins w:id="14" w:author="user" w:date="2017-10-07T11:32:27Z">
        <w:r>
          <w:rPr>
            <w:rFonts w:ascii="Arial Black" w:hAnsi="Arial Black" w:cs="Arial Black"/>
            <w:b/>
            <w:bCs/>
            <w:color w:val="000000"/>
            <w:sz w:val="32"/>
            <w:szCs w:val="32"/>
            <w:lang w:val="en-US"/>
          </w:rPr>
          <w:t>10</w:t>
        </w:r>
      </w:ins>
      <w:del w:id="15" w:author="user" w:date="2017-10-07T11:32:25Z">
        <w:r>
          <w:rPr>
            <w:rFonts w:ascii="Arial Black" w:hAnsi="Arial Black" w:cs="Arial Black"/>
            <w:b/>
            <w:bCs/>
            <w:color w:val="000000"/>
            <w:sz w:val="32"/>
            <w:szCs w:val="32"/>
          </w:rPr>
          <w:delText>06</w:delText>
        </w:r>
      </w:del>
      <w:r>
        <w:rPr>
          <w:rFonts w:ascii="Arial Black" w:hAnsi="Arial Black" w:cs="Arial Black"/>
          <w:b/>
          <w:bCs/>
          <w:color w:val="000000"/>
          <w:sz w:val="32"/>
          <w:szCs w:val="32"/>
        </w:rPr>
        <w:t>.0</w:t>
      </w:r>
      <w:ins w:id="16" w:author="user" w:date="2017-10-07T11:32:23Z">
        <w:r>
          <w:rPr>
            <w:rFonts w:ascii="Arial Black" w:hAnsi="Arial Black" w:cs="Arial Black"/>
            <w:b/>
            <w:bCs/>
            <w:color w:val="000000"/>
            <w:sz w:val="32"/>
            <w:szCs w:val="32"/>
            <w:lang w:val="en-US"/>
          </w:rPr>
          <w:t>7</w:t>
        </w:r>
      </w:ins>
      <w:del w:id="17" w:author="user" w:date="2017-10-07T11:32:23Z">
        <w:r>
          <w:rPr>
            <w:rFonts w:ascii="Arial Black" w:hAnsi="Arial Black" w:cs="Arial Black"/>
            <w:b/>
            <w:bCs/>
            <w:color w:val="000000"/>
            <w:sz w:val="32"/>
            <w:szCs w:val="32"/>
          </w:rPr>
          <w:delText>6</w:delText>
        </w:r>
      </w:del>
      <w:bookmarkStart w:id="24" w:name="_Toc2909"/>
      <w:bookmarkStart w:id="25" w:name="_Toc25394"/>
      <w:bookmarkStart w:id="26" w:name="_Toc14775"/>
      <w:bookmarkStart w:id="27" w:name="_Toc32315"/>
      <w:bookmarkStart w:id="28" w:name="_Toc18045"/>
      <w:bookmarkStart w:id="29" w:name="_Toc12143"/>
      <w:bookmarkStart w:id="30" w:name="_Toc509"/>
    </w:p>
    <w:p>
      <w:pPr>
        <w:pStyle w:val="31"/>
        <w:jc w:val="center"/>
        <w:rPr>
          <w:b/>
          <w:bCs/>
          <w:color w:val="000000"/>
          <w:sz w:val="52"/>
          <w:szCs w:val="52"/>
          <w:lang w:val="zh-CN"/>
        </w:rPr>
      </w:pPr>
      <w:r>
        <w:rPr>
          <w:b/>
          <w:bCs/>
          <w:color w:val="000000"/>
          <w:sz w:val="52"/>
          <w:szCs w:val="52"/>
          <w:lang w:val="zh-CN"/>
        </w:rPr>
        <w:t>目</w:t>
      </w:r>
      <w:r>
        <w:rPr>
          <w:rFonts w:hint="eastAsia"/>
          <w:b/>
          <w:bCs/>
          <w:color w:val="000000"/>
          <w:sz w:val="52"/>
          <w:szCs w:val="52"/>
        </w:rPr>
        <w:t xml:space="preserve">  </w:t>
      </w:r>
      <w:r>
        <w:rPr>
          <w:b/>
          <w:bCs/>
          <w:color w:val="000000"/>
          <w:sz w:val="52"/>
          <w:szCs w:val="52"/>
          <w:lang w:val="zh-CN"/>
        </w:rPr>
        <w:t>录</w:t>
      </w:r>
      <w:bookmarkEnd w:id="24"/>
      <w:bookmarkEnd w:id="25"/>
      <w:bookmarkEnd w:id="26"/>
      <w:bookmarkEnd w:id="27"/>
      <w:bookmarkEnd w:id="28"/>
      <w:bookmarkEnd w:id="29"/>
      <w:bookmarkEnd w:id="30"/>
    </w:p>
    <w:p>
      <w:pPr>
        <w:rPr>
          <w:b/>
          <w:bCs/>
        </w:rPr>
      </w:pPr>
      <w:bookmarkStart w:id="928" w:name="_GoBack"/>
    </w:p>
    <w:p>
      <w:pPr>
        <w:pStyle w:val="11"/>
        <w:tabs>
          <w:tab w:val="right" w:leader="dot" w:pos="8306"/>
        </w:tabs>
        <w:rPr>
          <w:del w:id="18" w:author="user" w:date="2017-10-08T23:05:12Z"/>
        </w:rPr>
      </w:pPr>
      <w:r>
        <w:rPr>
          <w:b/>
          <w:bCs/>
          <w:color w:val="000000"/>
        </w:rPr>
        <w:fldChar w:fldCharType="begin"/>
      </w:r>
      <w:r>
        <w:rPr>
          <w:b/>
          <w:bCs/>
          <w:color w:val="000000"/>
        </w:rPr>
        <w:instrText xml:space="preserve"> TOC \o "1-3" \h \z \u </w:instrText>
      </w:r>
      <w:r>
        <w:rPr>
          <w:b/>
          <w:bCs/>
          <w:color w:val="000000"/>
        </w:rPr>
        <w:fldChar w:fldCharType="separate"/>
      </w:r>
      <w:del w:id="19" w:author="user" w:date="2017-10-08T23:05:12Z">
        <w:r>
          <w:rPr>
            <w:bCs/>
            <w:color w:val="000000"/>
            <w:lang w:val="zh-CN"/>
          </w:rPr>
          <w:fldChar w:fldCharType="begin"/>
        </w:r>
      </w:del>
      <w:del w:id="20" w:author="user" w:date="2017-10-08T23:05:12Z">
        <w:r>
          <w:rPr>
            <w:bCs/>
            <w:lang w:val="zh-CN"/>
          </w:rPr>
          <w:delInstrText xml:space="preserve"> HYPERLINK \l _Toc27208 </w:delInstrText>
        </w:r>
      </w:del>
      <w:del w:id="21" w:author="user" w:date="2017-10-08T23:05:12Z">
        <w:r>
          <w:rPr>
            <w:bCs/>
            <w:lang w:val="zh-CN"/>
          </w:rPr>
          <w:fldChar w:fldCharType="separate"/>
        </w:r>
      </w:del>
      <w:del w:id="22" w:author="user" w:date="2017-10-08T23:05:12Z">
        <w:r>
          <w:rPr>
            <w:rFonts w:hint="eastAsia"/>
          </w:rPr>
          <w:delText>第一部分 开篇——价值物联网概念</w:delText>
        </w:r>
      </w:del>
      <w:del w:id="23" w:author="user" w:date="2017-10-08T23:05:12Z">
        <w:r>
          <w:rPr/>
          <w:tab/>
        </w:r>
      </w:del>
      <w:del w:id="24" w:author="user" w:date="2017-10-08T23:05:12Z">
        <w:r>
          <w:rPr/>
          <w:fldChar w:fldCharType="begin"/>
        </w:r>
      </w:del>
      <w:del w:id="25" w:author="user" w:date="2017-10-08T23:05:12Z">
        <w:r>
          <w:rPr/>
          <w:delInstrText xml:space="preserve"> PAGEREF _Toc27208 </w:delInstrText>
        </w:r>
      </w:del>
      <w:del w:id="26" w:author="user" w:date="2017-10-08T23:05:12Z">
        <w:r>
          <w:rPr/>
          <w:fldChar w:fldCharType="separate"/>
        </w:r>
      </w:del>
      <w:del w:id="27" w:author="user" w:date="2017-10-08T23:05:12Z">
        <w:r>
          <w:rPr/>
          <w:delText>1</w:delText>
        </w:r>
      </w:del>
      <w:del w:id="28" w:author="user" w:date="2017-10-08T23:05:12Z">
        <w:r>
          <w:rPr/>
          <w:fldChar w:fldCharType="end"/>
        </w:r>
      </w:del>
      <w:del w:id="29" w:author="user" w:date="2017-10-08T23:05:12Z">
        <w:r>
          <w:rPr>
            <w:bCs/>
            <w:color w:val="000000"/>
            <w:lang w:val="zh-CN"/>
          </w:rPr>
          <w:fldChar w:fldCharType="end"/>
        </w:r>
      </w:del>
    </w:p>
    <w:p>
      <w:pPr>
        <w:pStyle w:val="12"/>
        <w:tabs>
          <w:tab w:val="right" w:leader="dot" w:pos="8306"/>
        </w:tabs>
        <w:rPr>
          <w:del w:id="30" w:author="user" w:date="2017-10-08T23:05:12Z"/>
        </w:rPr>
      </w:pPr>
      <w:del w:id="31" w:author="user" w:date="2017-10-08T23:05:12Z">
        <w:r>
          <w:rPr>
            <w:bCs/>
            <w:color w:val="000000"/>
            <w:lang w:val="zh-CN"/>
          </w:rPr>
          <w:fldChar w:fldCharType="begin"/>
        </w:r>
      </w:del>
      <w:del w:id="32" w:author="user" w:date="2017-10-08T23:05:12Z">
        <w:r>
          <w:rPr>
            <w:bCs/>
            <w:lang w:val="zh-CN"/>
          </w:rPr>
          <w:delInstrText xml:space="preserve"> HYPERLINK \l _Toc4367 </w:delInstrText>
        </w:r>
      </w:del>
      <w:del w:id="33" w:author="user" w:date="2017-10-08T23:05:12Z">
        <w:r>
          <w:rPr>
            <w:bCs/>
            <w:lang w:val="zh-CN"/>
          </w:rPr>
          <w:fldChar w:fldCharType="separate"/>
        </w:r>
      </w:del>
      <w:del w:id="34" w:author="user" w:date="2017-10-08T23:05:12Z">
        <w:r>
          <w:rPr>
            <w:rFonts w:hint="eastAsia"/>
          </w:rPr>
          <w:delText>1.1互联网技术革新必然趋势：价值物联网</w:delText>
        </w:r>
      </w:del>
      <w:del w:id="35" w:author="user" w:date="2017-10-08T23:05:12Z">
        <w:r>
          <w:rPr/>
          <w:tab/>
        </w:r>
      </w:del>
      <w:del w:id="36" w:author="user" w:date="2017-10-08T23:05:12Z">
        <w:r>
          <w:rPr/>
          <w:fldChar w:fldCharType="begin"/>
        </w:r>
      </w:del>
      <w:del w:id="37" w:author="user" w:date="2017-10-08T23:05:12Z">
        <w:r>
          <w:rPr/>
          <w:delInstrText xml:space="preserve"> PAGEREF _Toc4367 </w:delInstrText>
        </w:r>
      </w:del>
      <w:del w:id="38" w:author="user" w:date="2017-10-08T23:05:12Z">
        <w:r>
          <w:rPr/>
          <w:fldChar w:fldCharType="separate"/>
        </w:r>
      </w:del>
      <w:del w:id="39" w:author="user" w:date="2017-10-08T23:05:12Z">
        <w:r>
          <w:rPr/>
          <w:delText>1</w:delText>
        </w:r>
      </w:del>
      <w:del w:id="40" w:author="user" w:date="2017-10-08T23:05:12Z">
        <w:r>
          <w:rPr/>
          <w:fldChar w:fldCharType="end"/>
        </w:r>
      </w:del>
      <w:del w:id="41" w:author="user" w:date="2017-10-08T23:05:12Z">
        <w:r>
          <w:rPr>
            <w:bCs/>
            <w:color w:val="000000"/>
            <w:lang w:val="zh-CN"/>
          </w:rPr>
          <w:fldChar w:fldCharType="end"/>
        </w:r>
      </w:del>
    </w:p>
    <w:p>
      <w:pPr>
        <w:pStyle w:val="12"/>
        <w:tabs>
          <w:tab w:val="right" w:leader="dot" w:pos="8306"/>
        </w:tabs>
        <w:rPr>
          <w:del w:id="42" w:author="user" w:date="2017-10-08T23:05:12Z"/>
        </w:rPr>
      </w:pPr>
      <w:del w:id="43" w:author="user" w:date="2017-10-08T23:05:12Z">
        <w:r>
          <w:rPr>
            <w:bCs/>
            <w:color w:val="000000"/>
            <w:lang w:val="zh-CN"/>
          </w:rPr>
          <w:fldChar w:fldCharType="begin"/>
        </w:r>
      </w:del>
      <w:del w:id="44" w:author="user" w:date="2017-10-08T23:05:12Z">
        <w:r>
          <w:rPr>
            <w:bCs/>
            <w:lang w:val="zh-CN"/>
          </w:rPr>
          <w:delInstrText xml:space="preserve"> HYPERLINK \l _Toc27828 </w:delInstrText>
        </w:r>
      </w:del>
      <w:del w:id="45" w:author="user" w:date="2017-10-08T23:05:12Z">
        <w:r>
          <w:rPr>
            <w:bCs/>
            <w:lang w:val="zh-CN"/>
          </w:rPr>
          <w:fldChar w:fldCharType="separate"/>
        </w:r>
      </w:del>
      <w:del w:id="46" w:author="user" w:date="2017-10-08T23:05:12Z">
        <w:r>
          <w:rPr>
            <w:rFonts w:hint="eastAsia"/>
          </w:rPr>
          <w:delText>1.2区块链技术发展趋势：应用领域急速扩张</w:delText>
        </w:r>
      </w:del>
      <w:del w:id="47" w:author="user" w:date="2017-10-08T23:05:12Z">
        <w:r>
          <w:rPr/>
          <w:tab/>
        </w:r>
      </w:del>
      <w:del w:id="48" w:author="user" w:date="2017-10-08T23:05:12Z">
        <w:r>
          <w:rPr/>
          <w:fldChar w:fldCharType="begin"/>
        </w:r>
      </w:del>
      <w:del w:id="49" w:author="user" w:date="2017-10-08T23:05:12Z">
        <w:r>
          <w:rPr/>
          <w:delInstrText xml:space="preserve"> PAGEREF _Toc27828 </w:delInstrText>
        </w:r>
      </w:del>
      <w:del w:id="50" w:author="user" w:date="2017-10-08T23:05:12Z">
        <w:r>
          <w:rPr/>
          <w:fldChar w:fldCharType="separate"/>
        </w:r>
      </w:del>
      <w:del w:id="51" w:author="user" w:date="2017-10-08T23:05:12Z">
        <w:r>
          <w:rPr/>
          <w:delText>2</w:delText>
        </w:r>
      </w:del>
      <w:del w:id="52" w:author="user" w:date="2017-10-08T23:05:12Z">
        <w:r>
          <w:rPr/>
          <w:fldChar w:fldCharType="end"/>
        </w:r>
      </w:del>
      <w:del w:id="53" w:author="user" w:date="2017-10-08T23:05:12Z">
        <w:r>
          <w:rPr>
            <w:bCs/>
            <w:color w:val="000000"/>
            <w:lang w:val="zh-CN"/>
          </w:rPr>
          <w:fldChar w:fldCharType="end"/>
        </w:r>
      </w:del>
    </w:p>
    <w:p>
      <w:pPr>
        <w:pStyle w:val="12"/>
        <w:tabs>
          <w:tab w:val="right" w:leader="dot" w:pos="8306"/>
        </w:tabs>
        <w:rPr>
          <w:del w:id="54" w:author="user" w:date="2017-10-08T23:05:12Z"/>
        </w:rPr>
      </w:pPr>
      <w:del w:id="55" w:author="user" w:date="2017-10-08T23:05:12Z">
        <w:r>
          <w:rPr>
            <w:bCs/>
            <w:color w:val="000000"/>
            <w:lang w:val="zh-CN"/>
          </w:rPr>
          <w:fldChar w:fldCharType="begin"/>
        </w:r>
      </w:del>
      <w:del w:id="56" w:author="user" w:date="2017-10-08T23:05:12Z">
        <w:r>
          <w:rPr>
            <w:bCs/>
            <w:lang w:val="zh-CN"/>
          </w:rPr>
          <w:delInstrText xml:space="preserve"> HYPERLINK \l _Toc20938 </w:delInstrText>
        </w:r>
      </w:del>
      <w:del w:id="57" w:author="user" w:date="2017-10-08T23:05:12Z">
        <w:r>
          <w:rPr>
            <w:bCs/>
            <w:lang w:val="zh-CN"/>
          </w:rPr>
          <w:fldChar w:fldCharType="separate"/>
        </w:r>
      </w:del>
      <w:del w:id="58" w:author="user" w:date="2017-10-08T23:05:12Z">
        <w:r>
          <w:rPr>
            <w:rFonts w:hint="eastAsia"/>
          </w:rPr>
          <w:delText>1.3技术准备已经完成，开创价值物联网时代</w:delText>
        </w:r>
      </w:del>
      <w:del w:id="59" w:author="user" w:date="2017-10-08T23:05:12Z">
        <w:r>
          <w:rPr/>
          <w:tab/>
        </w:r>
      </w:del>
      <w:del w:id="60" w:author="user" w:date="2017-10-08T23:05:12Z">
        <w:r>
          <w:rPr/>
          <w:fldChar w:fldCharType="begin"/>
        </w:r>
      </w:del>
      <w:del w:id="61" w:author="user" w:date="2017-10-08T23:05:12Z">
        <w:r>
          <w:rPr/>
          <w:delInstrText xml:space="preserve"> PAGEREF _Toc20938 </w:delInstrText>
        </w:r>
      </w:del>
      <w:del w:id="62" w:author="user" w:date="2017-10-08T23:05:12Z">
        <w:r>
          <w:rPr/>
          <w:fldChar w:fldCharType="separate"/>
        </w:r>
      </w:del>
      <w:del w:id="63" w:author="user" w:date="2017-10-08T23:05:12Z">
        <w:r>
          <w:rPr/>
          <w:delText>4</w:delText>
        </w:r>
      </w:del>
      <w:del w:id="64" w:author="user" w:date="2017-10-08T23:05:12Z">
        <w:r>
          <w:rPr/>
          <w:fldChar w:fldCharType="end"/>
        </w:r>
      </w:del>
      <w:del w:id="65" w:author="user" w:date="2017-10-08T23:05:12Z">
        <w:r>
          <w:rPr>
            <w:bCs/>
            <w:color w:val="000000"/>
            <w:lang w:val="zh-CN"/>
          </w:rPr>
          <w:fldChar w:fldCharType="end"/>
        </w:r>
      </w:del>
    </w:p>
    <w:p>
      <w:pPr>
        <w:pStyle w:val="11"/>
        <w:tabs>
          <w:tab w:val="right" w:leader="dot" w:pos="8306"/>
        </w:tabs>
        <w:rPr>
          <w:del w:id="66" w:author="user" w:date="2017-10-08T23:05:12Z"/>
        </w:rPr>
      </w:pPr>
      <w:del w:id="67" w:author="user" w:date="2017-10-08T23:05:12Z">
        <w:r>
          <w:rPr>
            <w:bCs/>
            <w:color w:val="000000"/>
            <w:lang w:val="zh-CN"/>
          </w:rPr>
          <w:fldChar w:fldCharType="begin"/>
        </w:r>
      </w:del>
      <w:del w:id="68" w:author="user" w:date="2017-10-08T23:05:12Z">
        <w:r>
          <w:rPr>
            <w:bCs/>
            <w:lang w:val="zh-CN"/>
          </w:rPr>
          <w:delInstrText xml:space="preserve"> HYPERLINK \l _Toc17067 </w:delInstrText>
        </w:r>
      </w:del>
      <w:del w:id="69" w:author="user" w:date="2017-10-08T23:05:12Z">
        <w:r>
          <w:rPr>
            <w:bCs/>
            <w:lang w:val="zh-CN"/>
          </w:rPr>
          <w:fldChar w:fldCharType="separate"/>
        </w:r>
      </w:del>
      <w:del w:id="70" w:author="user" w:date="2017-10-08T23:05:12Z">
        <w:r>
          <w:rPr>
            <w:rFonts w:hint="eastAsia"/>
          </w:rPr>
          <w:delText>第二部分 征程——价值物联网的实现</w:delText>
        </w:r>
      </w:del>
      <w:del w:id="71" w:author="user" w:date="2017-10-08T23:05:12Z">
        <w:r>
          <w:rPr/>
          <w:tab/>
        </w:r>
      </w:del>
      <w:del w:id="72" w:author="user" w:date="2017-10-08T23:05:12Z">
        <w:r>
          <w:rPr/>
          <w:fldChar w:fldCharType="begin"/>
        </w:r>
      </w:del>
      <w:del w:id="73" w:author="user" w:date="2017-10-08T23:05:12Z">
        <w:r>
          <w:rPr/>
          <w:delInstrText xml:space="preserve"> PAGEREF _Toc17067 </w:delInstrText>
        </w:r>
      </w:del>
      <w:del w:id="74" w:author="user" w:date="2017-10-08T23:05:12Z">
        <w:r>
          <w:rPr/>
          <w:fldChar w:fldCharType="separate"/>
        </w:r>
      </w:del>
      <w:del w:id="75" w:author="user" w:date="2017-10-08T23:05:12Z">
        <w:r>
          <w:rPr/>
          <w:delText>5</w:delText>
        </w:r>
      </w:del>
      <w:del w:id="76" w:author="user" w:date="2017-10-08T23:05:12Z">
        <w:r>
          <w:rPr/>
          <w:fldChar w:fldCharType="end"/>
        </w:r>
      </w:del>
      <w:del w:id="77" w:author="user" w:date="2017-10-08T23:05:12Z">
        <w:r>
          <w:rPr>
            <w:bCs/>
            <w:color w:val="000000"/>
            <w:lang w:val="zh-CN"/>
          </w:rPr>
          <w:fldChar w:fldCharType="end"/>
        </w:r>
      </w:del>
    </w:p>
    <w:p>
      <w:pPr>
        <w:pStyle w:val="12"/>
        <w:tabs>
          <w:tab w:val="right" w:leader="dot" w:pos="8306"/>
        </w:tabs>
        <w:rPr>
          <w:del w:id="78" w:author="user" w:date="2017-10-08T23:05:12Z"/>
        </w:rPr>
      </w:pPr>
      <w:del w:id="79" w:author="user" w:date="2017-10-08T23:05:12Z">
        <w:r>
          <w:rPr>
            <w:bCs/>
            <w:color w:val="000000"/>
            <w:lang w:val="zh-CN"/>
          </w:rPr>
          <w:fldChar w:fldCharType="begin"/>
        </w:r>
      </w:del>
      <w:del w:id="80" w:author="user" w:date="2017-10-08T23:05:12Z">
        <w:r>
          <w:rPr>
            <w:bCs/>
            <w:lang w:val="zh-CN"/>
          </w:rPr>
          <w:delInstrText xml:space="preserve"> HYPERLINK \l _Toc14095 </w:delInstrText>
        </w:r>
      </w:del>
      <w:del w:id="81" w:author="user" w:date="2017-10-08T23:05:12Z">
        <w:r>
          <w:rPr>
            <w:bCs/>
            <w:lang w:val="zh-CN"/>
          </w:rPr>
          <w:fldChar w:fldCharType="separate"/>
        </w:r>
      </w:del>
      <w:del w:id="82" w:author="user" w:date="2017-10-08T23:05:12Z">
        <w:r>
          <w:rPr>
            <w:rFonts w:hint="eastAsia"/>
          </w:rPr>
          <w:delText>2.1 总体描述</w:delText>
        </w:r>
      </w:del>
      <w:del w:id="83" w:author="user" w:date="2017-10-08T23:05:12Z">
        <w:r>
          <w:rPr/>
          <w:tab/>
        </w:r>
      </w:del>
      <w:del w:id="84" w:author="user" w:date="2017-10-08T23:05:12Z">
        <w:r>
          <w:rPr/>
          <w:fldChar w:fldCharType="begin"/>
        </w:r>
      </w:del>
      <w:del w:id="85" w:author="user" w:date="2017-10-08T23:05:12Z">
        <w:r>
          <w:rPr/>
          <w:delInstrText xml:space="preserve"> PAGEREF _Toc14095 </w:delInstrText>
        </w:r>
      </w:del>
      <w:del w:id="86" w:author="user" w:date="2017-10-08T23:05:12Z">
        <w:r>
          <w:rPr/>
          <w:fldChar w:fldCharType="separate"/>
        </w:r>
      </w:del>
      <w:del w:id="87" w:author="user" w:date="2017-10-08T23:05:12Z">
        <w:r>
          <w:rPr/>
          <w:delText>5</w:delText>
        </w:r>
      </w:del>
      <w:del w:id="88" w:author="user" w:date="2017-10-08T23:05:12Z">
        <w:r>
          <w:rPr/>
          <w:fldChar w:fldCharType="end"/>
        </w:r>
      </w:del>
      <w:del w:id="89" w:author="user" w:date="2017-10-08T23:05:12Z">
        <w:r>
          <w:rPr>
            <w:bCs/>
            <w:color w:val="000000"/>
            <w:lang w:val="zh-CN"/>
          </w:rPr>
          <w:fldChar w:fldCharType="end"/>
        </w:r>
      </w:del>
    </w:p>
    <w:p>
      <w:pPr>
        <w:pStyle w:val="12"/>
        <w:tabs>
          <w:tab w:val="right" w:leader="dot" w:pos="8306"/>
        </w:tabs>
        <w:rPr>
          <w:del w:id="90" w:author="user" w:date="2017-10-08T23:05:12Z"/>
        </w:rPr>
      </w:pPr>
      <w:del w:id="91" w:author="user" w:date="2017-10-08T23:05:12Z">
        <w:r>
          <w:rPr>
            <w:bCs/>
            <w:color w:val="000000"/>
            <w:lang w:val="zh-CN"/>
          </w:rPr>
          <w:fldChar w:fldCharType="begin"/>
        </w:r>
      </w:del>
      <w:del w:id="92" w:author="user" w:date="2017-10-08T23:05:12Z">
        <w:r>
          <w:rPr>
            <w:bCs/>
            <w:lang w:val="zh-CN"/>
          </w:rPr>
          <w:delInstrText xml:space="preserve"> HYPERLINK \l _Toc20094 </w:delInstrText>
        </w:r>
      </w:del>
      <w:del w:id="93" w:author="user" w:date="2017-10-08T23:05:12Z">
        <w:r>
          <w:rPr>
            <w:bCs/>
            <w:lang w:val="zh-CN"/>
          </w:rPr>
          <w:fldChar w:fldCharType="separate"/>
        </w:r>
      </w:del>
      <w:del w:id="94" w:author="user" w:date="2017-10-08T23:05:12Z">
        <w:r>
          <w:rPr>
            <w:rFonts w:hint="eastAsia"/>
          </w:rPr>
          <w:delText>2.2 价值物联网的硬件</w:delText>
        </w:r>
      </w:del>
      <w:del w:id="95" w:author="user" w:date="2017-10-08T23:05:12Z">
        <w:r>
          <w:rPr/>
          <w:tab/>
        </w:r>
      </w:del>
      <w:del w:id="96" w:author="user" w:date="2017-10-08T23:05:12Z">
        <w:r>
          <w:rPr/>
          <w:fldChar w:fldCharType="begin"/>
        </w:r>
      </w:del>
      <w:del w:id="97" w:author="user" w:date="2017-10-08T23:05:12Z">
        <w:r>
          <w:rPr/>
          <w:delInstrText xml:space="preserve"> PAGEREF _Toc20094 </w:delInstrText>
        </w:r>
      </w:del>
      <w:del w:id="98" w:author="user" w:date="2017-10-08T23:05:12Z">
        <w:r>
          <w:rPr/>
          <w:fldChar w:fldCharType="separate"/>
        </w:r>
      </w:del>
      <w:del w:id="99" w:author="user" w:date="2017-10-08T23:05:12Z">
        <w:r>
          <w:rPr/>
          <w:delText>5</w:delText>
        </w:r>
      </w:del>
      <w:del w:id="100" w:author="user" w:date="2017-10-08T23:05:12Z">
        <w:r>
          <w:rPr/>
          <w:fldChar w:fldCharType="end"/>
        </w:r>
      </w:del>
      <w:del w:id="101" w:author="user" w:date="2017-10-08T23:05:12Z">
        <w:r>
          <w:rPr>
            <w:bCs/>
            <w:color w:val="000000"/>
            <w:lang w:val="zh-CN"/>
          </w:rPr>
          <w:fldChar w:fldCharType="end"/>
        </w:r>
      </w:del>
    </w:p>
    <w:p>
      <w:pPr>
        <w:pStyle w:val="12"/>
        <w:tabs>
          <w:tab w:val="right" w:leader="dot" w:pos="8306"/>
        </w:tabs>
        <w:rPr>
          <w:del w:id="102" w:author="user" w:date="2017-10-08T23:05:12Z"/>
        </w:rPr>
      </w:pPr>
      <w:del w:id="103" w:author="user" w:date="2017-10-08T23:05:12Z">
        <w:r>
          <w:rPr>
            <w:bCs/>
            <w:color w:val="000000"/>
            <w:lang w:val="zh-CN"/>
          </w:rPr>
          <w:fldChar w:fldCharType="begin"/>
        </w:r>
      </w:del>
      <w:del w:id="104" w:author="user" w:date="2017-10-08T23:05:12Z">
        <w:r>
          <w:rPr>
            <w:bCs/>
            <w:lang w:val="zh-CN"/>
          </w:rPr>
          <w:delInstrText xml:space="preserve"> HYPERLINK \l _Toc3404 </w:delInstrText>
        </w:r>
      </w:del>
      <w:del w:id="105" w:author="user" w:date="2017-10-08T23:05:12Z">
        <w:r>
          <w:rPr>
            <w:bCs/>
            <w:lang w:val="zh-CN"/>
          </w:rPr>
          <w:fldChar w:fldCharType="separate"/>
        </w:r>
      </w:del>
      <w:del w:id="106" w:author="user" w:date="2017-10-08T23:05:12Z">
        <w:r>
          <w:rPr>
            <w:rFonts w:hint="eastAsia"/>
          </w:rPr>
          <w:delText>2.2.1 什么是RFID</w:delText>
        </w:r>
      </w:del>
      <w:del w:id="107" w:author="user" w:date="2017-10-08T23:05:12Z">
        <w:r>
          <w:rPr/>
          <w:tab/>
        </w:r>
      </w:del>
      <w:del w:id="108" w:author="user" w:date="2017-10-08T23:05:12Z">
        <w:r>
          <w:rPr/>
          <w:fldChar w:fldCharType="begin"/>
        </w:r>
      </w:del>
      <w:del w:id="109" w:author="user" w:date="2017-10-08T23:05:12Z">
        <w:r>
          <w:rPr/>
          <w:delInstrText xml:space="preserve"> PAGEREF _Toc3404 </w:delInstrText>
        </w:r>
      </w:del>
      <w:del w:id="110" w:author="user" w:date="2017-10-08T23:05:12Z">
        <w:r>
          <w:rPr/>
          <w:fldChar w:fldCharType="separate"/>
        </w:r>
      </w:del>
      <w:del w:id="111" w:author="user" w:date="2017-10-08T23:05:12Z">
        <w:r>
          <w:rPr/>
          <w:delText>5</w:delText>
        </w:r>
      </w:del>
      <w:del w:id="112" w:author="user" w:date="2017-10-08T23:05:12Z">
        <w:r>
          <w:rPr/>
          <w:fldChar w:fldCharType="end"/>
        </w:r>
      </w:del>
      <w:del w:id="113" w:author="user" w:date="2017-10-08T23:05:12Z">
        <w:r>
          <w:rPr>
            <w:bCs/>
            <w:color w:val="000000"/>
            <w:lang w:val="zh-CN"/>
          </w:rPr>
          <w:fldChar w:fldCharType="end"/>
        </w:r>
      </w:del>
    </w:p>
    <w:p>
      <w:pPr>
        <w:pStyle w:val="12"/>
        <w:tabs>
          <w:tab w:val="right" w:leader="dot" w:pos="8306"/>
        </w:tabs>
        <w:rPr>
          <w:del w:id="114" w:author="user" w:date="2017-10-08T23:05:12Z"/>
        </w:rPr>
      </w:pPr>
      <w:del w:id="115" w:author="user" w:date="2017-10-08T23:05:12Z">
        <w:r>
          <w:rPr>
            <w:bCs/>
            <w:color w:val="000000"/>
            <w:lang w:val="zh-CN"/>
          </w:rPr>
          <w:fldChar w:fldCharType="begin"/>
        </w:r>
      </w:del>
      <w:del w:id="116" w:author="user" w:date="2017-10-08T23:05:12Z">
        <w:r>
          <w:rPr>
            <w:bCs/>
            <w:lang w:val="zh-CN"/>
          </w:rPr>
          <w:delInstrText xml:space="preserve"> HYPERLINK \l _Toc22720 </w:delInstrText>
        </w:r>
      </w:del>
      <w:del w:id="117" w:author="user" w:date="2017-10-08T23:05:12Z">
        <w:r>
          <w:rPr>
            <w:bCs/>
            <w:lang w:val="zh-CN"/>
          </w:rPr>
          <w:fldChar w:fldCharType="separate"/>
        </w:r>
      </w:del>
      <w:del w:id="118" w:author="user" w:date="2017-10-08T23:05:12Z">
        <w:r>
          <w:rPr>
            <w:rFonts w:hint="eastAsia"/>
          </w:rPr>
          <w:delText>2</w:delText>
        </w:r>
      </w:del>
      <w:del w:id="119" w:author="user" w:date="2017-10-08T23:05:12Z">
        <w:r>
          <w:rPr/>
          <w:delText>.</w:delText>
        </w:r>
      </w:del>
      <w:del w:id="120" w:author="user" w:date="2017-10-08T23:05:12Z">
        <w:r>
          <w:rPr>
            <w:rFonts w:hint="eastAsia"/>
          </w:rPr>
          <w:delText>2.2 RFID标签</w:delText>
        </w:r>
      </w:del>
      <w:del w:id="121" w:author="user" w:date="2017-10-08T23:05:12Z">
        <w:r>
          <w:rPr/>
          <w:tab/>
        </w:r>
      </w:del>
      <w:del w:id="122" w:author="user" w:date="2017-10-08T23:05:12Z">
        <w:r>
          <w:rPr/>
          <w:fldChar w:fldCharType="begin"/>
        </w:r>
      </w:del>
      <w:del w:id="123" w:author="user" w:date="2017-10-08T23:05:12Z">
        <w:r>
          <w:rPr/>
          <w:delInstrText xml:space="preserve"> PAGEREF _Toc22720 </w:delInstrText>
        </w:r>
      </w:del>
      <w:del w:id="124" w:author="user" w:date="2017-10-08T23:05:12Z">
        <w:r>
          <w:rPr/>
          <w:fldChar w:fldCharType="separate"/>
        </w:r>
      </w:del>
      <w:del w:id="125" w:author="user" w:date="2017-10-08T23:05:12Z">
        <w:r>
          <w:rPr/>
          <w:delText>6</w:delText>
        </w:r>
      </w:del>
      <w:del w:id="126" w:author="user" w:date="2017-10-08T23:05:12Z">
        <w:r>
          <w:rPr/>
          <w:fldChar w:fldCharType="end"/>
        </w:r>
      </w:del>
      <w:del w:id="127" w:author="user" w:date="2017-10-08T23:05:12Z">
        <w:r>
          <w:rPr>
            <w:bCs/>
            <w:color w:val="000000"/>
            <w:lang w:val="zh-CN"/>
          </w:rPr>
          <w:fldChar w:fldCharType="end"/>
        </w:r>
      </w:del>
    </w:p>
    <w:p>
      <w:pPr>
        <w:pStyle w:val="12"/>
        <w:tabs>
          <w:tab w:val="right" w:leader="dot" w:pos="8306"/>
        </w:tabs>
        <w:rPr>
          <w:del w:id="128" w:author="user" w:date="2017-10-08T23:05:12Z"/>
        </w:rPr>
      </w:pPr>
      <w:del w:id="129" w:author="user" w:date="2017-10-08T23:05:12Z">
        <w:r>
          <w:rPr>
            <w:bCs/>
            <w:color w:val="000000"/>
            <w:lang w:val="zh-CN"/>
          </w:rPr>
          <w:fldChar w:fldCharType="begin"/>
        </w:r>
      </w:del>
      <w:del w:id="130" w:author="user" w:date="2017-10-08T23:05:12Z">
        <w:r>
          <w:rPr>
            <w:bCs/>
            <w:lang w:val="zh-CN"/>
          </w:rPr>
          <w:delInstrText xml:space="preserve"> HYPERLINK \l _Toc22847 </w:delInstrText>
        </w:r>
      </w:del>
      <w:del w:id="131" w:author="user" w:date="2017-10-08T23:05:12Z">
        <w:r>
          <w:rPr>
            <w:bCs/>
            <w:lang w:val="zh-CN"/>
          </w:rPr>
          <w:fldChar w:fldCharType="separate"/>
        </w:r>
      </w:del>
      <w:del w:id="132" w:author="user" w:date="2017-10-08T23:05:12Z">
        <w:r>
          <w:rPr>
            <w:rFonts w:hint="eastAsia"/>
          </w:rPr>
          <w:delText>2</w:delText>
        </w:r>
      </w:del>
      <w:del w:id="133" w:author="user" w:date="2017-10-08T23:05:12Z">
        <w:r>
          <w:rPr/>
          <w:delText>.2</w:delText>
        </w:r>
      </w:del>
      <w:del w:id="134" w:author="user" w:date="2017-10-08T23:05:12Z">
        <w:r>
          <w:rPr>
            <w:rFonts w:hint="eastAsia"/>
          </w:rPr>
          <w:delText>.3 超高频射频芯片介绍</w:delText>
        </w:r>
      </w:del>
      <w:del w:id="135" w:author="user" w:date="2017-10-08T23:05:12Z">
        <w:r>
          <w:rPr/>
          <w:tab/>
        </w:r>
      </w:del>
      <w:del w:id="136" w:author="user" w:date="2017-10-08T23:05:12Z">
        <w:r>
          <w:rPr/>
          <w:fldChar w:fldCharType="begin"/>
        </w:r>
      </w:del>
      <w:del w:id="137" w:author="user" w:date="2017-10-08T23:05:12Z">
        <w:r>
          <w:rPr/>
          <w:delInstrText xml:space="preserve"> PAGEREF _Toc22847 </w:delInstrText>
        </w:r>
      </w:del>
      <w:del w:id="138" w:author="user" w:date="2017-10-08T23:05:12Z">
        <w:r>
          <w:rPr/>
          <w:fldChar w:fldCharType="separate"/>
        </w:r>
      </w:del>
      <w:del w:id="139" w:author="user" w:date="2017-10-08T23:05:12Z">
        <w:r>
          <w:rPr/>
          <w:delText>7</w:delText>
        </w:r>
      </w:del>
      <w:del w:id="140" w:author="user" w:date="2017-10-08T23:05:12Z">
        <w:r>
          <w:rPr/>
          <w:fldChar w:fldCharType="end"/>
        </w:r>
      </w:del>
      <w:del w:id="141" w:author="user" w:date="2017-10-08T23:05:12Z">
        <w:r>
          <w:rPr>
            <w:bCs/>
            <w:color w:val="000000"/>
            <w:lang w:val="zh-CN"/>
          </w:rPr>
          <w:fldChar w:fldCharType="end"/>
        </w:r>
      </w:del>
    </w:p>
    <w:p>
      <w:pPr>
        <w:pStyle w:val="12"/>
        <w:tabs>
          <w:tab w:val="right" w:leader="dot" w:pos="8306"/>
        </w:tabs>
        <w:rPr>
          <w:del w:id="142" w:author="user" w:date="2017-10-08T23:05:12Z"/>
        </w:rPr>
      </w:pPr>
      <w:del w:id="143" w:author="user" w:date="2017-10-08T23:05:12Z">
        <w:r>
          <w:rPr>
            <w:bCs/>
            <w:color w:val="000000"/>
            <w:lang w:val="zh-CN"/>
          </w:rPr>
          <w:fldChar w:fldCharType="begin"/>
        </w:r>
      </w:del>
      <w:del w:id="144" w:author="user" w:date="2017-10-08T23:05:12Z">
        <w:r>
          <w:rPr>
            <w:bCs/>
            <w:lang w:val="zh-CN"/>
          </w:rPr>
          <w:delInstrText xml:space="preserve"> HYPERLINK \l _Toc32732 </w:delInstrText>
        </w:r>
      </w:del>
      <w:del w:id="145" w:author="user" w:date="2017-10-08T23:05:12Z">
        <w:r>
          <w:rPr>
            <w:bCs/>
            <w:lang w:val="zh-CN"/>
          </w:rPr>
          <w:fldChar w:fldCharType="separate"/>
        </w:r>
      </w:del>
      <w:del w:id="146" w:author="user" w:date="2017-10-08T23:05:12Z">
        <w:r>
          <w:rPr>
            <w:rFonts w:hint="eastAsia"/>
          </w:rPr>
          <w:delText>2.2</w:delText>
        </w:r>
      </w:del>
      <w:del w:id="147" w:author="user" w:date="2017-10-08T23:05:12Z">
        <w:r>
          <w:rPr/>
          <w:delText>.</w:delText>
        </w:r>
      </w:del>
      <w:del w:id="148" w:author="user" w:date="2017-10-08T23:05:12Z">
        <w:r>
          <w:rPr>
            <w:rFonts w:hint="eastAsia"/>
          </w:rPr>
          <w:delText>4 国际RFID芯片的优劣分析</w:delText>
        </w:r>
      </w:del>
      <w:del w:id="149" w:author="user" w:date="2017-10-08T23:05:12Z">
        <w:r>
          <w:rPr/>
          <w:tab/>
        </w:r>
      </w:del>
      <w:del w:id="150" w:author="user" w:date="2017-10-08T23:05:12Z">
        <w:r>
          <w:rPr/>
          <w:fldChar w:fldCharType="begin"/>
        </w:r>
      </w:del>
      <w:del w:id="151" w:author="user" w:date="2017-10-08T23:05:12Z">
        <w:r>
          <w:rPr/>
          <w:delInstrText xml:space="preserve"> PAGEREF _Toc32732 </w:delInstrText>
        </w:r>
      </w:del>
      <w:del w:id="152" w:author="user" w:date="2017-10-08T23:05:12Z">
        <w:r>
          <w:rPr/>
          <w:fldChar w:fldCharType="separate"/>
        </w:r>
      </w:del>
      <w:del w:id="153" w:author="user" w:date="2017-10-08T23:05:12Z">
        <w:r>
          <w:rPr/>
          <w:delText>8</w:delText>
        </w:r>
      </w:del>
      <w:del w:id="154" w:author="user" w:date="2017-10-08T23:05:12Z">
        <w:r>
          <w:rPr/>
          <w:fldChar w:fldCharType="end"/>
        </w:r>
      </w:del>
      <w:del w:id="155" w:author="user" w:date="2017-10-08T23:05:12Z">
        <w:r>
          <w:rPr>
            <w:bCs/>
            <w:color w:val="000000"/>
            <w:lang w:val="zh-CN"/>
          </w:rPr>
          <w:fldChar w:fldCharType="end"/>
        </w:r>
      </w:del>
    </w:p>
    <w:p>
      <w:pPr>
        <w:pStyle w:val="12"/>
        <w:tabs>
          <w:tab w:val="right" w:leader="dot" w:pos="8306"/>
        </w:tabs>
        <w:rPr>
          <w:del w:id="156" w:author="user" w:date="2017-10-08T23:05:12Z"/>
        </w:rPr>
      </w:pPr>
      <w:del w:id="157" w:author="user" w:date="2017-10-08T23:05:12Z">
        <w:r>
          <w:rPr>
            <w:bCs/>
            <w:color w:val="000000"/>
            <w:lang w:val="zh-CN"/>
          </w:rPr>
          <w:fldChar w:fldCharType="begin"/>
        </w:r>
      </w:del>
      <w:del w:id="158" w:author="user" w:date="2017-10-08T23:05:12Z">
        <w:r>
          <w:rPr>
            <w:bCs/>
            <w:lang w:val="zh-CN"/>
          </w:rPr>
          <w:delInstrText xml:space="preserve"> HYPERLINK \l _Toc24998 </w:delInstrText>
        </w:r>
      </w:del>
      <w:del w:id="159" w:author="user" w:date="2017-10-08T23:05:12Z">
        <w:r>
          <w:rPr>
            <w:bCs/>
            <w:lang w:val="zh-CN"/>
          </w:rPr>
          <w:fldChar w:fldCharType="separate"/>
        </w:r>
      </w:del>
      <w:del w:id="160" w:author="user" w:date="2017-10-08T23:05:12Z">
        <w:r>
          <w:rPr>
            <w:rFonts w:hint="eastAsia"/>
          </w:rPr>
          <w:delText>2.2.5 价值物联网RFID芯片的总体设计方案</w:delText>
        </w:r>
      </w:del>
      <w:del w:id="161" w:author="user" w:date="2017-10-08T23:05:12Z">
        <w:r>
          <w:rPr/>
          <w:tab/>
        </w:r>
      </w:del>
      <w:del w:id="162" w:author="user" w:date="2017-10-08T23:05:12Z">
        <w:r>
          <w:rPr/>
          <w:fldChar w:fldCharType="begin"/>
        </w:r>
      </w:del>
      <w:del w:id="163" w:author="user" w:date="2017-10-08T23:05:12Z">
        <w:r>
          <w:rPr/>
          <w:delInstrText xml:space="preserve"> PAGEREF _Toc24998 </w:delInstrText>
        </w:r>
      </w:del>
      <w:del w:id="164" w:author="user" w:date="2017-10-08T23:05:12Z">
        <w:r>
          <w:rPr/>
          <w:fldChar w:fldCharType="separate"/>
        </w:r>
      </w:del>
      <w:del w:id="165" w:author="user" w:date="2017-10-08T23:05:12Z">
        <w:r>
          <w:rPr/>
          <w:delText>9</w:delText>
        </w:r>
      </w:del>
      <w:del w:id="166" w:author="user" w:date="2017-10-08T23:05:12Z">
        <w:r>
          <w:rPr/>
          <w:fldChar w:fldCharType="end"/>
        </w:r>
      </w:del>
      <w:del w:id="167" w:author="user" w:date="2017-10-08T23:05:12Z">
        <w:r>
          <w:rPr>
            <w:bCs/>
            <w:color w:val="000000"/>
            <w:lang w:val="zh-CN"/>
          </w:rPr>
          <w:fldChar w:fldCharType="end"/>
        </w:r>
      </w:del>
    </w:p>
    <w:p>
      <w:pPr>
        <w:pStyle w:val="12"/>
        <w:tabs>
          <w:tab w:val="right" w:leader="dot" w:pos="8306"/>
        </w:tabs>
        <w:rPr>
          <w:del w:id="168" w:author="user" w:date="2017-10-08T23:05:12Z"/>
        </w:rPr>
      </w:pPr>
      <w:del w:id="169" w:author="user" w:date="2017-10-08T23:05:12Z">
        <w:r>
          <w:rPr>
            <w:bCs/>
            <w:color w:val="000000"/>
            <w:lang w:val="zh-CN"/>
          </w:rPr>
          <w:fldChar w:fldCharType="begin"/>
        </w:r>
      </w:del>
      <w:del w:id="170" w:author="user" w:date="2017-10-08T23:05:12Z">
        <w:r>
          <w:rPr>
            <w:bCs/>
            <w:lang w:val="zh-CN"/>
          </w:rPr>
          <w:delInstrText xml:space="preserve"> HYPERLINK \l _Toc4503 </w:delInstrText>
        </w:r>
      </w:del>
      <w:del w:id="171" w:author="user" w:date="2017-10-08T23:05:12Z">
        <w:r>
          <w:rPr>
            <w:bCs/>
            <w:lang w:val="zh-CN"/>
          </w:rPr>
          <w:fldChar w:fldCharType="separate"/>
        </w:r>
      </w:del>
      <w:del w:id="172" w:author="user" w:date="2017-10-08T23:05:12Z">
        <w:r>
          <w:rPr>
            <w:rFonts w:hint="eastAsia"/>
          </w:rPr>
          <w:delText>2.3 价值物联网的软件</w:delText>
        </w:r>
      </w:del>
      <w:del w:id="173" w:author="user" w:date="2017-10-08T23:05:12Z">
        <w:r>
          <w:rPr/>
          <w:tab/>
        </w:r>
      </w:del>
      <w:del w:id="174" w:author="user" w:date="2017-10-08T23:05:12Z">
        <w:r>
          <w:rPr/>
          <w:fldChar w:fldCharType="begin"/>
        </w:r>
      </w:del>
      <w:del w:id="175" w:author="user" w:date="2017-10-08T23:05:12Z">
        <w:r>
          <w:rPr/>
          <w:delInstrText xml:space="preserve"> PAGEREF _Toc4503 </w:delInstrText>
        </w:r>
      </w:del>
      <w:del w:id="176" w:author="user" w:date="2017-10-08T23:05:12Z">
        <w:r>
          <w:rPr/>
          <w:fldChar w:fldCharType="separate"/>
        </w:r>
      </w:del>
      <w:del w:id="177" w:author="user" w:date="2017-10-08T23:05:12Z">
        <w:r>
          <w:rPr/>
          <w:delText>12</w:delText>
        </w:r>
      </w:del>
      <w:del w:id="178" w:author="user" w:date="2017-10-08T23:05:12Z">
        <w:r>
          <w:rPr/>
          <w:fldChar w:fldCharType="end"/>
        </w:r>
      </w:del>
      <w:del w:id="179" w:author="user" w:date="2017-10-08T23:05:12Z">
        <w:r>
          <w:rPr>
            <w:bCs/>
            <w:color w:val="000000"/>
            <w:lang w:val="zh-CN"/>
          </w:rPr>
          <w:fldChar w:fldCharType="end"/>
        </w:r>
      </w:del>
    </w:p>
    <w:p>
      <w:pPr>
        <w:pStyle w:val="12"/>
        <w:tabs>
          <w:tab w:val="right" w:leader="dot" w:pos="8306"/>
        </w:tabs>
        <w:rPr>
          <w:del w:id="180" w:author="user" w:date="2017-10-08T23:05:12Z"/>
        </w:rPr>
      </w:pPr>
      <w:del w:id="181" w:author="user" w:date="2017-10-08T23:05:12Z">
        <w:r>
          <w:rPr>
            <w:bCs/>
            <w:color w:val="000000"/>
            <w:lang w:val="zh-CN"/>
          </w:rPr>
          <w:fldChar w:fldCharType="begin"/>
        </w:r>
      </w:del>
      <w:del w:id="182" w:author="user" w:date="2017-10-08T23:05:12Z">
        <w:r>
          <w:rPr>
            <w:bCs/>
            <w:lang w:val="zh-CN"/>
          </w:rPr>
          <w:delInstrText xml:space="preserve"> HYPERLINK \l _Toc16194 </w:delInstrText>
        </w:r>
      </w:del>
      <w:del w:id="183" w:author="user" w:date="2017-10-08T23:05:12Z">
        <w:r>
          <w:rPr>
            <w:bCs/>
            <w:lang w:val="zh-CN"/>
          </w:rPr>
          <w:fldChar w:fldCharType="separate"/>
        </w:r>
      </w:del>
      <w:del w:id="184" w:author="user" w:date="2017-10-08T23:05:12Z">
        <w:r>
          <w:rPr>
            <w:rFonts w:hint="eastAsia"/>
          </w:rPr>
          <w:delText>2.3.1 沃尔顿（Walton）的诠释</w:delText>
        </w:r>
      </w:del>
      <w:del w:id="185" w:author="user" w:date="2017-10-08T23:05:12Z">
        <w:r>
          <w:rPr/>
          <w:tab/>
        </w:r>
      </w:del>
      <w:del w:id="186" w:author="user" w:date="2017-10-08T23:05:12Z">
        <w:r>
          <w:rPr/>
          <w:fldChar w:fldCharType="begin"/>
        </w:r>
      </w:del>
      <w:del w:id="187" w:author="user" w:date="2017-10-08T23:05:12Z">
        <w:r>
          <w:rPr/>
          <w:delInstrText xml:space="preserve"> PAGEREF _Toc16194 </w:delInstrText>
        </w:r>
      </w:del>
      <w:del w:id="188" w:author="user" w:date="2017-10-08T23:05:12Z">
        <w:r>
          <w:rPr/>
          <w:fldChar w:fldCharType="separate"/>
        </w:r>
      </w:del>
      <w:del w:id="189" w:author="user" w:date="2017-10-08T23:05:12Z">
        <w:r>
          <w:rPr/>
          <w:delText>12</w:delText>
        </w:r>
      </w:del>
      <w:del w:id="190" w:author="user" w:date="2017-10-08T23:05:12Z">
        <w:r>
          <w:rPr/>
          <w:fldChar w:fldCharType="end"/>
        </w:r>
      </w:del>
      <w:del w:id="191" w:author="user" w:date="2017-10-08T23:05:12Z">
        <w:r>
          <w:rPr>
            <w:bCs/>
            <w:color w:val="000000"/>
            <w:lang w:val="zh-CN"/>
          </w:rPr>
          <w:fldChar w:fldCharType="end"/>
        </w:r>
      </w:del>
    </w:p>
    <w:p>
      <w:pPr>
        <w:pStyle w:val="12"/>
        <w:tabs>
          <w:tab w:val="right" w:leader="dot" w:pos="8306"/>
        </w:tabs>
        <w:rPr>
          <w:del w:id="192" w:author="user" w:date="2017-10-08T23:05:12Z"/>
        </w:rPr>
      </w:pPr>
      <w:del w:id="193" w:author="user" w:date="2017-10-08T23:05:12Z">
        <w:r>
          <w:rPr>
            <w:bCs/>
            <w:color w:val="000000"/>
            <w:lang w:val="zh-CN"/>
          </w:rPr>
          <w:fldChar w:fldCharType="begin"/>
        </w:r>
      </w:del>
      <w:del w:id="194" w:author="user" w:date="2017-10-08T23:05:12Z">
        <w:r>
          <w:rPr>
            <w:bCs/>
            <w:lang w:val="zh-CN"/>
          </w:rPr>
          <w:delInstrText xml:space="preserve"> HYPERLINK \l _Toc1399 </w:delInstrText>
        </w:r>
      </w:del>
      <w:del w:id="195" w:author="user" w:date="2017-10-08T23:05:12Z">
        <w:r>
          <w:rPr>
            <w:bCs/>
            <w:lang w:val="zh-CN"/>
          </w:rPr>
          <w:fldChar w:fldCharType="separate"/>
        </w:r>
      </w:del>
      <w:del w:id="196" w:author="user" w:date="2017-10-08T23:05:12Z">
        <w:r>
          <w:rPr>
            <w:rFonts w:hint="eastAsia"/>
          </w:rPr>
          <w:delText>2.3.</w:delText>
        </w:r>
      </w:del>
      <w:del w:id="197" w:author="user" w:date="2017-10-08T23:05:12Z">
        <w:r>
          <w:rPr/>
          <w:delText>2</w:delText>
        </w:r>
      </w:del>
      <w:del w:id="198" w:author="user" w:date="2017-10-08T23:05:12Z">
        <w:r>
          <w:rPr>
            <w:rFonts w:hint="eastAsia"/>
          </w:rPr>
          <w:delText xml:space="preserve"> 沃尔顿链（Waltonchain）的总体架构</w:delText>
        </w:r>
      </w:del>
      <w:del w:id="199" w:author="user" w:date="2017-10-08T23:05:12Z">
        <w:r>
          <w:rPr/>
          <w:tab/>
        </w:r>
      </w:del>
      <w:del w:id="200" w:author="user" w:date="2017-10-08T23:05:12Z">
        <w:r>
          <w:rPr/>
          <w:fldChar w:fldCharType="begin"/>
        </w:r>
      </w:del>
      <w:del w:id="201" w:author="user" w:date="2017-10-08T23:05:12Z">
        <w:r>
          <w:rPr/>
          <w:delInstrText xml:space="preserve"> PAGEREF _Toc1399 </w:delInstrText>
        </w:r>
      </w:del>
      <w:del w:id="202" w:author="user" w:date="2017-10-08T23:05:12Z">
        <w:r>
          <w:rPr/>
          <w:fldChar w:fldCharType="separate"/>
        </w:r>
      </w:del>
      <w:del w:id="203" w:author="user" w:date="2017-10-08T23:05:12Z">
        <w:r>
          <w:rPr/>
          <w:delText>13</w:delText>
        </w:r>
      </w:del>
      <w:del w:id="204" w:author="user" w:date="2017-10-08T23:05:12Z">
        <w:r>
          <w:rPr/>
          <w:fldChar w:fldCharType="end"/>
        </w:r>
      </w:del>
      <w:del w:id="205" w:author="user" w:date="2017-10-08T23:05:12Z">
        <w:r>
          <w:rPr>
            <w:bCs/>
            <w:color w:val="000000"/>
            <w:lang w:val="zh-CN"/>
          </w:rPr>
          <w:fldChar w:fldCharType="end"/>
        </w:r>
      </w:del>
    </w:p>
    <w:p>
      <w:pPr>
        <w:pStyle w:val="7"/>
        <w:tabs>
          <w:tab w:val="right" w:leader="dot" w:pos="8306"/>
        </w:tabs>
        <w:rPr>
          <w:del w:id="206" w:author="user" w:date="2017-10-08T23:05:12Z"/>
        </w:rPr>
      </w:pPr>
      <w:del w:id="207" w:author="user" w:date="2017-10-08T23:05:12Z">
        <w:r>
          <w:rPr>
            <w:bCs/>
            <w:color w:val="000000"/>
            <w:lang w:val="zh-CN"/>
          </w:rPr>
          <w:fldChar w:fldCharType="begin"/>
        </w:r>
      </w:del>
      <w:del w:id="208" w:author="user" w:date="2017-10-08T23:05:12Z">
        <w:r>
          <w:rPr>
            <w:bCs/>
            <w:lang w:val="zh-CN"/>
          </w:rPr>
          <w:delInstrText xml:space="preserve"> HYPERLINK \l _Toc28201 </w:delInstrText>
        </w:r>
      </w:del>
      <w:del w:id="209" w:author="user" w:date="2017-10-08T23:05:12Z">
        <w:r>
          <w:rPr>
            <w:bCs/>
            <w:lang w:val="zh-CN"/>
          </w:rPr>
          <w:fldChar w:fldCharType="separate"/>
        </w:r>
      </w:del>
      <w:del w:id="210" w:author="user" w:date="2017-10-08T23:05:12Z">
        <w:r>
          <w:rPr>
            <w:rFonts w:ascii="Calibri Light" w:hAnsi="Calibri Light"/>
            <w:szCs w:val="28"/>
          </w:rPr>
          <w:delText>WALTON</w:delText>
        </w:r>
      </w:del>
      <w:del w:id="211" w:author="user" w:date="2017-10-08T23:05:12Z">
        <w:r>
          <w:rPr>
            <w:rFonts w:hint="eastAsia" w:ascii="Calibri Light" w:hAnsi="Calibri Light"/>
            <w:szCs w:val="28"/>
          </w:rPr>
          <w:delText>链底层</w:delText>
        </w:r>
      </w:del>
      <w:del w:id="212" w:author="user" w:date="2017-10-08T23:05:12Z">
        <w:r>
          <w:rPr/>
          <w:tab/>
        </w:r>
      </w:del>
      <w:del w:id="213" w:author="user" w:date="2017-10-08T23:05:12Z">
        <w:r>
          <w:rPr/>
          <w:fldChar w:fldCharType="begin"/>
        </w:r>
      </w:del>
      <w:del w:id="214" w:author="user" w:date="2017-10-08T23:05:12Z">
        <w:r>
          <w:rPr/>
          <w:delInstrText xml:space="preserve"> PAGEREF _Toc28201 </w:delInstrText>
        </w:r>
      </w:del>
      <w:del w:id="215" w:author="user" w:date="2017-10-08T23:05:12Z">
        <w:r>
          <w:rPr/>
          <w:fldChar w:fldCharType="separate"/>
        </w:r>
      </w:del>
      <w:del w:id="216" w:author="user" w:date="2017-10-08T23:05:12Z">
        <w:r>
          <w:rPr/>
          <w:delText>14</w:delText>
        </w:r>
      </w:del>
      <w:del w:id="217" w:author="user" w:date="2017-10-08T23:05:12Z">
        <w:r>
          <w:rPr/>
          <w:fldChar w:fldCharType="end"/>
        </w:r>
      </w:del>
      <w:del w:id="218" w:author="user" w:date="2017-10-08T23:05:12Z">
        <w:r>
          <w:rPr>
            <w:bCs/>
            <w:color w:val="000000"/>
            <w:lang w:val="zh-CN"/>
          </w:rPr>
          <w:fldChar w:fldCharType="end"/>
        </w:r>
      </w:del>
    </w:p>
    <w:p>
      <w:pPr>
        <w:pStyle w:val="7"/>
        <w:tabs>
          <w:tab w:val="right" w:leader="dot" w:pos="8306"/>
        </w:tabs>
        <w:rPr>
          <w:del w:id="219" w:author="user" w:date="2017-10-08T23:05:12Z"/>
        </w:rPr>
      </w:pPr>
      <w:del w:id="220" w:author="user" w:date="2017-10-08T23:05:12Z">
        <w:r>
          <w:rPr>
            <w:bCs/>
            <w:color w:val="000000"/>
            <w:lang w:val="zh-CN"/>
          </w:rPr>
          <w:fldChar w:fldCharType="begin"/>
        </w:r>
      </w:del>
      <w:del w:id="221" w:author="user" w:date="2017-10-08T23:05:12Z">
        <w:r>
          <w:rPr>
            <w:bCs/>
            <w:lang w:val="zh-CN"/>
          </w:rPr>
          <w:delInstrText xml:space="preserve"> HYPERLINK \l _Toc18261 </w:delInstrText>
        </w:r>
      </w:del>
      <w:del w:id="222" w:author="user" w:date="2017-10-08T23:05:12Z">
        <w:r>
          <w:rPr>
            <w:bCs/>
            <w:lang w:val="zh-CN"/>
          </w:rPr>
          <w:fldChar w:fldCharType="separate"/>
        </w:r>
      </w:del>
      <w:del w:id="223" w:author="user" w:date="2017-10-08T23:05:12Z">
        <w:r>
          <w:rPr>
            <w:rFonts w:ascii="Calibri Light" w:hAnsi="Calibri Light"/>
            <w:szCs w:val="28"/>
          </w:rPr>
          <w:delText>WALTON</w:delText>
        </w:r>
      </w:del>
      <w:del w:id="224" w:author="user" w:date="2017-10-08T23:05:12Z">
        <w:r>
          <w:rPr>
            <w:rFonts w:hint="eastAsia" w:ascii="Calibri Light" w:hAnsi="Calibri Light"/>
            <w:szCs w:val="28"/>
          </w:rPr>
          <w:delText>链核心层</w:delText>
        </w:r>
      </w:del>
      <w:del w:id="225" w:author="user" w:date="2017-10-08T23:05:12Z">
        <w:r>
          <w:rPr/>
          <w:tab/>
        </w:r>
      </w:del>
      <w:del w:id="226" w:author="user" w:date="2017-10-08T23:05:12Z">
        <w:r>
          <w:rPr/>
          <w:fldChar w:fldCharType="begin"/>
        </w:r>
      </w:del>
      <w:del w:id="227" w:author="user" w:date="2017-10-08T23:05:12Z">
        <w:r>
          <w:rPr/>
          <w:delInstrText xml:space="preserve"> PAGEREF _Toc18261 </w:delInstrText>
        </w:r>
      </w:del>
      <w:del w:id="228" w:author="user" w:date="2017-10-08T23:05:12Z">
        <w:r>
          <w:rPr/>
          <w:fldChar w:fldCharType="separate"/>
        </w:r>
      </w:del>
      <w:del w:id="229" w:author="user" w:date="2017-10-08T23:05:12Z">
        <w:r>
          <w:rPr/>
          <w:delText>14</w:delText>
        </w:r>
      </w:del>
      <w:del w:id="230" w:author="user" w:date="2017-10-08T23:05:12Z">
        <w:r>
          <w:rPr/>
          <w:fldChar w:fldCharType="end"/>
        </w:r>
      </w:del>
      <w:del w:id="231" w:author="user" w:date="2017-10-08T23:05:12Z">
        <w:r>
          <w:rPr>
            <w:bCs/>
            <w:color w:val="000000"/>
            <w:lang w:val="zh-CN"/>
          </w:rPr>
          <w:fldChar w:fldCharType="end"/>
        </w:r>
      </w:del>
    </w:p>
    <w:p>
      <w:pPr>
        <w:pStyle w:val="7"/>
        <w:tabs>
          <w:tab w:val="right" w:leader="dot" w:pos="8306"/>
        </w:tabs>
        <w:rPr>
          <w:del w:id="232" w:author="user" w:date="2017-10-08T23:05:12Z"/>
        </w:rPr>
      </w:pPr>
      <w:del w:id="233" w:author="user" w:date="2017-10-08T23:05:12Z">
        <w:r>
          <w:rPr>
            <w:bCs/>
            <w:color w:val="000000"/>
            <w:lang w:val="zh-CN"/>
          </w:rPr>
          <w:fldChar w:fldCharType="begin"/>
        </w:r>
      </w:del>
      <w:del w:id="234" w:author="user" w:date="2017-10-08T23:05:12Z">
        <w:r>
          <w:rPr>
            <w:bCs/>
            <w:lang w:val="zh-CN"/>
          </w:rPr>
          <w:delInstrText xml:space="preserve"> HYPERLINK \l _Toc29309 </w:delInstrText>
        </w:r>
      </w:del>
      <w:del w:id="235" w:author="user" w:date="2017-10-08T23:05:12Z">
        <w:r>
          <w:rPr>
            <w:bCs/>
            <w:lang w:val="zh-CN"/>
          </w:rPr>
          <w:fldChar w:fldCharType="separate"/>
        </w:r>
      </w:del>
      <w:del w:id="236" w:author="user" w:date="2017-10-08T23:05:12Z">
        <w:r>
          <w:rPr>
            <w:rFonts w:ascii="Calibri Light" w:hAnsi="Calibri Light"/>
            <w:szCs w:val="28"/>
          </w:rPr>
          <w:delText>WALTON</w:delText>
        </w:r>
      </w:del>
      <w:del w:id="237" w:author="user" w:date="2017-10-08T23:05:12Z">
        <w:r>
          <w:rPr>
            <w:rFonts w:hint="eastAsia" w:ascii="Calibri Light" w:hAnsi="Calibri Light"/>
            <w:szCs w:val="28"/>
          </w:rPr>
          <w:delText>链中间层</w:delText>
        </w:r>
      </w:del>
      <w:del w:id="238" w:author="user" w:date="2017-10-08T23:05:12Z">
        <w:r>
          <w:rPr/>
          <w:tab/>
        </w:r>
      </w:del>
      <w:del w:id="239" w:author="user" w:date="2017-10-08T23:05:12Z">
        <w:r>
          <w:rPr/>
          <w:fldChar w:fldCharType="begin"/>
        </w:r>
      </w:del>
      <w:del w:id="240" w:author="user" w:date="2017-10-08T23:05:12Z">
        <w:r>
          <w:rPr/>
          <w:delInstrText xml:space="preserve"> PAGEREF _Toc29309 </w:delInstrText>
        </w:r>
      </w:del>
      <w:del w:id="241" w:author="user" w:date="2017-10-08T23:05:12Z">
        <w:r>
          <w:rPr/>
          <w:fldChar w:fldCharType="separate"/>
        </w:r>
      </w:del>
      <w:del w:id="242" w:author="user" w:date="2017-10-08T23:05:12Z">
        <w:r>
          <w:rPr/>
          <w:delText>14</w:delText>
        </w:r>
      </w:del>
      <w:del w:id="243" w:author="user" w:date="2017-10-08T23:05:12Z">
        <w:r>
          <w:rPr/>
          <w:fldChar w:fldCharType="end"/>
        </w:r>
      </w:del>
      <w:del w:id="244" w:author="user" w:date="2017-10-08T23:05:12Z">
        <w:r>
          <w:rPr>
            <w:bCs/>
            <w:color w:val="000000"/>
            <w:lang w:val="zh-CN"/>
          </w:rPr>
          <w:fldChar w:fldCharType="end"/>
        </w:r>
      </w:del>
    </w:p>
    <w:p>
      <w:pPr>
        <w:pStyle w:val="7"/>
        <w:tabs>
          <w:tab w:val="right" w:leader="dot" w:pos="8306"/>
        </w:tabs>
        <w:rPr>
          <w:del w:id="245" w:author="user" w:date="2017-10-08T23:05:12Z"/>
        </w:rPr>
      </w:pPr>
      <w:del w:id="246" w:author="user" w:date="2017-10-08T23:05:12Z">
        <w:r>
          <w:rPr>
            <w:bCs/>
            <w:color w:val="000000"/>
            <w:lang w:val="zh-CN"/>
          </w:rPr>
          <w:fldChar w:fldCharType="begin"/>
        </w:r>
      </w:del>
      <w:del w:id="247" w:author="user" w:date="2017-10-08T23:05:12Z">
        <w:r>
          <w:rPr>
            <w:bCs/>
            <w:lang w:val="zh-CN"/>
          </w:rPr>
          <w:delInstrText xml:space="preserve"> HYPERLINK \l _Toc15281 </w:delInstrText>
        </w:r>
      </w:del>
      <w:del w:id="248" w:author="user" w:date="2017-10-08T23:05:12Z">
        <w:r>
          <w:rPr>
            <w:bCs/>
            <w:lang w:val="zh-CN"/>
          </w:rPr>
          <w:fldChar w:fldCharType="separate"/>
        </w:r>
      </w:del>
      <w:del w:id="249" w:author="user" w:date="2017-10-08T23:05:12Z">
        <w:r>
          <w:rPr>
            <w:rFonts w:ascii="Calibri Light" w:hAnsi="Calibri Light"/>
            <w:szCs w:val="28"/>
          </w:rPr>
          <w:delText>WALTON</w:delText>
        </w:r>
      </w:del>
      <w:del w:id="250" w:author="user" w:date="2017-10-08T23:05:12Z">
        <w:r>
          <w:rPr>
            <w:rFonts w:hint="eastAsia" w:ascii="Calibri Light" w:hAnsi="Calibri Light"/>
            <w:szCs w:val="28"/>
          </w:rPr>
          <w:delText>链应用层</w:delText>
        </w:r>
      </w:del>
      <w:del w:id="251" w:author="user" w:date="2017-10-08T23:05:12Z">
        <w:r>
          <w:rPr/>
          <w:tab/>
        </w:r>
      </w:del>
      <w:del w:id="252" w:author="user" w:date="2017-10-08T23:05:12Z">
        <w:r>
          <w:rPr/>
          <w:fldChar w:fldCharType="begin"/>
        </w:r>
      </w:del>
      <w:del w:id="253" w:author="user" w:date="2017-10-08T23:05:12Z">
        <w:r>
          <w:rPr/>
          <w:delInstrText xml:space="preserve"> PAGEREF _Toc15281 </w:delInstrText>
        </w:r>
      </w:del>
      <w:del w:id="254" w:author="user" w:date="2017-10-08T23:05:12Z">
        <w:r>
          <w:rPr/>
          <w:fldChar w:fldCharType="separate"/>
        </w:r>
      </w:del>
      <w:del w:id="255" w:author="user" w:date="2017-10-08T23:05:12Z">
        <w:r>
          <w:rPr/>
          <w:delText>14</w:delText>
        </w:r>
      </w:del>
      <w:del w:id="256" w:author="user" w:date="2017-10-08T23:05:12Z">
        <w:r>
          <w:rPr/>
          <w:fldChar w:fldCharType="end"/>
        </w:r>
      </w:del>
      <w:del w:id="257" w:author="user" w:date="2017-10-08T23:05:12Z">
        <w:r>
          <w:rPr>
            <w:bCs/>
            <w:color w:val="000000"/>
            <w:lang w:val="zh-CN"/>
          </w:rPr>
          <w:fldChar w:fldCharType="end"/>
        </w:r>
      </w:del>
    </w:p>
    <w:p>
      <w:pPr>
        <w:pStyle w:val="12"/>
        <w:tabs>
          <w:tab w:val="right" w:leader="dot" w:pos="8306"/>
        </w:tabs>
        <w:rPr>
          <w:del w:id="258" w:author="user" w:date="2017-10-08T23:05:12Z"/>
        </w:rPr>
      </w:pPr>
      <w:del w:id="259" w:author="user" w:date="2017-10-08T23:05:12Z">
        <w:r>
          <w:rPr>
            <w:bCs/>
            <w:color w:val="000000"/>
            <w:lang w:val="zh-CN"/>
          </w:rPr>
          <w:fldChar w:fldCharType="begin"/>
        </w:r>
      </w:del>
      <w:del w:id="260" w:author="user" w:date="2017-10-08T23:05:12Z">
        <w:r>
          <w:rPr>
            <w:bCs/>
            <w:lang w:val="zh-CN"/>
          </w:rPr>
          <w:delInstrText xml:space="preserve"> HYPERLINK \l _Toc29695 </w:delInstrText>
        </w:r>
      </w:del>
      <w:del w:id="261" w:author="user" w:date="2017-10-08T23:05:12Z">
        <w:r>
          <w:rPr>
            <w:bCs/>
            <w:lang w:val="zh-CN"/>
          </w:rPr>
          <w:fldChar w:fldCharType="separate"/>
        </w:r>
      </w:del>
      <w:del w:id="262" w:author="user" w:date="2017-10-08T23:05:12Z">
        <w:r>
          <w:rPr>
            <w:rFonts w:hint="eastAsia"/>
          </w:rPr>
          <w:delText>2.3.</w:delText>
        </w:r>
      </w:del>
      <w:del w:id="263" w:author="user" w:date="2017-10-08T23:05:12Z">
        <w:r>
          <w:rPr/>
          <w:delText>3</w:delText>
        </w:r>
      </w:del>
      <w:del w:id="264" w:author="user" w:date="2017-10-08T23:05:12Z">
        <w:r>
          <w:rPr>
            <w:rFonts w:hint="eastAsia"/>
          </w:rPr>
          <w:delText xml:space="preserve"> 沃尔顿协议与沃尔顿币</w:delText>
        </w:r>
      </w:del>
      <w:del w:id="265" w:author="user" w:date="2017-10-08T23:05:12Z">
        <w:r>
          <w:rPr/>
          <w:tab/>
        </w:r>
      </w:del>
      <w:del w:id="266" w:author="user" w:date="2017-10-08T23:05:12Z">
        <w:r>
          <w:rPr/>
          <w:fldChar w:fldCharType="begin"/>
        </w:r>
      </w:del>
      <w:del w:id="267" w:author="user" w:date="2017-10-08T23:05:12Z">
        <w:r>
          <w:rPr/>
          <w:delInstrText xml:space="preserve"> PAGEREF _Toc29695 </w:delInstrText>
        </w:r>
      </w:del>
      <w:del w:id="268" w:author="user" w:date="2017-10-08T23:05:12Z">
        <w:r>
          <w:rPr/>
          <w:fldChar w:fldCharType="separate"/>
        </w:r>
      </w:del>
      <w:del w:id="269" w:author="user" w:date="2017-10-08T23:05:12Z">
        <w:r>
          <w:rPr/>
          <w:delText>15</w:delText>
        </w:r>
      </w:del>
      <w:del w:id="270" w:author="user" w:date="2017-10-08T23:05:12Z">
        <w:r>
          <w:rPr/>
          <w:fldChar w:fldCharType="end"/>
        </w:r>
      </w:del>
      <w:del w:id="271" w:author="user" w:date="2017-10-08T23:05:12Z">
        <w:r>
          <w:rPr>
            <w:bCs/>
            <w:color w:val="000000"/>
            <w:lang w:val="zh-CN"/>
          </w:rPr>
          <w:fldChar w:fldCharType="end"/>
        </w:r>
      </w:del>
    </w:p>
    <w:p>
      <w:pPr>
        <w:pStyle w:val="7"/>
        <w:tabs>
          <w:tab w:val="right" w:leader="dot" w:pos="8306"/>
        </w:tabs>
        <w:rPr>
          <w:del w:id="272" w:author="user" w:date="2017-10-08T23:05:12Z"/>
        </w:rPr>
      </w:pPr>
      <w:del w:id="273" w:author="user" w:date="2017-10-08T23:05:12Z">
        <w:r>
          <w:rPr>
            <w:bCs/>
            <w:color w:val="000000"/>
            <w:lang w:val="zh-CN"/>
          </w:rPr>
          <w:fldChar w:fldCharType="begin"/>
        </w:r>
      </w:del>
      <w:del w:id="274" w:author="user" w:date="2017-10-08T23:05:12Z">
        <w:r>
          <w:rPr>
            <w:bCs/>
            <w:lang w:val="zh-CN"/>
          </w:rPr>
          <w:delInstrText xml:space="preserve"> HYPERLINK \l _Toc29572 </w:delInstrText>
        </w:r>
      </w:del>
      <w:del w:id="275" w:author="user" w:date="2017-10-08T23:05:12Z">
        <w:r>
          <w:rPr>
            <w:bCs/>
            <w:lang w:val="zh-CN"/>
          </w:rPr>
          <w:fldChar w:fldCharType="separate"/>
        </w:r>
      </w:del>
      <w:del w:id="276" w:author="user" w:date="2017-10-08T23:05:12Z">
        <w:r>
          <w:rPr>
            <w:rFonts w:hint="eastAsia" w:ascii="Calibri Light" w:hAnsi="Calibri Light"/>
            <w:szCs w:val="28"/>
          </w:rPr>
          <w:delText>沃尔顿链详细架构</w:delText>
        </w:r>
      </w:del>
      <w:del w:id="277" w:author="user" w:date="2017-10-08T23:05:12Z">
        <w:r>
          <w:rPr/>
          <w:tab/>
        </w:r>
      </w:del>
      <w:del w:id="278" w:author="user" w:date="2017-10-08T23:05:12Z">
        <w:r>
          <w:rPr/>
          <w:fldChar w:fldCharType="begin"/>
        </w:r>
      </w:del>
      <w:del w:id="279" w:author="user" w:date="2017-10-08T23:05:12Z">
        <w:r>
          <w:rPr/>
          <w:delInstrText xml:space="preserve"> PAGEREF _Toc29572 </w:delInstrText>
        </w:r>
      </w:del>
      <w:del w:id="280" w:author="user" w:date="2017-10-08T23:05:12Z">
        <w:r>
          <w:rPr/>
          <w:fldChar w:fldCharType="separate"/>
        </w:r>
      </w:del>
      <w:del w:id="281" w:author="user" w:date="2017-10-08T23:05:12Z">
        <w:r>
          <w:rPr/>
          <w:delText>15</w:delText>
        </w:r>
      </w:del>
      <w:del w:id="282" w:author="user" w:date="2017-10-08T23:05:12Z">
        <w:r>
          <w:rPr/>
          <w:fldChar w:fldCharType="end"/>
        </w:r>
      </w:del>
      <w:del w:id="283" w:author="user" w:date="2017-10-08T23:05:12Z">
        <w:r>
          <w:rPr>
            <w:bCs/>
            <w:color w:val="000000"/>
            <w:lang w:val="zh-CN"/>
          </w:rPr>
          <w:fldChar w:fldCharType="end"/>
        </w:r>
      </w:del>
    </w:p>
    <w:p>
      <w:pPr>
        <w:pStyle w:val="7"/>
        <w:tabs>
          <w:tab w:val="right" w:leader="dot" w:pos="8306"/>
        </w:tabs>
        <w:rPr>
          <w:del w:id="284" w:author="user" w:date="2017-10-08T23:05:12Z"/>
        </w:rPr>
      </w:pPr>
      <w:del w:id="285" w:author="user" w:date="2017-10-08T23:05:12Z">
        <w:r>
          <w:rPr>
            <w:bCs/>
            <w:color w:val="000000"/>
            <w:lang w:val="zh-CN"/>
          </w:rPr>
          <w:fldChar w:fldCharType="begin"/>
        </w:r>
      </w:del>
      <w:del w:id="286" w:author="user" w:date="2017-10-08T23:05:12Z">
        <w:r>
          <w:rPr>
            <w:bCs/>
            <w:lang w:val="zh-CN"/>
          </w:rPr>
          <w:delInstrText xml:space="preserve"> HYPERLINK \l _Toc3866 </w:delInstrText>
        </w:r>
      </w:del>
      <w:del w:id="287" w:author="user" w:date="2017-10-08T23:05:12Z">
        <w:r>
          <w:rPr>
            <w:bCs/>
            <w:lang w:val="zh-CN"/>
          </w:rPr>
          <w:fldChar w:fldCharType="separate"/>
        </w:r>
      </w:del>
      <w:del w:id="288" w:author="user" w:date="2017-10-08T23:05:12Z">
        <w:r>
          <w:rPr>
            <w:rFonts w:ascii="Calibri Light" w:hAnsi="Calibri Light"/>
            <w:szCs w:val="28"/>
          </w:rPr>
          <w:delText>Walton</w:delText>
        </w:r>
      </w:del>
      <w:del w:id="289" w:author="user" w:date="2017-10-08T23:05:12Z">
        <w:r>
          <w:rPr>
            <w:rFonts w:hint="eastAsia" w:ascii="Calibri Light" w:hAnsi="Calibri Light"/>
            <w:szCs w:val="28"/>
          </w:rPr>
          <w:delText>母链</w:delText>
        </w:r>
      </w:del>
      <w:del w:id="290" w:author="user" w:date="2017-10-08T23:05:12Z">
        <w:r>
          <w:rPr/>
          <w:tab/>
        </w:r>
      </w:del>
      <w:del w:id="291" w:author="user" w:date="2017-10-08T23:05:12Z">
        <w:r>
          <w:rPr/>
          <w:fldChar w:fldCharType="begin"/>
        </w:r>
      </w:del>
      <w:del w:id="292" w:author="user" w:date="2017-10-08T23:05:12Z">
        <w:r>
          <w:rPr/>
          <w:delInstrText xml:space="preserve"> PAGEREF _Toc3866 </w:delInstrText>
        </w:r>
      </w:del>
      <w:del w:id="293" w:author="user" w:date="2017-10-08T23:05:12Z">
        <w:r>
          <w:rPr/>
          <w:fldChar w:fldCharType="separate"/>
        </w:r>
      </w:del>
      <w:del w:id="294" w:author="user" w:date="2017-10-08T23:05:12Z">
        <w:r>
          <w:rPr/>
          <w:delText>16</w:delText>
        </w:r>
      </w:del>
      <w:del w:id="295" w:author="user" w:date="2017-10-08T23:05:12Z">
        <w:r>
          <w:rPr/>
          <w:fldChar w:fldCharType="end"/>
        </w:r>
      </w:del>
      <w:del w:id="296" w:author="user" w:date="2017-10-08T23:05:12Z">
        <w:r>
          <w:rPr>
            <w:bCs/>
            <w:color w:val="000000"/>
            <w:lang w:val="zh-CN"/>
          </w:rPr>
          <w:fldChar w:fldCharType="end"/>
        </w:r>
      </w:del>
    </w:p>
    <w:p>
      <w:pPr>
        <w:pStyle w:val="7"/>
        <w:tabs>
          <w:tab w:val="right" w:leader="dot" w:pos="8306"/>
        </w:tabs>
        <w:rPr>
          <w:del w:id="297" w:author="user" w:date="2017-10-08T23:05:12Z"/>
        </w:rPr>
      </w:pPr>
      <w:del w:id="298" w:author="user" w:date="2017-10-08T23:05:12Z">
        <w:r>
          <w:rPr>
            <w:bCs/>
            <w:color w:val="000000"/>
            <w:lang w:val="zh-CN"/>
          </w:rPr>
          <w:fldChar w:fldCharType="begin"/>
        </w:r>
      </w:del>
      <w:del w:id="299" w:author="user" w:date="2017-10-08T23:05:12Z">
        <w:r>
          <w:rPr>
            <w:bCs/>
            <w:lang w:val="zh-CN"/>
          </w:rPr>
          <w:delInstrText xml:space="preserve"> HYPERLINK \l _Toc29590 </w:delInstrText>
        </w:r>
      </w:del>
      <w:del w:id="300" w:author="user" w:date="2017-10-08T23:05:12Z">
        <w:r>
          <w:rPr>
            <w:bCs/>
            <w:lang w:val="zh-CN"/>
          </w:rPr>
          <w:fldChar w:fldCharType="separate"/>
        </w:r>
      </w:del>
      <w:del w:id="301" w:author="user" w:date="2017-10-08T23:05:12Z">
        <w:r>
          <w:rPr>
            <w:rFonts w:hint="eastAsia" w:ascii="Calibri Light" w:hAnsi="Calibri Light"/>
            <w:szCs w:val="28"/>
          </w:rPr>
          <w:delText>沃尔顿子链</w:delText>
        </w:r>
      </w:del>
      <w:del w:id="302" w:author="user" w:date="2017-10-08T23:05:12Z">
        <w:r>
          <w:rPr/>
          <w:tab/>
        </w:r>
      </w:del>
      <w:del w:id="303" w:author="user" w:date="2017-10-08T23:05:12Z">
        <w:r>
          <w:rPr/>
          <w:fldChar w:fldCharType="begin"/>
        </w:r>
      </w:del>
      <w:del w:id="304" w:author="user" w:date="2017-10-08T23:05:12Z">
        <w:r>
          <w:rPr/>
          <w:delInstrText xml:space="preserve"> PAGEREF _Toc29590 </w:delInstrText>
        </w:r>
      </w:del>
      <w:del w:id="305" w:author="user" w:date="2017-10-08T23:05:12Z">
        <w:r>
          <w:rPr/>
          <w:fldChar w:fldCharType="separate"/>
        </w:r>
      </w:del>
      <w:del w:id="306" w:author="user" w:date="2017-10-08T23:05:12Z">
        <w:r>
          <w:rPr/>
          <w:delText>18</w:delText>
        </w:r>
      </w:del>
      <w:del w:id="307" w:author="user" w:date="2017-10-08T23:05:12Z">
        <w:r>
          <w:rPr/>
          <w:fldChar w:fldCharType="end"/>
        </w:r>
      </w:del>
      <w:del w:id="308" w:author="user" w:date="2017-10-08T23:05:12Z">
        <w:r>
          <w:rPr>
            <w:bCs/>
            <w:color w:val="000000"/>
            <w:lang w:val="zh-CN"/>
          </w:rPr>
          <w:fldChar w:fldCharType="end"/>
        </w:r>
      </w:del>
    </w:p>
    <w:p>
      <w:pPr>
        <w:pStyle w:val="7"/>
        <w:tabs>
          <w:tab w:val="right" w:leader="dot" w:pos="8306"/>
        </w:tabs>
        <w:rPr>
          <w:del w:id="309" w:author="user" w:date="2017-10-08T23:05:12Z"/>
        </w:rPr>
      </w:pPr>
      <w:del w:id="310" w:author="user" w:date="2017-10-08T23:05:12Z">
        <w:r>
          <w:rPr>
            <w:bCs/>
            <w:color w:val="000000"/>
            <w:lang w:val="zh-CN"/>
          </w:rPr>
          <w:fldChar w:fldCharType="begin"/>
        </w:r>
      </w:del>
      <w:del w:id="311" w:author="user" w:date="2017-10-08T23:05:12Z">
        <w:r>
          <w:rPr>
            <w:bCs/>
            <w:lang w:val="zh-CN"/>
          </w:rPr>
          <w:delInstrText xml:space="preserve"> HYPERLINK \l _Toc20310 </w:delInstrText>
        </w:r>
      </w:del>
      <w:del w:id="312" w:author="user" w:date="2017-10-08T23:05:12Z">
        <w:r>
          <w:rPr>
            <w:bCs/>
            <w:lang w:val="zh-CN"/>
          </w:rPr>
          <w:fldChar w:fldCharType="separate"/>
        </w:r>
      </w:del>
      <w:del w:id="313" w:author="user" w:date="2017-10-08T23:05:12Z">
        <w:r>
          <w:rPr>
            <w:rFonts w:hint="eastAsia" w:ascii="Calibri Light" w:hAnsi="Calibri Light"/>
            <w:szCs w:val="28"/>
          </w:rPr>
          <w:delText>区块结构</w:delText>
        </w:r>
      </w:del>
      <w:del w:id="314" w:author="user" w:date="2017-10-08T23:05:12Z">
        <w:r>
          <w:rPr/>
          <w:tab/>
        </w:r>
      </w:del>
      <w:del w:id="315" w:author="user" w:date="2017-10-08T23:05:12Z">
        <w:r>
          <w:rPr/>
          <w:fldChar w:fldCharType="begin"/>
        </w:r>
      </w:del>
      <w:del w:id="316" w:author="user" w:date="2017-10-08T23:05:12Z">
        <w:r>
          <w:rPr/>
          <w:delInstrText xml:space="preserve"> PAGEREF _Toc20310 </w:delInstrText>
        </w:r>
      </w:del>
      <w:del w:id="317" w:author="user" w:date="2017-10-08T23:05:12Z">
        <w:r>
          <w:rPr/>
          <w:fldChar w:fldCharType="separate"/>
        </w:r>
      </w:del>
      <w:del w:id="318" w:author="user" w:date="2017-10-08T23:05:12Z">
        <w:r>
          <w:rPr/>
          <w:delText>18</w:delText>
        </w:r>
      </w:del>
      <w:del w:id="319" w:author="user" w:date="2017-10-08T23:05:12Z">
        <w:r>
          <w:rPr/>
          <w:fldChar w:fldCharType="end"/>
        </w:r>
      </w:del>
      <w:del w:id="320" w:author="user" w:date="2017-10-08T23:05:12Z">
        <w:r>
          <w:rPr>
            <w:bCs/>
            <w:color w:val="000000"/>
            <w:lang w:val="zh-CN"/>
          </w:rPr>
          <w:fldChar w:fldCharType="end"/>
        </w:r>
      </w:del>
    </w:p>
    <w:p>
      <w:pPr>
        <w:pStyle w:val="7"/>
        <w:tabs>
          <w:tab w:val="right" w:leader="dot" w:pos="8306"/>
        </w:tabs>
        <w:rPr>
          <w:del w:id="321" w:author="user" w:date="2017-10-08T23:05:12Z"/>
        </w:rPr>
      </w:pPr>
      <w:del w:id="322" w:author="user" w:date="2017-10-08T23:05:12Z">
        <w:r>
          <w:rPr>
            <w:bCs/>
            <w:color w:val="000000"/>
            <w:lang w:val="zh-CN"/>
          </w:rPr>
          <w:fldChar w:fldCharType="begin"/>
        </w:r>
      </w:del>
      <w:del w:id="323" w:author="user" w:date="2017-10-08T23:05:12Z">
        <w:r>
          <w:rPr>
            <w:bCs/>
            <w:lang w:val="zh-CN"/>
          </w:rPr>
          <w:delInstrText xml:space="preserve"> HYPERLINK \l _Toc21421 </w:delInstrText>
        </w:r>
      </w:del>
      <w:del w:id="324" w:author="user" w:date="2017-10-08T23:05:12Z">
        <w:r>
          <w:rPr>
            <w:bCs/>
            <w:lang w:val="zh-CN"/>
          </w:rPr>
          <w:fldChar w:fldCharType="separate"/>
        </w:r>
      </w:del>
      <w:del w:id="325" w:author="user" w:date="2017-10-08T23:05:12Z">
        <w:r>
          <w:rPr>
            <w:rFonts w:hint="eastAsia" w:ascii="Calibri Light" w:hAnsi="Calibri Light"/>
            <w:szCs w:val="28"/>
          </w:rPr>
          <w:delText>共识机制</w:delText>
        </w:r>
      </w:del>
      <w:del w:id="326" w:author="user" w:date="2017-10-08T23:05:12Z">
        <w:r>
          <w:rPr/>
          <w:tab/>
        </w:r>
      </w:del>
      <w:del w:id="327" w:author="user" w:date="2017-10-08T23:05:12Z">
        <w:r>
          <w:rPr/>
          <w:fldChar w:fldCharType="begin"/>
        </w:r>
      </w:del>
      <w:del w:id="328" w:author="user" w:date="2017-10-08T23:05:12Z">
        <w:r>
          <w:rPr/>
          <w:delInstrText xml:space="preserve"> PAGEREF _Toc21421 </w:delInstrText>
        </w:r>
      </w:del>
      <w:del w:id="329" w:author="user" w:date="2017-10-08T23:05:12Z">
        <w:r>
          <w:rPr/>
          <w:fldChar w:fldCharType="separate"/>
        </w:r>
      </w:del>
      <w:del w:id="330" w:author="user" w:date="2017-10-08T23:05:12Z">
        <w:r>
          <w:rPr/>
          <w:delText>19</w:delText>
        </w:r>
      </w:del>
      <w:del w:id="331" w:author="user" w:date="2017-10-08T23:05:12Z">
        <w:r>
          <w:rPr/>
          <w:fldChar w:fldCharType="end"/>
        </w:r>
      </w:del>
      <w:del w:id="332" w:author="user" w:date="2017-10-08T23:05:12Z">
        <w:r>
          <w:rPr>
            <w:bCs/>
            <w:color w:val="000000"/>
            <w:lang w:val="zh-CN"/>
          </w:rPr>
          <w:fldChar w:fldCharType="end"/>
        </w:r>
      </w:del>
    </w:p>
    <w:p>
      <w:pPr>
        <w:pStyle w:val="7"/>
        <w:tabs>
          <w:tab w:val="right" w:leader="dot" w:pos="8306"/>
        </w:tabs>
        <w:rPr>
          <w:del w:id="333" w:author="user" w:date="2017-10-08T23:05:12Z"/>
        </w:rPr>
      </w:pPr>
      <w:del w:id="334" w:author="user" w:date="2017-10-08T23:05:12Z">
        <w:r>
          <w:rPr>
            <w:bCs/>
            <w:color w:val="000000"/>
            <w:lang w:val="zh-CN"/>
          </w:rPr>
          <w:fldChar w:fldCharType="begin"/>
        </w:r>
      </w:del>
      <w:del w:id="335" w:author="user" w:date="2017-10-08T23:05:12Z">
        <w:r>
          <w:rPr>
            <w:bCs/>
            <w:lang w:val="zh-CN"/>
          </w:rPr>
          <w:delInstrText xml:space="preserve"> HYPERLINK \l _Toc9811 </w:delInstrText>
        </w:r>
      </w:del>
      <w:del w:id="336" w:author="user" w:date="2017-10-08T23:05:12Z">
        <w:r>
          <w:rPr>
            <w:bCs/>
            <w:lang w:val="zh-CN"/>
          </w:rPr>
          <w:fldChar w:fldCharType="separate"/>
        </w:r>
      </w:del>
      <w:del w:id="337" w:author="user" w:date="2017-10-08T23:05:12Z">
        <w:r>
          <w:rPr>
            <w:rFonts w:hint="eastAsia" w:ascii="Calibri Light" w:hAnsi="Calibri Light"/>
            <w:szCs w:val="28"/>
          </w:rPr>
          <w:delText>字节费分配</w:delText>
        </w:r>
      </w:del>
      <w:del w:id="338" w:author="user" w:date="2017-10-08T23:05:12Z">
        <w:r>
          <w:rPr/>
          <w:tab/>
        </w:r>
      </w:del>
      <w:del w:id="339" w:author="user" w:date="2017-10-08T23:05:12Z">
        <w:r>
          <w:rPr/>
          <w:fldChar w:fldCharType="begin"/>
        </w:r>
      </w:del>
      <w:del w:id="340" w:author="user" w:date="2017-10-08T23:05:12Z">
        <w:r>
          <w:rPr/>
          <w:delInstrText xml:space="preserve"> PAGEREF _Toc9811 </w:delInstrText>
        </w:r>
      </w:del>
      <w:del w:id="341" w:author="user" w:date="2017-10-08T23:05:12Z">
        <w:r>
          <w:rPr/>
          <w:fldChar w:fldCharType="separate"/>
        </w:r>
      </w:del>
      <w:del w:id="342" w:author="user" w:date="2017-10-08T23:05:12Z">
        <w:r>
          <w:rPr/>
          <w:delText>21</w:delText>
        </w:r>
      </w:del>
      <w:del w:id="343" w:author="user" w:date="2017-10-08T23:05:12Z">
        <w:r>
          <w:rPr/>
          <w:fldChar w:fldCharType="end"/>
        </w:r>
      </w:del>
      <w:del w:id="344" w:author="user" w:date="2017-10-08T23:05:12Z">
        <w:r>
          <w:rPr>
            <w:bCs/>
            <w:color w:val="000000"/>
            <w:lang w:val="zh-CN"/>
          </w:rPr>
          <w:fldChar w:fldCharType="end"/>
        </w:r>
      </w:del>
    </w:p>
    <w:p>
      <w:pPr>
        <w:pStyle w:val="7"/>
        <w:tabs>
          <w:tab w:val="right" w:leader="dot" w:pos="8306"/>
        </w:tabs>
        <w:rPr>
          <w:del w:id="345" w:author="user" w:date="2017-10-08T23:05:12Z"/>
        </w:rPr>
      </w:pPr>
      <w:del w:id="346" w:author="user" w:date="2017-10-08T23:05:12Z">
        <w:r>
          <w:rPr>
            <w:bCs/>
            <w:color w:val="000000"/>
            <w:lang w:val="zh-CN"/>
          </w:rPr>
          <w:fldChar w:fldCharType="begin"/>
        </w:r>
      </w:del>
      <w:del w:id="347" w:author="user" w:date="2017-10-08T23:05:12Z">
        <w:r>
          <w:rPr>
            <w:bCs/>
            <w:lang w:val="zh-CN"/>
          </w:rPr>
          <w:delInstrText xml:space="preserve"> HYPERLINK \l _Toc23567 </w:delInstrText>
        </w:r>
      </w:del>
      <w:del w:id="348" w:author="user" w:date="2017-10-08T23:05:12Z">
        <w:r>
          <w:rPr>
            <w:bCs/>
            <w:lang w:val="zh-CN"/>
          </w:rPr>
          <w:fldChar w:fldCharType="separate"/>
        </w:r>
      </w:del>
      <w:del w:id="349" w:author="user" w:date="2017-10-08T23:05:12Z">
        <w:r>
          <w:rPr>
            <w:rFonts w:ascii="Calibri Light" w:hAnsi="Calibri Light"/>
            <w:szCs w:val="28"/>
          </w:rPr>
          <w:delText>Waltoncoin</w:delText>
        </w:r>
      </w:del>
      <w:del w:id="350" w:author="user" w:date="2017-10-08T23:05:12Z">
        <w:r>
          <w:rPr/>
          <w:tab/>
        </w:r>
      </w:del>
      <w:del w:id="351" w:author="user" w:date="2017-10-08T23:05:12Z">
        <w:r>
          <w:rPr/>
          <w:fldChar w:fldCharType="begin"/>
        </w:r>
      </w:del>
      <w:del w:id="352" w:author="user" w:date="2017-10-08T23:05:12Z">
        <w:r>
          <w:rPr/>
          <w:delInstrText xml:space="preserve"> PAGEREF _Toc23567 </w:delInstrText>
        </w:r>
      </w:del>
      <w:del w:id="353" w:author="user" w:date="2017-10-08T23:05:12Z">
        <w:r>
          <w:rPr/>
          <w:fldChar w:fldCharType="separate"/>
        </w:r>
      </w:del>
      <w:del w:id="354" w:author="user" w:date="2017-10-08T23:05:12Z">
        <w:r>
          <w:rPr/>
          <w:delText>22</w:delText>
        </w:r>
      </w:del>
      <w:del w:id="355" w:author="user" w:date="2017-10-08T23:05:12Z">
        <w:r>
          <w:rPr/>
          <w:fldChar w:fldCharType="end"/>
        </w:r>
      </w:del>
      <w:del w:id="356" w:author="user" w:date="2017-10-08T23:05:12Z">
        <w:r>
          <w:rPr>
            <w:bCs/>
            <w:color w:val="000000"/>
            <w:lang w:val="zh-CN"/>
          </w:rPr>
          <w:fldChar w:fldCharType="end"/>
        </w:r>
      </w:del>
    </w:p>
    <w:p>
      <w:pPr>
        <w:pStyle w:val="7"/>
        <w:tabs>
          <w:tab w:val="right" w:leader="dot" w:pos="8306"/>
        </w:tabs>
        <w:rPr>
          <w:del w:id="357" w:author="user" w:date="2017-10-08T23:05:12Z"/>
        </w:rPr>
      </w:pPr>
      <w:del w:id="358" w:author="user" w:date="2017-10-08T23:05:12Z">
        <w:r>
          <w:rPr>
            <w:bCs/>
            <w:color w:val="000000"/>
            <w:lang w:val="zh-CN"/>
          </w:rPr>
          <w:fldChar w:fldCharType="begin"/>
        </w:r>
      </w:del>
      <w:del w:id="359" w:author="user" w:date="2017-10-08T23:05:12Z">
        <w:r>
          <w:rPr>
            <w:bCs/>
            <w:lang w:val="zh-CN"/>
          </w:rPr>
          <w:delInstrText xml:space="preserve"> HYPERLINK \l _Toc3009 </w:delInstrText>
        </w:r>
      </w:del>
      <w:del w:id="360" w:author="user" w:date="2017-10-08T23:05:12Z">
        <w:r>
          <w:rPr>
            <w:bCs/>
            <w:lang w:val="zh-CN"/>
          </w:rPr>
          <w:fldChar w:fldCharType="separate"/>
        </w:r>
      </w:del>
      <w:del w:id="361" w:author="user" w:date="2017-10-08T23:05:12Z">
        <w:r>
          <w:rPr>
            <w:rFonts w:ascii="Calibri Light" w:hAnsi="Calibri Light"/>
            <w:szCs w:val="28"/>
          </w:rPr>
          <w:delText>Waltoncoin</w:delText>
        </w:r>
      </w:del>
      <w:del w:id="362" w:author="user" w:date="2017-10-08T23:05:12Z">
        <w:r>
          <w:rPr>
            <w:rFonts w:hint="eastAsia" w:ascii="Calibri Light" w:hAnsi="Calibri Light"/>
            <w:szCs w:val="28"/>
          </w:rPr>
          <w:delText>的主要功能</w:delText>
        </w:r>
      </w:del>
      <w:del w:id="363" w:author="user" w:date="2017-10-08T23:05:12Z">
        <w:r>
          <w:rPr/>
          <w:tab/>
        </w:r>
      </w:del>
      <w:del w:id="364" w:author="user" w:date="2017-10-08T23:05:12Z">
        <w:r>
          <w:rPr/>
          <w:fldChar w:fldCharType="begin"/>
        </w:r>
      </w:del>
      <w:del w:id="365" w:author="user" w:date="2017-10-08T23:05:12Z">
        <w:r>
          <w:rPr/>
          <w:delInstrText xml:space="preserve"> PAGEREF _Toc3009 </w:delInstrText>
        </w:r>
      </w:del>
      <w:del w:id="366" w:author="user" w:date="2017-10-08T23:05:12Z">
        <w:r>
          <w:rPr/>
          <w:fldChar w:fldCharType="separate"/>
        </w:r>
      </w:del>
      <w:del w:id="367" w:author="user" w:date="2017-10-08T23:05:12Z">
        <w:r>
          <w:rPr/>
          <w:delText>22</w:delText>
        </w:r>
      </w:del>
      <w:del w:id="368" w:author="user" w:date="2017-10-08T23:05:12Z">
        <w:r>
          <w:rPr/>
          <w:fldChar w:fldCharType="end"/>
        </w:r>
      </w:del>
      <w:del w:id="369" w:author="user" w:date="2017-10-08T23:05:12Z">
        <w:r>
          <w:rPr>
            <w:bCs/>
            <w:color w:val="000000"/>
            <w:lang w:val="zh-CN"/>
          </w:rPr>
          <w:fldChar w:fldCharType="end"/>
        </w:r>
      </w:del>
    </w:p>
    <w:p>
      <w:pPr>
        <w:pStyle w:val="12"/>
        <w:tabs>
          <w:tab w:val="right" w:leader="dot" w:pos="8306"/>
        </w:tabs>
        <w:rPr>
          <w:del w:id="370" w:author="user" w:date="2017-10-08T23:05:12Z"/>
        </w:rPr>
      </w:pPr>
      <w:del w:id="371" w:author="user" w:date="2017-10-08T23:05:12Z">
        <w:r>
          <w:rPr>
            <w:bCs/>
            <w:color w:val="000000"/>
            <w:lang w:val="zh-CN"/>
          </w:rPr>
          <w:fldChar w:fldCharType="begin"/>
        </w:r>
      </w:del>
      <w:del w:id="372" w:author="user" w:date="2017-10-08T23:05:12Z">
        <w:r>
          <w:rPr>
            <w:bCs/>
            <w:lang w:val="zh-CN"/>
          </w:rPr>
          <w:delInstrText xml:space="preserve"> HYPERLINK \l _Toc15401 </w:delInstrText>
        </w:r>
      </w:del>
      <w:del w:id="373" w:author="user" w:date="2017-10-08T23:05:12Z">
        <w:r>
          <w:rPr>
            <w:bCs/>
            <w:lang w:val="zh-CN"/>
          </w:rPr>
          <w:fldChar w:fldCharType="separate"/>
        </w:r>
      </w:del>
      <w:del w:id="374" w:author="user" w:date="2017-10-08T23:05:12Z">
        <w:r>
          <w:rPr>
            <w:rFonts w:hint="eastAsia"/>
          </w:rPr>
          <w:delText>2.3.</w:delText>
        </w:r>
      </w:del>
      <w:del w:id="375" w:author="user" w:date="2017-10-08T23:05:12Z">
        <w:r>
          <w:rPr/>
          <w:delText>5</w:delText>
        </w:r>
      </w:del>
      <w:del w:id="376" w:author="user" w:date="2017-10-08T23:05:12Z">
        <w:r>
          <w:rPr>
            <w:rFonts w:hint="eastAsia"/>
          </w:rPr>
          <w:delText xml:space="preserve"> Walton 生态系统</w:delText>
        </w:r>
      </w:del>
      <w:del w:id="377" w:author="user" w:date="2017-10-08T23:05:12Z">
        <w:r>
          <w:rPr/>
          <w:tab/>
        </w:r>
      </w:del>
      <w:del w:id="378" w:author="user" w:date="2017-10-08T23:05:12Z">
        <w:r>
          <w:rPr/>
          <w:fldChar w:fldCharType="begin"/>
        </w:r>
      </w:del>
      <w:del w:id="379" w:author="user" w:date="2017-10-08T23:05:12Z">
        <w:r>
          <w:rPr/>
          <w:delInstrText xml:space="preserve"> PAGEREF _Toc15401 </w:delInstrText>
        </w:r>
      </w:del>
      <w:del w:id="380" w:author="user" w:date="2017-10-08T23:05:12Z">
        <w:r>
          <w:rPr/>
          <w:fldChar w:fldCharType="separate"/>
        </w:r>
      </w:del>
      <w:del w:id="381" w:author="user" w:date="2017-10-08T23:05:12Z">
        <w:r>
          <w:rPr/>
          <w:delText>24</w:delText>
        </w:r>
      </w:del>
      <w:del w:id="382" w:author="user" w:date="2017-10-08T23:05:12Z">
        <w:r>
          <w:rPr/>
          <w:fldChar w:fldCharType="end"/>
        </w:r>
      </w:del>
      <w:del w:id="383" w:author="user" w:date="2017-10-08T23:05:12Z">
        <w:r>
          <w:rPr>
            <w:bCs/>
            <w:color w:val="000000"/>
            <w:lang w:val="zh-CN"/>
          </w:rPr>
          <w:fldChar w:fldCharType="end"/>
        </w:r>
      </w:del>
    </w:p>
    <w:p>
      <w:pPr>
        <w:pStyle w:val="7"/>
        <w:tabs>
          <w:tab w:val="right" w:leader="dot" w:pos="8306"/>
        </w:tabs>
        <w:rPr>
          <w:del w:id="384" w:author="user" w:date="2017-10-08T23:05:12Z"/>
        </w:rPr>
      </w:pPr>
      <w:del w:id="385" w:author="user" w:date="2017-10-08T23:05:12Z">
        <w:r>
          <w:rPr>
            <w:bCs/>
            <w:color w:val="000000"/>
            <w:lang w:val="zh-CN"/>
          </w:rPr>
          <w:fldChar w:fldCharType="begin"/>
        </w:r>
      </w:del>
      <w:del w:id="386" w:author="user" w:date="2017-10-08T23:05:12Z">
        <w:r>
          <w:rPr>
            <w:bCs/>
            <w:lang w:val="zh-CN"/>
          </w:rPr>
          <w:delInstrText xml:space="preserve"> HYPERLINK \l _Toc5613 </w:delInstrText>
        </w:r>
      </w:del>
      <w:del w:id="387" w:author="user" w:date="2017-10-08T23:05:12Z">
        <w:r>
          <w:rPr>
            <w:bCs/>
            <w:lang w:val="zh-CN"/>
          </w:rPr>
          <w:fldChar w:fldCharType="separate"/>
        </w:r>
      </w:del>
      <w:del w:id="388" w:author="user" w:date="2017-10-08T23:05:12Z">
        <w:r>
          <w:rPr>
            <w:rFonts w:hint="eastAsia" w:ascii="Calibri Light" w:hAnsi="Calibri Light"/>
            <w:szCs w:val="28"/>
          </w:rPr>
          <w:delText>生产环节</w:delText>
        </w:r>
      </w:del>
      <w:del w:id="389" w:author="user" w:date="2017-10-08T23:05:12Z">
        <w:r>
          <w:rPr/>
          <w:tab/>
        </w:r>
      </w:del>
      <w:del w:id="390" w:author="user" w:date="2017-10-08T23:05:12Z">
        <w:r>
          <w:rPr/>
          <w:fldChar w:fldCharType="begin"/>
        </w:r>
      </w:del>
      <w:del w:id="391" w:author="user" w:date="2017-10-08T23:05:12Z">
        <w:r>
          <w:rPr/>
          <w:delInstrText xml:space="preserve"> PAGEREF _Toc5613 </w:delInstrText>
        </w:r>
      </w:del>
      <w:del w:id="392" w:author="user" w:date="2017-10-08T23:05:12Z">
        <w:r>
          <w:rPr/>
          <w:fldChar w:fldCharType="separate"/>
        </w:r>
      </w:del>
      <w:del w:id="393" w:author="user" w:date="2017-10-08T23:05:12Z">
        <w:r>
          <w:rPr/>
          <w:delText>25</w:delText>
        </w:r>
      </w:del>
      <w:del w:id="394" w:author="user" w:date="2017-10-08T23:05:12Z">
        <w:r>
          <w:rPr/>
          <w:fldChar w:fldCharType="end"/>
        </w:r>
      </w:del>
      <w:del w:id="395" w:author="user" w:date="2017-10-08T23:05:12Z">
        <w:r>
          <w:rPr>
            <w:bCs/>
            <w:color w:val="000000"/>
            <w:lang w:val="zh-CN"/>
          </w:rPr>
          <w:fldChar w:fldCharType="end"/>
        </w:r>
      </w:del>
    </w:p>
    <w:p>
      <w:pPr>
        <w:pStyle w:val="7"/>
        <w:tabs>
          <w:tab w:val="right" w:leader="dot" w:pos="8306"/>
        </w:tabs>
        <w:rPr>
          <w:del w:id="396" w:author="user" w:date="2017-10-08T23:05:12Z"/>
        </w:rPr>
      </w:pPr>
      <w:del w:id="397" w:author="user" w:date="2017-10-08T23:05:12Z">
        <w:r>
          <w:rPr>
            <w:bCs/>
            <w:color w:val="000000"/>
            <w:lang w:val="zh-CN"/>
          </w:rPr>
          <w:fldChar w:fldCharType="begin"/>
        </w:r>
      </w:del>
      <w:del w:id="398" w:author="user" w:date="2017-10-08T23:05:12Z">
        <w:r>
          <w:rPr>
            <w:bCs/>
            <w:lang w:val="zh-CN"/>
          </w:rPr>
          <w:delInstrText xml:space="preserve"> HYPERLINK \l _Toc2905 </w:delInstrText>
        </w:r>
      </w:del>
      <w:del w:id="399" w:author="user" w:date="2017-10-08T23:05:12Z">
        <w:r>
          <w:rPr>
            <w:bCs/>
            <w:lang w:val="zh-CN"/>
          </w:rPr>
          <w:fldChar w:fldCharType="separate"/>
        </w:r>
      </w:del>
      <w:del w:id="400" w:author="user" w:date="2017-10-08T23:05:12Z">
        <w:r>
          <w:rPr>
            <w:rFonts w:hint="eastAsia" w:ascii="Calibri Light" w:hAnsi="Calibri Light"/>
            <w:szCs w:val="28"/>
          </w:rPr>
          <w:delText>仓储环节</w:delText>
        </w:r>
      </w:del>
      <w:del w:id="401" w:author="user" w:date="2017-10-08T23:05:12Z">
        <w:r>
          <w:rPr/>
          <w:tab/>
        </w:r>
      </w:del>
      <w:del w:id="402" w:author="user" w:date="2017-10-08T23:05:12Z">
        <w:r>
          <w:rPr/>
          <w:fldChar w:fldCharType="begin"/>
        </w:r>
      </w:del>
      <w:del w:id="403" w:author="user" w:date="2017-10-08T23:05:12Z">
        <w:r>
          <w:rPr/>
          <w:delInstrText xml:space="preserve"> PAGEREF _Toc2905 </w:delInstrText>
        </w:r>
      </w:del>
      <w:del w:id="404" w:author="user" w:date="2017-10-08T23:05:12Z">
        <w:r>
          <w:rPr/>
          <w:fldChar w:fldCharType="separate"/>
        </w:r>
      </w:del>
      <w:del w:id="405" w:author="user" w:date="2017-10-08T23:05:12Z">
        <w:r>
          <w:rPr/>
          <w:delText>26</w:delText>
        </w:r>
      </w:del>
      <w:del w:id="406" w:author="user" w:date="2017-10-08T23:05:12Z">
        <w:r>
          <w:rPr/>
          <w:fldChar w:fldCharType="end"/>
        </w:r>
      </w:del>
      <w:del w:id="407" w:author="user" w:date="2017-10-08T23:05:12Z">
        <w:r>
          <w:rPr>
            <w:bCs/>
            <w:color w:val="000000"/>
            <w:lang w:val="zh-CN"/>
          </w:rPr>
          <w:fldChar w:fldCharType="end"/>
        </w:r>
      </w:del>
    </w:p>
    <w:p>
      <w:pPr>
        <w:pStyle w:val="7"/>
        <w:tabs>
          <w:tab w:val="right" w:leader="dot" w:pos="8306"/>
        </w:tabs>
        <w:rPr>
          <w:del w:id="408" w:author="user" w:date="2017-10-08T23:05:12Z"/>
        </w:rPr>
      </w:pPr>
      <w:del w:id="409" w:author="user" w:date="2017-10-08T23:05:12Z">
        <w:r>
          <w:rPr>
            <w:bCs/>
            <w:color w:val="000000"/>
            <w:lang w:val="zh-CN"/>
          </w:rPr>
          <w:fldChar w:fldCharType="begin"/>
        </w:r>
      </w:del>
      <w:del w:id="410" w:author="user" w:date="2017-10-08T23:05:12Z">
        <w:r>
          <w:rPr>
            <w:bCs/>
            <w:lang w:val="zh-CN"/>
          </w:rPr>
          <w:delInstrText xml:space="preserve"> HYPERLINK \l _Toc6106 </w:delInstrText>
        </w:r>
      </w:del>
      <w:del w:id="411" w:author="user" w:date="2017-10-08T23:05:12Z">
        <w:r>
          <w:rPr>
            <w:bCs/>
            <w:lang w:val="zh-CN"/>
          </w:rPr>
          <w:fldChar w:fldCharType="separate"/>
        </w:r>
      </w:del>
      <w:del w:id="412" w:author="user" w:date="2017-10-08T23:05:12Z">
        <w:r>
          <w:rPr>
            <w:rFonts w:hint="eastAsia" w:ascii="Calibri Light" w:hAnsi="Calibri Light"/>
            <w:szCs w:val="28"/>
          </w:rPr>
          <w:delText>物流环节</w:delText>
        </w:r>
      </w:del>
      <w:del w:id="413" w:author="user" w:date="2017-10-08T23:05:12Z">
        <w:r>
          <w:rPr/>
          <w:tab/>
        </w:r>
      </w:del>
      <w:del w:id="414" w:author="user" w:date="2017-10-08T23:05:12Z">
        <w:r>
          <w:rPr/>
          <w:fldChar w:fldCharType="begin"/>
        </w:r>
      </w:del>
      <w:del w:id="415" w:author="user" w:date="2017-10-08T23:05:12Z">
        <w:r>
          <w:rPr/>
          <w:delInstrText xml:space="preserve"> PAGEREF _Toc6106 </w:delInstrText>
        </w:r>
      </w:del>
      <w:del w:id="416" w:author="user" w:date="2017-10-08T23:05:12Z">
        <w:r>
          <w:rPr/>
          <w:fldChar w:fldCharType="separate"/>
        </w:r>
      </w:del>
      <w:del w:id="417" w:author="user" w:date="2017-10-08T23:05:12Z">
        <w:r>
          <w:rPr/>
          <w:delText>26</w:delText>
        </w:r>
      </w:del>
      <w:del w:id="418" w:author="user" w:date="2017-10-08T23:05:12Z">
        <w:r>
          <w:rPr/>
          <w:fldChar w:fldCharType="end"/>
        </w:r>
      </w:del>
      <w:del w:id="419" w:author="user" w:date="2017-10-08T23:05:12Z">
        <w:r>
          <w:rPr>
            <w:bCs/>
            <w:color w:val="000000"/>
            <w:lang w:val="zh-CN"/>
          </w:rPr>
          <w:fldChar w:fldCharType="end"/>
        </w:r>
      </w:del>
    </w:p>
    <w:p>
      <w:pPr>
        <w:pStyle w:val="7"/>
        <w:tabs>
          <w:tab w:val="right" w:leader="dot" w:pos="8306"/>
        </w:tabs>
        <w:rPr>
          <w:del w:id="420" w:author="user" w:date="2017-10-08T23:05:12Z"/>
        </w:rPr>
      </w:pPr>
      <w:del w:id="421" w:author="user" w:date="2017-10-08T23:05:12Z">
        <w:r>
          <w:rPr>
            <w:bCs/>
            <w:color w:val="000000"/>
            <w:lang w:val="zh-CN"/>
          </w:rPr>
          <w:fldChar w:fldCharType="begin"/>
        </w:r>
      </w:del>
      <w:del w:id="422" w:author="user" w:date="2017-10-08T23:05:12Z">
        <w:r>
          <w:rPr>
            <w:bCs/>
            <w:lang w:val="zh-CN"/>
          </w:rPr>
          <w:delInstrText xml:space="preserve"> HYPERLINK \l _Toc3380 </w:delInstrText>
        </w:r>
      </w:del>
      <w:del w:id="423" w:author="user" w:date="2017-10-08T23:05:12Z">
        <w:r>
          <w:rPr>
            <w:bCs/>
            <w:lang w:val="zh-CN"/>
          </w:rPr>
          <w:fldChar w:fldCharType="separate"/>
        </w:r>
      </w:del>
      <w:del w:id="424" w:author="user" w:date="2017-10-08T23:05:12Z">
        <w:r>
          <w:rPr>
            <w:rFonts w:hint="eastAsia" w:ascii="Calibri Light" w:hAnsi="Calibri Light"/>
            <w:szCs w:val="28"/>
          </w:rPr>
          <w:delText>门店环节</w:delText>
        </w:r>
      </w:del>
      <w:del w:id="425" w:author="user" w:date="2017-10-08T23:05:12Z">
        <w:r>
          <w:rPr/>
          <w:tab/>
        </w:r>
      </w:del>
      <w:del w:id="426" w:author="user" w:date="2017-10-08T23:05:12Z">
        <w:r>
          <w:rPr/>
          <w:fldChar w:fldCharType="begin"/>
        </w:r>
      </w:del>
      <w:del w:id="427" w:author="user" w:date="2017-10-08T23:05:12Z">
        <w:r>
          <w:rPr/>
          <w:delInstrText xml:space="preserve"> PAGEREF _Toc3380 </w:delInstrText>
        </w:r>
      </w:del>
      <w:del w:id="428" w:author="user" w:date="2017-10-08T23:05:12Z">
        <w:r>
          <w:rPr/>
          <w:fldChar w:fldCharType="separate"/>
        </w:r>
      </w:del>
      <w:del w:id="429" w:author="user" w:date="2017-10-08T23:05:12Z">
        <w:r>
          <w:rPr/>
          <w:delText>26</w:delText>
        </w:r>
      </w:del>
      <w:del w:id="430" w:author="user" w:date="2017-10-08T23:05:12Z">
        <w:r>
          <w:rPr/>
          <w:fldChar w:fldCharType="end"/>
        </w:r>
      </w:del>
      <w:del w:id="431" w:author="user" w:date="2017-10-08T23:05:12Z">
        <w:r>
          <w:rPr>
            <w:bCs/>
            <w:color w:val="000000"/>
            <w:lang w:val="zh-CN"/>
          </w:rPr>
          <w:fldChar w:fldCharType="end"/>
        </w:r>
      </w:del>
    </w:p>
    <w:p>
      <w:pPr>
        <w:pStyle w:val="7"/>
        <w:tabs>
          <w:tab w:val="right" w:leader="dot" w:pos="8306"/>
        </w:tabs>
        <w:rPr>
          <w:del w:id="432" w:author="user" w:date="2017-10-08T23:05:12Z"/>
        </w:rPr>
      </w:pPr>
      <w:del w:id="433" w:author="user" w:date="2017-10-08T23:05:12Z">
        <w:r>
          <w:rPr>
            <w:bCs/>
            <w:color w:val="000000"/>
            <w:lang w:val="zh-CN"/>
          </w:rPr>
          <w:fldChar w:fldCharType="begin"/>
        </w:r>
      </w:del>
      <w:del w:id="434" w:author="user" w:date="2017-10-08T23:05:12Z">
        <w:r>
          <w:rPr>
            <w:bCs/>
            <w:lang w:val="zh-CN"/>
          </w:rPr>
          <w:delInstrText xml:space="preserve"> HYPERLINK \l _Toc30978 </w:delInstrText>
        </w:r>
      </w:del>
      <w:del w:id="435" w:author="user" w:date="2017-10-08T23:05:12Z">
        <w:r>
          <w:rPr>
            <w:bCs/>
            <w:lang w:val="zh-CN"/>
          </w:rPr>
          <w:fldChar w:fldCharType="separate"/>
        </w:r>
      </w:del>
      <w:del w:id="436" w:author="user" w:date="2017-10-08T23:05:12Z">
        <w:r>
          <w:rPr>
            <w:rFonts w:hint="eastAsia" w:ascii="Calibri Light" w:hAnsi="Calibri Light"/>
            <w:szCs w:val="28"/>
          </w:rPr>
          <w:delText>系统的主要特征</w:delText>
        </w:r>
      </w:del>
      <w:del w:id="437" w:author="user" w:date="2017-10-08T23:05:12Z">
        <w:r>
          <w:rPr/>
          <w:tab/>
        </w:r>
      </w:del>
      <w:del w:id="438" w:author="user" w:date="2017-10-08T23:05:12Z">
        <w:r>
          <w:rPr/>
          <w:fldChar w:fldCharType="begin"/>
        </w:r>
      </w:del>
      <w:del w:id="439" w:author="user" w:date="2017-10-08T23:05:12Z">
        <w:r>
          <w:rPr/>
          <w:delInstrText xml:space="preserve"> PAGEREF _Toc30978 </w:delInstrText>
        </w:r>
      </w:del>
      <w:del w:id="440" w:author="user" w:date="2017-10-08T23:05:12Z">
        <w:r>
          <w:rPr/>
          <w:fldChar w:fldCharType="separate"/>
        </w:r>
      </w:del>
      <w:del w:id="441" w:author="user" w:date="2017-10-08T23:05:12Z">
        <w:r>
          <w:rPr/>
          <w:delText>26</w:delText>
        </w:r>
      </w:del>
      <w:del w:id="442" w:author="user" w:date="2017-10-08T23:05:12Z">
        <w:r>
          <w:rPr/>
          <w:fldChar w:fldCharType="end"/>
        </w:r>
      </w:del>
      <w:del w:id="443" w:author="user" w:date="2017-10-08T23:05:12Z">
        <w:r>
          <w:rPr>
            <w:bCs/>
            <w:color w:val="000000"/>
            <w:lang w:val="zh-CN"/>
          </w:rPr>
          <w:fldChar w:fldCharType="end"/>
        </w:r>
      </w:del>
    </w:p>
    <w:p>
      <w:pPr>
        <w:pStyle w:val="7"/>
        <w:tabs>
          <w:tab w:val="right" w:leader="dot" w:pos="8306"/>
        </w:tabs>
        <w:rPr>
          <w:del w:id="444" w:author="user" w:date="2017-10-08T23:05:12Z"/>
        </w:rPr>
      </w:pPr>
      <w:del w:id="445" w:author="user" w:date="2017-10-08T23:05:12Z">
        <w:r>
          <w:rPr>
            <w:bCs/>
            <w:color w:val="000000"/>
            <w:lang w:val="zh-CN"/>
          </w:rPr>
          <w:fldChar w:fldCharType="begin"/>
        </w:r>
      </w:del>
      <w:del w:id="446" w:author="user" w:date="2017-10-08T23:05:12Z">
        <w:r>
          <w:rPr>
            <w:bCs/>
            <w:lang w:val="zh-CN"/>
          </w:rPr>
          <w:delInstrText xml:space="preserve"> HYPERLINK \l _Toc15542 </w:delInstrText>
        </w:r>
      </w:del>
      <w:del w:id="447" w:author="user" w:date="2017-10-08T23:05:12Z">
        <w:r>
          <w:rPr>
            <w:bCs/>
            <w:lang w:val="zh-CN"/>
          </w:rPr>
          <w:fldChar w:fldCharType="separate"/>
        </w:r>
      </w:del>
      <w:del w:id="448" w:author="user" w:date="2017-10-08T23:05:12Z">
        <w:r>
          <w:rPr>
            <w:rFonts w:hint="eastAsia" w:ascii="Calibri Light" w:hAnsi="Calibri Light"/>
            <w:szCs w:val="28"/>
          </w:rPr>
          <w:delText>系统的主要优点</w:delText>
        </w:r>
      </w:del>
      <w:del w:id="449" w:author="user" w:date="2017-10-08T23:05:12Z">
        <w:r>
          <w:rPr/>
          <w:tab/>
        </w:r>
      </w:del>
      <w:del w:id="450" w:author="user" w:date="2017-10-08T23:05:12Z">
        <w:r>
          <w:rPr/>
          <w:fldChar w:fldCharType="begin"/>
        </w:r>
      </w:del>
      <w:del w:id="451" w:author="user" w:date="2017-10-08T23:05:12Z">
        <w:r>
          <w:rPr/>
          <w:delInstrText xml:space="preserve"> PAGEREF _Toc15542 </w:delInstrText>
        </w:r>
      </w:del>
      <w:del w:id="452" w:author="user" w:date="2017-10-08T23:05:12Z">
        <w:r>
          <w:rPr/>
          <w:fldChar w:fldCharType="separate"/>
        </w:r>
      </w:del>
      <w:del w:id="453" w:author="user" w:date="2017-10-08T23:05:12Z">
        <w:r>
          <w:rPr/>
          <w:delText>27</w:delText>
        </w:r>
      </w:del>
      <w:del w:id="454" w:author="user" w:date="2017-10-08T23:05:12Z">
        <w:r>
          <w:rPr/>
          <w:fldChar w:fldCharType="end"/>
        </w:r>
      </w:del>
      <w:del w:id="455" w:author="user" w:date="2017-10-08T23:05:12Z">
        <w:r>
          <w:rPr>
            <w:bCs/>
            <w:color w:val="000000"/>
            <w:lang w:val="zh-CN"/>
          </w:rPr>
          <w:fldChar w:fldCharType="end"/>
        </w:r>
      </w:del>
    </w:p>
    <w:p>
      <w:pPr>
        <w:pStyle w:val="7"/>
        <w:tabs>
          <w:tab w:val="right" w:leader="dot" w:pos="8306"/>
        </w:tabs>
        <w:rPr>
          <w:del w:id="456" w:author="user" w:date="2017-10-08T23:05:12Z"/>
        </w:rPr>
      </w:pPr>
      <w:del w:id="457" w:author="user" w:date="2017-10-08T23:05:12Z">
        <w:r>
          <w:rPr>
            <w:bCs/>
            <w:color w:val="000000"/>
            <w:lang w:val="zh-CN"/>
          </w:rPr>
          <w:fldChar w:fldCharType="begin"/>
        </w:r>
      </w:del>
      <w:del w:id="458" w:author="user" w:date="2017-10-08T23:05:12Z">
        <w:r>
          <w:rPr>
            <w:bCs/>
            <w:lang w:val="zh-CN"/>
          </w:rPr>
          <w:delInstrText xml:space="preserve"> HYPERLINK \l _Toc23597 </w:delInstrText>
        </w:r>
      </w:del>
      <w:del w:id="459" w:author="user" w:date="2017-10-08T23:05:12Z">
        <w:r>
          <w:rPr>
            <w:bCs/>
            <w:lang w:val="zh-CN"/>
          </w:rPr>
          <w:fldChar w:fldCharType="separate"/>
        </w:r>
      </w:del>
      <w:del w:id="460" w:author="user" w:date="2017-10-08T23:05:12Z">
        <w:r>
          <w:rPr>
            <w:rFonts w:hint="eastAsia" w:ascii="Calibri Light" w:hAnsi="Calibri Light"/>
            <w:szCs w:val="28"/>
          </w:rPr>
          <w:delText>多用户共识安全机制</w:delText>
        </w:r>
      </w:del>
      <w:del w:id="461" w:author="user" w:date="2017-10-08T23:05:12Z">
        <w:r>
          <w:rPr/>
          <w:tab/>
        </w:r>
      </w:del>
      <w:del w:id="462" w:author="user" w:date="2017-10-08T23:05:12Z">
        <w:r>
          <w:rPr/>
          <w:fldChar w:fldCharType="begin"/>
        </w:r>
      </w:del>
      <w:del w:id="463" w:author="user" w:date="2017-10-08T23:05:12Z">
        <w:r>
          <w:rPr/>
          <w:delInstrText xml:space="preserve"> PAGEREF _Toc23597 </w:delInstrText>
        </w:r>
      </w:del>
      <w:del w:id="464" w:author="user" w:date="2017-10-08T23:05:12Z">
        <w:r>
          <w:rPr/>
          <w:fldChar w:fldCharType="separate"/>
        </w:r>
      </w:del>
      <w:del w:id="465" w:author="user" w:date="2017-10-08T23:05:12Z">
        <w:r>
          <w:rPr/>
          <w:delText>27</w:delText>
        </w:r>
      </w:del>
      <w:del w:id="466" w:author="user" w:date="2017-10-08T23:05:12Z">
        <w:r>
          <w:rPr/>
          <w:fldChar w:fldCharType="end"/>
        </w:r>
      </w:del>
      <w:del w:id="467" w:author="user" w:date="2017-10-08T23:05:12Z">
        <w:r>
          <w:rPr>
            <w:bCs/>
            <w:color w:val="000000"/>
            <w:lang w:val="zh-CN"/>
          </w:rPr>
          <w:fldChar w:fldCharType="end"/>
        </w:r>
      </w:del>
    </w:p>
    <w:p>
      <w:pPr>
        <w:pStyle w:val="12"/>
        <w:tabs>
          <w:tab w:val="right" w:leader="dot" w:pos="8306"/>
        </w:tabs>
        <w:rPr>
          <w:del w:id="468" w:author="user" w:date="2017-10-08T23:05:12Z"/>
        </w:rPr>
      </w:pPr>
      <w:del w:id="469" w:author="user" w:date="2017-10-08T23:05:12Z">
        <w:r>
          <w:rPr>
            <w:bCs/>
            <w:color w:val="000000"/>
            <w:lang w:val="zh-CN"/>
          </w:rPr>
          <w:fldChar w:fldCharType="begin"/>
        </w:r>
      </w:del>
      <w:del w:id="470" w:author="user" w:date="2017-10-08T23:05:12Z">
        <w:r>
          <w:rPr>
            <w:bCs/>
            <w:lang w:val="zh-CN"/>
          </w:rPr>
          <w:delInstrText xml:space="preserve"> HYPERLINK \l _Toc32323 </w:delInstrText>
        </w:r>
      </w:del>
      <w:del w:id="471" w:author="user" w:date="2017-10-08T23:05:12Z">
        <w:r>
          <w:rPr>
            <w:bCs/>
            <w:lang w:val="zh-CN"/>
          </w:rPr>
          <w:fldChar w:fldCharType="separate"/>
        </w:r>
      </w:del>
      <w:del w:id="472" w:author="user" w:date="2017-10-08T23:05:12Z">
        <w:r>
          <w:rPr>
            <w:rFonts w:hint="eastAsia"/>
          </w:rPr>
          <w:delText>2.4 应用场景：WALTON项目在服装行业的系统解决方案</w:delText>
        </w:r>
      </w:del>
      <w:del w:id="473" w:author="user" w:date="2017-10-08T23:05:12Z">
        <w:r>
          <w:rPr/>
          <w:tab/>
        </w:r>
      </w:del>
      <w:del w:id="474" w:author="user" w:date="2017-10-08T23:05:12Z">
        <w:r>
          <w:rPr/>
          <w:fldChar w:fldCharType="begin"/>
        </w:r>
      </w:del>
      <w:del w:id="475" w:author="user" w:date="2017-10-08T23:05:12Z">
        <w:r>
          <w:rPr/>
          <w:delInstrText xml:space="preserve"> PAGEREF _Toc32323 </w:delInstrText>
        </w:r>
      </w:del>
      <w:del w:id="476" w:author="user" w:date="2017-10-08T23:05:12Z">
        <w:r>
          <w:rPr/>
          <w:fldChar w:fldCharType="separate"/>
        </w:r>
      </w:del>
      <w:del w:id="477" w:author="user" w:date="2017-10-08T23:05:12Z">
        <w:r>
          <w:rPr/>
          <w:delText>27</w:delText>
        </w:r>
      </w:del>
      <w:del w:id="478" w:author="user" w:date="2017-10-08T23:05:12Z">
        <w:r>
          <w:rPr/>
          <w:fldChar w:fldCharType="end"/>
        </w:r>
      </w:del>
      <w:del w:id="479" w:author="user" w:date="2017-10-08T23:05:12Z">
        <w:r>
          <w:rPr>
            <w:bCs/>
            <w:color w:val="000000"/>
            <w:lang w:val="zh-CN"/>
          </w:rPr>
          <w:fldChar w:fldCharType="end"/>
        </w:r>
      </w:del>
    </w:p>
    <w:p>
      <w:pPr>
        <w:pStyle w:val="7"/>
        <w:tabs>
          <w:tab w:val="right" w:leader="dot" w:pos="8306"/>
        </w:tabs>
        <w:rPr>
          <w:del w:id="480" w:author="user" w:date="2017-10-08T23:05:12Z"/>
        </w:rPr>
      </w:pPr>
      <w:del w:id="481" w:author="user" w:date="2017-10-08T23:05:12Z">
        <w:r>
          <w:rPr>
            <w:bCs/>
            <w:color w:val="000000"/>
            <w:lang w:val="zh-CN"/>
          </w:rPr>
          <w:fldChar w:fldCharType="begin"/>
        </w:r>
      </w:del>
      <w:del w:id="482" w:author="user" w:date="2017-10-08T23:05:12Z">
        <w:r>
          <w:rPr>
            <w:bCs/>
            <w:lang w:val="zh-CN"/>
          </w:rPr>
          <w:delInstrText xml:space="preserve"> HYPERLINK \l _Toc5636 </w:delInstrText>
        </w:r>
      </w:del>
      <w:del w:id="483" w:author="user" w:date="2017-10-08T23:05:12Z">
        <w:r>
          <w:rPr>
            <w:bCs/>
            <w:lang w:val="zh-CN"/>
          </w:rPr>
          <w:fldChar w:fldCharType="separate"/>
        </w:r>
      </w:del>
      <w:del w:id="484" w:author="user" w:date="2017-10-08T23:05:12Z">
        <w:r>
          <w:rPr>
            <w:rFonts w:hint="eastAsia" w:ascii="Calibri Light" w:hAnsi="Calibri Light"/>
            <w:szCs w:val="28"/>
          </w:rPr>
          <w:delText>2.4.1 传统服装制造困境解析</w:delText>
        </w:r>
      </w:del>
      <w:del w:id="485" w:author="user" w:date="2017-10-08T23:05:12Z">
        <w:r>
          <w:rPr/>
          <w:tab/>
        </w:r>
      </w:del>
      <w:del w:id="486" w:author="user" w:date="2017-10-08T23:05:12Z">
        <w:r>
          <w:rPr/>
          <w:fldChar w:fldCharType="begin"/>
        </w:r>
      </w:del>
      <w:del w:id="487" w:author="user" w:date="2017-10-08T23:05:12Z">
        <w:r>
          <w:rPr/>
          <w:delInstrText xml:space="preserve"> PAGEREF _Toc5636 </w:delInstrText>
        </w:r>
      </w:del>
      <w:del w:id="488" w:author="user" w:date="2017-10-08T23:05:12Z">
        <w:r>
          <w:rPr/>
          <w:fldChar w:fldCharType="separate"/>
        </w:r>
      </w:del>
      <w:del w:id="489" w:author="user" w:date="2017-10-08T23:05:12Z">
        <w:r>
          <w:rPr/>
          <w:delText>28</w:delText>
        </w:r>
      </w:del>
      <w:del w:id="490" w:author="user" w:date="2017-10-08T23:05:12Z">
        <w:r>
          <w:rPr/>
          <w:fldChar w:fldCharType="end"/>
        </w:r>
      </w:del>
      <w:del w:id="491" w:author="user" w:date="2017-10-08T23:05:12Z">
        <w:r>
          <w:rPr>
            <w:bCs/>
            <w:color w:val="000000"/>
            <w:lang w:val="zh-CN"/>
          </w:rPr>
          <w:fldChar w:fldCharType="end"/>
        </w:r>
      </w:del>
    </w:p>
    <w:p>
      <w:pPr>
        <w:pStyle w:val="7"/>
        <w:tabs>
          <w:tab w:val="right" w:leader="dot" w:pos="8306"/>
        </w:tabs>
        <w:rPr>
          <w:del w:id="492" w:author="user" w:date="2017-10-08T23:05:12Z"/>
        </w:rPr>
      </w:pPr>
      <w:del w:id="493" w:author="user" w:date="2017-10-08T23:05:12Z">
        <w:r>
          <w:rPr>
            <w:bCs/>
            <w:color w:val="000000"/>
            <w:lang w:val="zh-CN"/>
          </w:rPr>
          <w:fldChar w:fldCharType="begin"/>
        </w:r>
      </w:del>
      <w:del w:id="494" w:author="user" w:date="2017-10-08T23:05:12Z">
        <w:r>
          <w:rPr>
            <w:bCs/>
            <w:lang w:val="zh-CN"/>
          </w:rPr>
          <w:delInstrText xml:space="preserve"> HYPERLINK \l _Toc5731 </w:delInstrText>
        </w:r>
      </w:del>
      <w:del w:id="495" w:author="user" w:date="2017-10-08T23:05:12Z">
        <w:r>
          <w:rPr>
            <w:bCs/>
            <w:lang w:val="zh-CN"/>
          </w:rPr>
          <w:fldChar w:fldCharType="separate"/>
        </w:r>
      </w:del>
      <w:del w:id="496" w:author="user" w:date="2017-10-08T23:05:12Z">
        <w:r>
          <w:rPr>
            <w:rFonts w:hint="eastAsia" w:ascii="Calibri Light" w:hAnsi="Calibri Light"/>
            <w:szCs w:val="28"/>
          </w:rPr>
          <w:delText>2.</w:delText>
        </w:r>
      </w:del>
      <w:del w:id="497" w:author="user" w:date="2017-10-08T23:05:12Z">
        <w:r>
          <w:rPr>
            <w:rFonts w:ascii="Calibri Light" w:hAnsi="Calibri Light"/>
            <w:szCs w:val="28"/>
          </w:rPr>
          <w:delText>4</w:delText>
        </w:r>
      </w:del>
      <w:del w:id="498" w:author="user" w:date="2017-10-08T23:05:12Z">
        <w:r>
          <w:rPr>
            <w:rFonts w:hint="eastAsia" w:ascii="Calibri Light" w:hAnsi="Calibri Light"/>
            <w:szCs w:val="28"/>
          </w:rPr>
          <w:delText>.2 服装行业智能制造解决方案</w:delText>
        </w:r>
      </w:del>
      <w:del w:id="499" w:author="user" w:date="2017-10-08T23:05:12Z">
        <w:r>
          <w:rPr/>
          <w:tab/>
        </w:r>
      </w:del>
      <w:del w:id="500" w:author="user" w:date="2017-10-08T23:05:12Z">
        <w:r>
          <w:rPr/>
          <w:fldChar w:fldCharType="begin"/>
        </w:r>
      </w:del>
      <w:del w:id="501" w:author="user" w:date="2017-10-08T23:05:12Z">
        <w:r>
          <w:rPr/>
          <w:delInstrText xml:space="preserve"> PAGEREF _Toc5731 </w:delInstrText>
        </w:r>
      </w:del>
      <w:del w:id="502" w:author="user" w:date="2017-10-08T23:05:12Z">
        <w:r>
          <w:rPr/>
          <w:fldChar w:fldCharType="separate"/>
        </w:r>
      </w:del>
      <w:del w:id="503" w:author="user" w:date="2017-10-08T23:05:12Z">
        <w:r>
          <w:rPr/>
          <w:delText>29</w:delText>
        </w:r>
      </w:del>
      <w:del w:id="504" w:author="user" w:date="2017-10-08T23:05:12Z">
        <w:r>
          <w:rPr/>
          <w:fldChar w:fldCharType="end"/>
        </w:r>
      </w:del>
      <w:del w:id="505" w:author="user" w:date="2017-10-08T23:05:12Z">
        <w:r>
          <w:rPr>
            <w:bCs/>
            <w:color w:val="000000"/>
            <w:lang w:val="zh-CN"/>
          </w:rPr>
          <w:fldChar w:fldCharType="end"/>
        </w:r>
      </w:del>
    </w:p>
    <w:p>
      <w:pPr>
        <w:pStyle w:val="7"/>
        <w:tabs>
          <w:tab w:val="right" w:leader="dot" w:pos="8306"/>
        </w:tabs>
        <w:rPr>
          <w:del w:id="506" w:author="user" w:date="2017-10-08T23:05:12Z"/>
        </w:rPr>
      </w:pPr>
      <w:del w:id="507" w:author="user" w:date="2017-10-08T23:05:12Z">
        <w:r>
          <w:rPr>
            <w:bCs/>
            <w:color w:val="000000"/>
            <w:lang w:val="zh-CN"/>
          </w:rPr>
          <w:fldChar w:fldCharType="begin"/>
        </w:r>
      </w:del>
      <w:del w:id="508" w:author="user" w:date="2017-10-08T23:05:12Z">
        <w:r>
          <w:rPr>
            <w:bCs/>
            <w:lang w:val="zh-CN"/>
          </w:rPr>
          <w:delInstrText xml:space="preserve"> HYPERLINK \l _Toc14673 </w:delInstrText>
        </w:r>
      </w:del>
      <w:del w:id="509" w:author="user" w:date="2017-10-08T23:05:12Z">
        <w:r>
          <w:rPr>
            <w:bCs/>
            <w:lang w:val="zh-CN"/>
          </w:rPr>
          <w:fldChar w:fldCharType="separate"/>
        </w:r>
      </w:del>
      <w:del w:id="510" w:author="user" w:date="2017-10-08T23:05:12Z">
        <w:r>
          <w:rPr>
            <w:rFonts w:hint="eastAsia" w:ascii="Calibri Light" w:hAnsi="Calibri Light"/>
            <w:szCs w:val="28"/>
          </w:rPr>
          <w:delText>2.</w:delText>
        </w:r>
      </w:del>
      <w:del w:id="511" w:author="user" w:date="2017-10-08T23:05:12Z">
        <w:r>
          <w:rPr>
            <w:rFonts w:ascii="Calibri Light" w:hAnsi="Calibri Light"/>
            <w:szCs w:val="28"/>
          </w:rPr>
          <w:delText>4</w:delText>
        </w:r>
      </w:del>
      <w:del w:id="512" w:author="user" w:date="2017-10-08T23:05:12Z">
        <w:r>
          <w:rPr>
            <w:rFonts w:hint="eastAsia" w:ascii="Calibri Light" w:hAnsi="Calibri Light"/>
            <w:szCs w:val="28"/>
          </w:rPr>
          <w:delText>.3 服装行业智慧物流仓储解决方案</w:delText>
        </w:r>
      </w:del>
      <w:del w:id="513" w:author="user" w:date="2017-10-08T23:05:12Z">
        <w:r>
          <w:rPr/>
          <w:tab/>
        </w:r>
      </w:del>
      <w:del w:id="514" w:author="user" w:date="2017-10-08T23:05:12Z">
        <w:r>
          <w:rPr/>
          <w:fldChar w:fldCharType="begin"/>
        </w:r>
      </w:del>
      <w:del w:id="515" w:author="user" w:date="2017-10-08T23:05:12Z">
        <w:r>
          <w:rPr/>
          <w:delInstrText xml:space="preserve"> PAGEREF _Toc14673 </w:delInstrText>
        </w:r>
      </w:del>
      <w:del w:id="516" w:author="user" w:date="2017-10-08T23:05:12Z">
        <w:r>
          <w:rPr/>
          <w:fldChar w:fldCharType="separate"/>
        </w:r>
      </w:del>
      <w:del w:id="517" w:author="user" w:date="2017-10-08T23:05:12Z">
        <w:r>
          <w:rPr/>
          <w:delText>30</w:delText>
        </w:r>
      </w:del>
      <w:del w:id="518" w:author="user" w:date="2017-10-08T23:05:12Z">
        <w:r>
          <w:rPr/>
          <w:fldChar w:fldCharType="end"/>
        </w:r>
      </w:del>
      <w:del w:id="519" w:author="user" w:date="2017-10-08T23:05:12Z">
        <w:r>
          <w:rPr>
            <w:bCs/>
            <w:color w:val="000000"/>
            <w:lang w:val="zh-CN"/>
          </w:rPr>
          <w:fldChar w:fldCharType="end"/>
        </w:r>
      </w:del>
    </w:p>
    <w:p>
      <w:pPr>
        <w:pStyle w:val="7"/>
        <w:tabs>
          <w:tab w:val="right" w:leader="dot" w:pos="8306"/>
        </w:tabs>
        <w:rPr>
          <w:del w:id="520" w:author="user" w:date="2017-10-08T23:05:12Z"/>
        </w:rPr>
      </w:pPr>
      <w:del w:id="521" w:author="user" w:date="2017-10-08T23:05:12Z">
        <w:r>
          <w:rPr>
            <w:bCs/>
            <w:color w:val="000000"/>
            <w:lang w:val="zh-CN"/>
          </w:rPr>
          <w:fldChar w:fldCharType="begin"/>
        </w:r>
      </w:del>
      <w:del w:id="522" w:author="user" w:date="2017-10-08T23:05:12Z">
        <w:r>
          <w:rPr>
            <w:bCs/>
            <w:lang w:val="zh-CN"/>
          </w:rPr>
          <w:delInstrText xml:space="preserve"> HYPERLINK \l _Toc28159 </w:delInstrText>
        </w:r>
      </w:del>
      <w:del w:id="523" w:author="user" w:date="2017-10-08T23:05:12Z">
        <w:r>
          <w:rPr>
            <w:bCs/>
            <w:lang w:val="zh-CN"/>
          </w:rPr>
          <w:fldChar w:fldCharType="separate"/>
        </w:r>
      </w:del>
      <w:del w:id="524" w:author="user" w:date="2017-10-08T23:05:12Z">
        <w:r>
          <w:rPr>
            <w:rFonts w:hint="eastAsia" w:ascii="Calibri Light" w:hAnsi="Calibri Light"/>
            <w:szCs w:val="28"/>
          </w:rPr>
          <w:delText>2.</w:delText>
        </w:r>
      </w:del>
      <w:del w:id="525" w:author="user" w:date="2017-10-08T23:05:12Z">
        <w:r>
          <w:rPr>
            <w:rFonts w:ascii="Calibri Light" w:hAnsi="Calibri Light"/>
            <w:szCs w:val="28"/>
          </w:rPr>
          <w:delText>4</w:delText>
        </w:r>
      </w:del>
      <w:del w:id="526" w:author="user" w:date="2017-10-08T23:05:12Z">
        <w:r>
          <w:rPr>
            <w:rFonts w:hint="eastAsia" w:ascii="Calibri Light" w:hAnsi="Calibri Light"/>
            <w:szCs w:val="28"/>
          </w:rPr>
          <w:delText>.4 服装行业智慧门店解决方案</w:delText>
        </w:r>
      </w:del>
      <w:del w:id="527" w:author="user" w:date="2017-10-08T23:05:12Z">
        <w:r>
          <w:rPr/>
          <w:tab/>
        </w:r>
      </w:del>
      <w:del w:id="528" w:author="user" w:date="2017-10-08T23:05:12Z">
        <w:r>
          <w:rPr/>
          <w:fldChar w:fldCharType="begin"/>
        </w:r>
      </w:del>
      <w:del w:id="529" w:author="user" w:date="2017-10-08T23:05:12Z">
        <w:r>
          <w:rPr/>
          <w:delInstrText xml:space="preserve"> PAGEREF _Toc28159 </w:delInstrText>
        </w:r>
      </w:del>
      <w:del w:id="530" w:author="user" w:date="2017-10-08T23:05:12Z">
        <w:r>
          <w:rPr/>
          <w:fldChar w:fldCharType="separate"/>
        </w:r>
      </w:del>
      <w:del w:id="531" w:author="user" w:date="2017-10-08T23:05:12Z">
        <w:r>
          <w:rPr/>
          <w:delText>31</w:delText>
        </w:r>
      </w:del>
      <w:del w:id="532" w:author="user" w:date="2017-10-08T23:05:12Z">
        <w:r>
          <w:rPr/>
          <w:fldChar w:fldCharType="end"/>
        </w:r>
      </w:del>
      <w:del w:id="533" w:author="user" w:date="2017-10-08T23:05:12Z">
        <w:r>
          <w:rPr>
            <w:bCs/>
            <w:color w:val="000000"/>
            <w:lang w:val="zh-CN"/>
          </w:rPr>
          <w:fldChar w:fldCharType="end"/>
        </w:r>
      </w:del>
    </w:p>
    <w:p>
      <w:pPr>
        <w:pStyle w:val="11"/>
        <w:tabs>
          <w:tab w:val="right" w:leader="dot" w:pos="8306"/>
        </w:tabs>
        <w:rPr>
          <w:del w:id="534" w:author="user" w:date="2017-10-08T23:05:12Z"/>
        </w:rPr>
      </w:pPr>
      <w:del w:id="535" w:author="user" w:date="2017-10-08T23:05:12Z">
        <w:r>
          <w:rPr>
            <w:bCs/>
            <w:color w:val="000000"/>
            <w:lang w:val="zh-CN"/>
          </w:rPr>
          <w:fldChar w:fldCharType="begin"/>
        </w:r>
      </w:del>
      <w:del w:id="536" w:author="user" w:date="2017-10-08T23:05:12Z">
        <w:r>
          <w:rPr>
            <w:bCs/>
            <w:lang w:val="zh-CN"/>
          </w:rPr>
          <w:delInstrText xml:space="preserve"> HYPERLINK \l _Toc3017 </w:delInstrText>
        </w:r>
      </w:del>
      <w:del w:id="537" w:author="user" w:date="2017-10-08T23:05:12Z">
        <w:r>
          <w:rPr>
            <w:bCs/>
            <w:lang w:val="zh-CN"/>
          </w:rPr>
          <w:fldChar w:fldCharType="separate"/>
        </w:r>
      </w:del>
      <w:del w:id="538" w:author="user" w:date="2017-10-08T23:05:12Z">
        <w:r>
          <w:rPr>
            <w:rFonts w:hint="eastAsia"/>
          </w:rPr>
          <w:delText>第三部分 未来——价值物联网改变世界</w:delText>
        </w:r>
      </w:del>
      <w:del w:id="539" w:author="user" w:date="2017-10-08T23:05:12Z">
        <w:r>
          <w:rPr/>
          <w:tab/>
        </w:r>
      </w:del>
      <w:del w:id="540" w:author="user" w:date="2017-10-08T23:05:12Z">
        <w:r>
          <w:rPr/>
          <w:fldChar w:fldCharType="begin"/>
        </w:r>
      </w:del>
      <w:del w:id="541" w:author="user" w:date="2017-10-08T23:05:12Z">
        <w:r>
          <w:rPr/>
          <w:delInstrText xml:space="preserve"> PAGEREF _Toc3017 </w:delInstrText>
        </w:r>
      </w:del>
      <w:del w:id="542" w:author="user" w:date="2017-10-08T23:05:12Z">
        <w:r>
          <w:rPr/>
          <w:fldChar w:fldCharType="separate"/>
        </w:r>
      </w:del>
      <w:del w:id="543" w:author="user" w:date="2017-10-08T23:05:12Z">
        <w:r>
          <w:rPr/>
          <w:delText>34</w:delText>
        </w:r>
      </w:del>
      <w:del w:id="544" w:author="user" w:date="2017-10-08T23:05:12Z">
        <w:r>
          <w:rPr/>
          <w:fldChar w:fldCharType="end"/>
        </w:r>
      </w:del>
      <w:del w:id="545" w:author="user" w:date="2017-10-08T23:05:12Z">
        <w:r>
          <w:rPr>
            <w:bCs/>
            <w:color w:val="000000"/>
            <w:lang w:val="zh-CN"/>
          </w:rPr>
          <w:fldChar w:fldCharType="end"/>
        </w:r>
      </w:del>
    </w:p>
    <w:p>
      <w:pPr>
        <w:pStyle w:val="12"/>
        <w:tabs>
          <w:tab w:val="right" w:leader="dot" w:pos="8306"/>
        </w:tabs>
        <w:rPr>
          <w:del w:id="546" w:author="user" w:date="2017-10-08T23:05:12Z"/>
        </w:rPr>
      </w:pPr>
      <w:del w:id="547" w:author="user" w:date="2017-10-08T23:05:12Z">
        <w:r>
          <w:rPr>
            <w:bCs/>
            <w:color w:val="000000"/>
            <w:lang w:val="zh-CN"/>
          </w:rPr>
          <w:fldChar w:fldCharType="begin"/>
        </w:r>
      </w:del>
      <w:del w:id="548" w:author="user" w:date="2017-10-08T23:05:12Z">
        <w:r>
          <w:rPr>
            <w:bCs/>
            <w:lang w:val="zh-CN"/>
          </w:rPr>
          <w:delInstrText xml:space="preserve"> HYPERLINK \l _Toc12632 </w:delInstrText>
        </w:r>
      </w:del>
      <w:del w:id="549" w:author="user" w:date="2017-10-08T23:05:12Z">
        <w:r>
          <w:rPr>
            <w:bCs/>
            <w:lang w:val="zh-CN"/>
          </w:rPr>
          <w:fldChar w:fldCharType="separate"/>
        </w:r>
      </w:del>
      <w:del w:id="550" w:author="user" w:date="2017-10-08T23:05:12Z">
        <w:r>
          <w:rPr>
            <w:rFonts w:hint="eastAsia"/>
          </w:rPr>
          <w:delText>3.1</w:delText>
        </w:r>
      </w:del>
      <w:del w:id="551" w:author="user" w:date="2017-10-08T23:05:12Z">
        <w:r>
          <w:rPr/>
          <w:delText xml:space="preserve"> </w:delText>
        </w:r>
      </w:del>
      <w:del w:id="552" w:author="user" w:date="2017-10-08T23:05:12Z">
        <w:r>
          <w:rPr>
            <w:rFonts w:hint="eastAsia"/>
          </w:rPr>
          <w:delText>沃尔顿项目阶段性规划</w:delText>
        </w:r>
      </w:del>
      <w:del w:id="553" w:author="user" w:date="2017-10-08T23:05:12Z">
        <w:r>
          <w:rPr/>
          <w:tab/>
        </w:r>
      </w:del>
      <w:del w:id="554" w:author="user" w:date="2017-10-08T23:05:12Z">
        <w:r>
          <w:rPr/>
          <w:fldChar w:fldCharType="begin"/>
        </w:r>
      </w:del>
      <w:del w:id="555" w:author="user" w:date="2017-10-08T23:05:12Z">
        <w:r>
          <w:rPr/>
          <w:delInstrText xml:space="preserve"> PAGEREF _Toc12632 </w:delInstrText>
        </w:r>
      </w:del>
      <w:del w:id="556" w:author="user" w:date="2017-10-08T23:05:12Z">
        <w:r>
          <w:rPr/>
          <w:fldChar w:fldCharType="separate"/>
        </w:r>
      </w:del>
      <w:del w:id="557" w:author="user" w:date="2017-10-08T23:05:12Z">
        <w:r>
          <w:rPr/>
          <w:delText>34</w:delText>
        </w:r>
      </w:del>
      <w:del w:id="558" w:author="user" w:date="2017-10-08T23:05:12Z">
        <w:r>
          <w:rPr/>
          <w:fldChar w:fldCharType="end"/>
        </w:r>
      </w:del>
      <w:del w:id="559" w:author="user" w:date="2017-10-08T23:05:12Z">
        <w:r>
          <w:rPr>
            <w:bCs/>
            <w:color w:val="000000"/>
            <w:lang w:val="zh-CN"/>
          </w:rPr>
          <w:fldChar w:fldCharType="end"/>
        </w:r>
      </w:del>
    </w:p>
    <w:p>
      <w:pPr>
        <w:pStyle w:val="12"/>
        <w:tabs>
          <w:tab w:val="right" w:leader="dot" w:pos="8306"/>
        </w:tabs>
        <w:rPr>
          <w:del w:id="560" w:author="user" w:date="2017-10-08T23:05:12Z"/>
        </w:rPr>
      </w:pPr>
      <w:del w:id="561" w:author="user" w:date="2017-10-08T23:05:12Z">
        <w:r>
          <w:rPr>
            <w:bCs/>
            <w:color w:val="000000"/>
            <w:lang w:val="zh-CN"/>
          </w:rPr>
          <w:fldChar w:fldCharType="begin"/>
        </w:r>
      </w:del>
      <w:del w:id="562" w:author="user" w:date="2017-10-08T23:05:12Z">
        <w:r>
          <w:rPr>
            <w:bCs/>
            <w:lang w:val="zh-CN"/>
          </w:rPr>
          <w:delInstrText xml:space="preserve"> HYPERLINK \l _Toc21011 </w:delInstrText>
        </w:r>
      </w:del>
      <w:del w:id="563" w:author="user" w:date="2017-10-08T23:05:12Z">
        <w:r>
          <w:rPr>
            <w:bCs/>
            <w:lang w:val="zh-CN"/>
          </w:rPr>
          <w:fldChar w:fldCharType="separate"/>
        </w:r>
      </w:del>
      <w:del w:id="564" w:author="user" w:date="2017-10-08T23:05:12Z">
        <w:r>
          <w:rPr>
            <w:rFonts w:hint="eastAsia"/>
          </w:rPr>
          <w:delText>3.2 沃尔顿项目的投资价值</w:delText>
        </w:r>
      </w:del>
      <w:del w:id="565" w:author="user" w:date="2017-10-08T23:05:12Z">
        <w:r>
          <w:rPr/>
          <w:tab/>
        </w:r>
      </w:del>
      <w:del w:id="566" w:author="user" w:date="2017-10-08T23:05:12Z">
        <w:r>
          <w:rPr/>
          <w:fldChar w:fldCharType="begin"/>
        </w:r>
      </w:del>
      <w:del w:id="567" w:author="user" w:date="2017-10-08T23:05:12Z">
        <w:r>
          <w:rPr/>
          <w:delInstrText xml:space="preserve"> PAGEREF _Toc21011 </w:delInstrText>
        </w:r>
      </w:del>
      <w:del w:id="568" w:author="user" w:date="2017-10-08T23:05:12Z">
        <w:r>
          <w:rPr/>
          <w:fldChar w:fldCharType="separate"/>
        </w:r>
      </w:del>
      <w:del w:id="569" w:author="user" w:date="2017-10-08T23:05:12Z">
        <w:r>
          <w:rPr/>
          <w:delText>36</w:delText>
        </w:r>
      </w:del>
      <w:del w:id="570" w:author="user" w:date="2017-10-08T23:05:12Z">
        <w:r>
          <w:rPr/>
          <w:fldChar w:fldCharType="end"/>
        </w:r>
      </w:del>
      <w:del w:id="571" w:author="user" w:date="2017-10-08T23:05:12Z">
        <w:r>
          <w:rPr>
            <w:bCs/>
            <w:color w:val="000000"/>
            <w:lang w:val="zh-CN"/>
          </w:rPr>
          <w:fldChar w:fldCharType="end"/>
        </w:r>
      </w:del>
    </w:p>
    <w:p>
      <w:pPr>
        <w:pStyle w:val="11"/>
        <w:tabs>
          <w:tab w:val="right" w:leader="dot" w:pos="8306"/>
        </w:tabs>
        <w:rPr>
          <w:del w:id="572" w:author="user" w:date="2017-10-08T23:05:12Z"/>
        </w:rPr>
      </w:pPr>
      <w:del w:id="573" w:author="user" w:date="2017-10-08T23:05:12Z">
        <w:r>
          <w:rPr>
            <w:bCs/>
            <w:color w:val="000000"/>
            <w:lang w:val="zh-CN"/>
          </w:rPr>
          <w:fldChar w:fldCharType="begin"/>
        </w:r>
      </w:del>
      <w:del w:id="574" w:author="user" w:date="2017-10-08T23:05:12Z">
        <w:r>
          <w:rPr>
            <w:bCs/>
            <w:lang w:val="zh-CN"/>
          </w:rPr>
          <w:delInstrText xml:space="preserve"> HYPERLINK \l _Toc20766 </w:delInstrText>
        </w:r>
      </w:del>
      <w:del w:id="575" w:author="user" w:date="2017-10-08T23:05:12Z">
        <w:r>
          <w:rPr>
            <w:bCs/>
            <w:lang w:val="zh-CN"/>
          </w:rPr>
          <w:fldChar w:fldCharType="separate"/>
        </w:r>
      </w:del>
      <w:del w:id="576" w:author="user" w:date="2017-10-08T23:05:12Z">
        <w:r>
          <w:rPr>
            <w:rFonts w:hint="eastAsia"/>
          </w:rPr>
          <w:delText>第四部分 项目基金会</w:delText>
        </w:r>
      </w:del>
      <w:del w:id="577" w:author="user" w:date="2017-10-08T23:05:12Z">
        <w:r>
          <w:rPr/>
          <w:tab/>
        </w:r>
      </w:del>
      <w:del w:id="578" w:author="user" w:date="2017-10-08T23:05:12Z">
        <w:r>
          <w:rPr/>
          <w:fldChar w:fldCharType="begin"/>
        </w:r>
      </w:del>
      <w:del w:id="579" w:author="user" w:date="2017-10-08T23:05:12Z">
        <w:r>
          <w:rPr/>
          <w:delInstrText xml:space="preserve"> PAGEREF _Toc20766 </w:delInstrText>
        </w:r>
      </w:del>
      <w:del w:id="580" w:author="user" w:date="2017-10-08T23:05:12Z">
        <w:r>
          <w:rPr/>
          <w:fldChar w:fldCharType="separate"/>
        </w:r>
      </w:del>
      <w:del w:id="581" w:author="user" w:date="2017-10-08T23:05:12Z">
        <w:r>
          <w:rPr/>
          <w:delText>38</w:delText>
        </w:r>
      </w:del>
      <w:del w:id="582" w:author="user" w:date="2017-10-08T23:05:12Z">
        <w:r>
          <w:rPr/>
          <w:fldChar w:fldCharType="end"/>
        </w:r>
      </w:del>
      <w:del w:id="583" w:author="user" w:date="2017-10-08T23:05:12Z">
        <w:r>
          <w:rPr>
            <w:bCs/>
            <w:color w:val="000000"/>
            <w:lang w:val="zh-CN"/>
          </w:rPr>
          <w:fldChar w:fldCharType="end"/>
        </w:r>
      </w:del>
    </w:p>
    <w:p>
      <w:pPr>
        <w:pStyle w:val="11"/>
        <w:tabs>
          <w:tab w:val="right" w:leader="dot" w:pos="8306"/>
        </w:tabs>
        <w:rPr>
          <w:del w:id="584" w:author="user" w:date="2017-10-08T23:05:12Z"/>
        </w:rPr>
      </w:pPr>
      <w:del w:id="585" w:author="user" w:date="2017-10-08T23:05:12Z">
        <w:r>
          <w:rPr>
            <w:bCs/>
            <w:color w:val="000000"/>
            <w:lang w:val="zh-CN"/>
          </w:rPr>
          <w:fldChar w:fldCharType="begin"/>
        </w:r>
      </w:del>
      <w:del w:id="586" w:author="user" w:date="2017-10-08T23:05:12Z">
        <w:r>
          <w:rPr>
            <w:bCs/>
            <w:lang w:val="zh-CN"/>
          </w:rPr>
          <w:delInstrText xml:space="preserve"> HYPERLINK \l _Toc12279 </w:delInstrText>
        </w:r>
      </w:del>
      <w:del w:id="587" w:author="user" w:date="2017-10-08T23:05:12Z">
        <w:r>
          <w:rPr>
            <w:bCs/>
            <w:lang w:val="zh-CN"/>
          </w:rPr>
          <w:fldChar w:fldCharType="separate"/>
        </w:r>
      </w:del>
      <w:del w:id="588" w:author="user" w:date="2017-10-08T23:05:12Z">
        <w:r>
          <w:rPr>
            <w:rFonts w:hint="eastAsia"/>
          </w:rPr>
          <w:delText>第五部分 团队简介</w:delText>
        </w:r>
      </w:del>
      <w:del w:id="589" w:author="user" w:date="2017-10-08T23:05:12Z">
        <w:r>
          <w:rPr/>
          <w:tab/>
        </w:r>
      </w:del>
      <w:del w:id="590" w:author="user" w:date="2017-10-08T23:05:12Z">
        <w:r>
          <w:rPr/>
          <w:fldChar w:fldCharType="begin"/>
        </w:r>
      </w:del>
      <w:del w:id="591" w:author="user" w:date="2017-10-08T23:05:12Z">
        <w:r>
          <w:rPr/>
          <w:delInstrText xml:space="preserve"> PAGEREF _Toc12279 </w:delInstrText>
        </w:r>
      </w:del>
      <w:del w:id="592" w:author="user" w:date="2017-10-08T23:05:12Z">
        <w:r>
          <w:rPr/>
          <w:fldChar w:fldCharType="separate"/>
        </w:r>
      </w:del>
      <w:del w:id="593" w:author="user" w:date="2017-10-08T23:05:12Z">
        <w:r>
          <w:rPr/>
          <w:delText>40</w:delText>
        </w:r>
      </w:del>
      <w:del w:id="594" w:author="user" w:date="2017-10-08T23:05:12Z">
        <w:r>
          <w:rPr/>
          <w:fldChar w:fldCharType="end"/>
        </w:r>
      </w:del>
      <w:del w:id="595" w:author="user" w:date="2017-10-08T23:05:12Z">
        <w:r>
          <w:rPr>
            <w:bCs/>
            <w:color w:val="000000"/>
            <w:lang w:val="zh-CN"/>
          </w:rPr>
          <w:fldChar w:fldCharType="end"/>
        </w:r>
      </w:del>
    </w:p>
    <w:p>
      <w:pPr>
        <w:pStyle w:val="12"/>
        <w:tabs>
          <w:tab w:val="right" w:leader="dot" w:pos="8306"/>
        </w:tabs>
        <w:rPr>
          <w:del w:id="596" w:author="user" w:date="2017-10-08T23:05:12Z"/>
        </w:rPr>
      </w:pPr>
      <w:del w:id="597" w:author="user" w:date="2017-10-08T23:05:12Z">
        <w:r>
          <w:rPr>
            <w:bCs/>
            <w:color w:val="000000"/>
            <w:lang w:val="zh-CN"/>
          </w:rPr>
          <w:fldChar w:fldCharType="begin"/>
        </w:r>
      </w:del>
      <w:del w:id="598" w:author="user" w:date="2017-10-08T23:05:12Z">
        <w:r>
          <w:rPr>
            <w:bCs/>
            <w:lang w:val="zh-CN"/>
          </w:rPr>
          <w:delInstrText xml:space="preserve"> HYPERLINK \l _Toc16490 </w:delInstrText>
        </w:r>
      </w:del>
      <w:del w:id="599" w:author="user" w:date="2017-10-08T23:05:12Z">
        <w:r>
          <w:rPr>
            <w:bCs/>
            <w:lang w:val="zh-CN"/>
          </w:rPr>
          <w:fldChar w:fldCharType="separate"/>
        </w:r>
      </w:del>
      <w:del w:id="600" w:author="user" w:date="2017-10-08T23:05:12Z">
        <w:r>
          <w:rPr>
            <w:rFonts w:hint="eastAsia"/>
          </w:rPr>
          <w:delText>5.1 发起人</w:delText>
        </w:r>
      </w:del>
      <w:del w:id="601" w:author="user" w:date="2017-10-08T23:05:12Z">
        <w:r>
          <w:rPr/>
          <w:tab/>
        </w:r>
      </w:del>
      <w:del w:id="602" w:author="user" w:date="2017-10-08T23:05:12Z">
        <w:r>
          <w:rPr/>
          <w:fldChar w:fldCharType="begin"/>
        </w:r>
      </w:del>
      <w:del w:id="603" w:author="user" w:date="2017-10-08T23:05:12Z">
        <w:r>
          <w:rPr/>
          <w:delInstrText xml:space="preserve"> PAGEREF _Toc16490 </w:delInstrText>
        </w:r>
      </w:del>
      <w:del w:id="604" w:author="user" w:date="2017-10-08T23:05:12Z">
        <w:r>
          <w:rPr/>
          <w:fldChar w:fldCharType="separate"/>
        </w:r>
      </w:del>
      <w:del w:id="605" w:author="user" w:date="2017-10-08T23:05:12Z">
        <w:r>
          <w:rPr/>
          <w:delText>40</w:delText>
        </w:r>
      </w:del>
      <w:del w:id="606" w:author="user" w:date="2017-10-08T23:05:12Z">
        <w:r>
          <w:rPr/>
          <w:fldChar w:fldCharType="end"/>
        </w:r>
      </w:del>
      <w:del w:id="607" w:author="user" w:date="2017-10-08T23:05:12Z">
        <w:r>
          <w:rPr>
            <w:bCs/>
            <w:color w:val="000000"/>
            <w:lang w:val="zh-CN"/>
          </w:rPr>
          <w:fldChar w:fldCharType="end"/>
        </w:r>
      </w:del>
    </w:p>
    <w:p>
      <w:pPr>
        <w:pStyle w:val="12"/>
        <w:tabs>
          <w:tab w:val="right" w:leader="dot" w:pos="8306"/>
        </w:tabs>
        <w:rPr>
          <w:del w:id="608" w:author="user" w:date="2017-10-08T23:05:12Z"/>
        </w:rPr>
      </w:pPr>
      <w:del w:id="609" w:author="user" w:date="2017-10-08T23:05:12Z">
        <w:r>
          <w:rPr>
            <w:bCs/>
            <w:color w:val="000000"/>
            <w:lang w:val="zh-CN"/>
          </w:rPr>
          <w:fldChar w:fldCharType="begin"/>
        </w:r>
      </w:del>
      <w:del w:id="610" w:author="user" w:date="2017-10-08T23:05:12Z">
        <w:r>
          <w:rPr>
            <w:bCs/>
            <w:lang w:val="zh-CN"/>
          </w:rPr>
          <w:delInstrText xml:space="preserve"> HYPERLINK \l _Toc1355 </w:delInstrText>
        </w:r>
      </w:del>
      <w:del w:id="611" w:author="user" w:date="2017-10-08T23:05:12Z">
        <w:r>
          <w:rPr>
            <w:bCs/>
            <w:lang w:val="zh-CN"/>
          </w:rPr>
          <w:fldChar w:fldCharType="separate"/>
        </w:r>
      </w:del>
      <w:del w:id="612" w:author="user" w:date="2017-10-08T23:05:12Z">
        <w:r>
          <w:rPr>
            <w:rFonts w:hint="eastAsia"/>
          </w:rPr>
          <w:delText>5.2 高级顾问</w:delText>
        </w:r>
      </w:del>
      <w:del w:id="613" w:author="user" w:date="2017-10-08T23:05:12Z">
        <w:r>
          <w:rPr/>
          <w:tab/>
        </w:r>
      </w:del>
      <w:del w:id="614" w:author="user" w:date="2017-10-08T23:05:12Z">
        <w:r>
          <w:rPr/>
          <w:fldChar w:fldCharType="begin"/>
        </w:r>
      </w:del>
      <w:del w:id="615" w:author="user" w:date="2017-10-08T23:05:12Z">
        <w:r>
          <w:rPr/>
          <w:delInstrText xml:space="preserve"> PAGEREF _Toc1355 </w:delInstrText>
        </w:r>
      </w:del>
      <w:del w:id="616" w:author="user" w:date="2017-10-08T23:05:12Z">
        <w:r>
          <w:rPr/>
          <w:fldChar w:fldCharType="separate"/>
        </w:r>
      </w:del>
      <w:del w:id="617" w:author="user" w:date="2017-10-08T23:05:12Z">
        <w:r>
          <w:rPr/>
          <w:delText>40</w:delText>
        </w:r>
      </w:del>
      <w:del w:id="618" w:author="user" w:date="2017-10-08T23:05:12Z">
        <w:r>
          <w:rPr/>
          <w:fldChar w:fldCharType="end"/>
        </w:r>
      </w:del>
      <w:del w:id="619" w:author="user" w:date="2017-10-08T23:05:12Z">
        <w:r>
          <w:rPr>
            <w:bCs/>
            <w:color w:val="000000"/>
            <w:lang w:val="zh-CN"/>
          </w:rPr>
          <w:fldChar w:fldCharType="end"/>
        </w:r>
      </w:del>
    </w:p>
    <w:p>
      <w:pPr>
        <w:pStyle w:val="12"/>
        <w:tabs>
          <w:tab w:val="right" w:leader="dot" w:pos="8306"/>
        </w:tabs>
        <w:rPr>
          <w:del w:id="620" w:author="user" w:date="2017-10-08T23:05:12Z"/>
        </w:rPr>
      </w:pPr>
      <w:del w:id="621" w:author="user" w:date="2017-10-08T23:05:12Z">
        <w:r>
          <w:rPr>
            <w:bCs/>
            <w:color w:val="000000"/>
            <w:lang w:val="zh-CN"/>
          </w:rPr>
          <w:fldChar w:fldCharType="begin"/>
        </w:r>
      </w:del>
      <w:del w:id="622" w:author="user" w:date="2017-10-08T23:05:12Z">
        <w:r>
          <w:rPr>
            <w:bCs/>
            <w:lang w:val="zh-CN"/>
          </w:rPr>
          <w:delInstrText xml:space="preserve"> HYPERLINK \l _Toc7281 </w:delInstrText>
        </w:r>
      </w:del>
      <w:del w:id="623" w:author="user" w:date="2017-10-08T23:05:12Z">
        <w:r>
          <w:rPr>
            <w:bCs/>
            <w:lang w:val="zh-CN"/>
          </w:rPr>
          <w:fldChar w:fldCharType="separate"/>
        </w:r>
      </w:del>
      <w:del w:id="624" w:author="user" w:date="2017-10-08T23:05:12Z">
        <w:r>
          <w:rPr>
            <w:rFonts w:hint="eastAsia"/>
          </w:rPr>
          <w:delText>5.3 首席专家</w:delText>
        </w:r>
      </w:del>
      <w:del w:id="625" w:author="user" w:date="2017-10-08T23:05:12Z">
        <w:r>
          <w:rPr/>
          <w:tab/>
        </w:r>
      </w:del>
      <w:del w:id="626" w:author="user" w:date="2017-10-08T23:05:12Z">
        <w:r>
          <w:rPr/>
          <w:fldChar w:fldCharType="begin"/>
        </w:r>
      </w:del>
      <w:del w:id="627" w:author="user" w:date="2017-10-08T23:05:12Z">
        <w:r>
          <w:rPr/>
          <w:delInstrText xml:space="preserve"> PAGEREF _Toc7281 </w:delInstrText>
        </w:r>
      </w:del>
      <w:del w:id="628" w:author="user" w:date="2017-10-08T23:05:12Z">
        <w:r>
          <w:rPr/>
          <w:fldChar w:fldCharType="separate"/>
        </w:r>
      </w:del>
      <w:del w:id="629" w:author="user" w:date="2017-10-08T23:05:12Z">
        <w:r>
          <w:rPr/>
          <w:delText>40</w:delText>
        </w:r>
      </w:del>
      <w:del w:id="630" w:author="user" w:date="2017-10-08T23:05:12Z">
        <w:r>
          <w:rPr/>
          <w:fldChar w:fldCharType="end"/>
        </w:r>
      </w:del>
      <w:del w:id="631" w:author="user" w:date="2017-10-08T23:05:12Z">
        <w:r>
          <w:rPr>
            <w:bCs/>
            <w:color w:val="000000"/>
            <w:lang w:val="zh-CN"/>
          </w:rPr>
          <w:fldChar w:fldCharType="end"/>
        </w:r>
      </w:del>
    </w:p>
    <w:p>
      <w:pPr>
        <w:pStyle w:val="12"/>
        <w:tabs>
          <w:tab w:val="right" w:leader="dot" w:pos="8306"/>
        </w:tabs>
        <w:rPr>
          <w:del w:id="632" w:author="user" w:date="2017-10-08T23:05:12Z"/>
        </w:rPr>
      </w:pPr>
      <w:del w:id="633" w:author="user" w:date="2017-10-08T23:05:12Z">
        <w:r>
          <w:rPr>
            <w:bCs/>
            <w:color w:val="000000"/>
            <w:lang w:val="zh-CN"/>
          </w:rPr>
          <w:fldChar w:fldCharType="begin"/>
        </w:r>
      </w:del>
      <w:del w:id="634" w:author="user" w:date="2017-10-08T23:05:12Z">
        <w:r>
          <w:rPr>
            <w:bCs/>
            <w:lang w:val="zh-CN"/>
          </w:rPr>
          <w:delInstrText xml:space="preserve"> HYPERLINK \l _Toc3152 </w:delInstrText>
        </w:r>
      </w:del>
      <w:del w:id="635" w:author="user" w:date="2017-10-08T23:05:12Z">
        <w:r>
          <w:rPr>
            <w:bCs/>
            <w:lang w:val="zh-CN"/>
          </w:rPr>
          <w:fldChar w:fldCharType="separate"/>
        </w:r>
      </w:del>
      <w:del w:id="636" w:author="user" w:date="2017-10-08T23:05:12Z">
        <w:r>
          <w:rPr>
            <w:rFonts w:hint="eastAsia"/>
          </w:rPr>
          <w:delText>5.4</w:delText>
        </w:r>
      </w:del>
      <w:del w:id="637" w:author="user" w:date="2017-10-08T23:05:12Z">
        <w:r>
          <w:rPr/>
          <w:delText xml:space="preserve"> </w:delText>
        </w:r>
      </w:del>
      <w:del w:id="638" w:author="user" w:date="2017-10-08T23:05:12Z">
        <w:r>
          <w:rPr>
            <w:rFonts w:hint="eastAsia"/>
          </w:rPr>
          <w:delText>团队成员</w:delText>
        </w:r>
      </w:del>
      <w:del w:id="639" w:author="user" w:date="2017-10-08T23:05:12Z">
        <w:r>
          <w:rPr/>
          <w:tab/>
        </w:r>
      </w:del>
      <w:del w:id="640" w:author="user" w:date="2017-10-08T23:05:12Z">
        <w:r>
          <w:rPr/>
          <w:fldChar w:fldCharType="begin"/>
        </w:r>
      </w:del>
      <w:del w:id="641" w:author="user" w:date="2017-10-08T23:05:12Z">
        <w:r>
          <w:rPr/>
          <w:delInstrText xml:space="preserve"> PAGEREF _Toc3152 </w:delInstrText>
        </w:r>
      </w:del>
      <w:del w:id="642" w:author="user" w:date="2017-10-08T23:05:12Z">
        <w:r>
          <w:rPr/>
          <w:fldChar w:fldCharType="separate"/>
        </w:r>
      </w:del>
      <w:del w:id="643" w:author="user" w:date="2017-10-08T23:05:12Z">
        <w:r>
          <w:rPr/>
          <w:delText>41</w:delText>
        </w:r>
      </w:del>
      <w:del w:id="644" w:author="user" w:date="2017-10-08T23:05:12Z">
        <w:r>
          <w:rPr/>
          <w:fldChar w:fldCharType="end"/>
        </w:r>
      </w:del>
      <w:del w:id="645" w:author="user" w:date="2017-10-08T23:05:12Z">
        <w:r>
          <w:rPr>
            <w:bCs/>
            <w:color w:val="000000"/>
            <w:lang w:val="zh-CN"/>
          </w:rPr>
          <w:fldChar w:fldCharType="end"/>
        </w:r>
      </w:del>
    </w:p>
    <w:p>
      <w:pPr>
        <w:pStyle w:val="7"/>
        <w:tabs>
          <w:tab w:val="right" w:leader="dot" w:pos="8306"/>
        </w:tabs>
        <w:rPr>
          <w:del w:id="646" w:author="user" w:date="2017-10-08T23:05:12Z"/>
        </w:rPr>
      </w:pPr>
      <w:del w:id="647" w:author="user" w:date="2017-10-08T23:05:12Z">
        <w:r>
          <w:rPr>
            <w:bCs/>
            <w:color w:val="000000"/>
            <w:lang w:val="zh-CN"/>
          </w:rPr>
          <w:fldChar w:fldCharType="begin"/>
        </w:r>
      </w:del>
      <w:del w:id="648" w:author="user" w:date="2017-10-08T23:05:12Z">
        <w:r>
          <w:rPr>
            <w:bCs/>
            <w:lang w:val="zh-CN"/>
          </w:rPr>
          <w:delInstrText xml:space="preserve"> HYPERLINK \l _Toc10412 </w:delInstrText>
        </w:r>
      </w:del>
      <w:del w:id="649" w:author="user" w:date="2017-10-08T23:05:12Z">
        <w:r>
          <w:rPr>
            <w:bCs/>
            <w:lang w:val="zh-CN"/>
          </w:rPr>
          <w:fldChar w:fldCharType="separate"/>
        </w:r>
      </w:del>
      <w:del w:id="650" w:author="user" w:date="2017-10-08T23:05:12Z">
        <w:r>
          <w:rPr>
            <w:rFonts w:hint="eastAsia" w:ascii="Calibri Light" w:hAnsi="Calibri Light"/>
            <w:szCs w:val="28"/>
          </w:rPr>
          <w:delText>5.4.1常驻中国成员</w:delText>
        </w:r>
      </w:del>
      <w:del w:id="651" w:author="user" w:date="2017-10-08T23:05:12Z">
        <w:r>
          <w:rPr/>
          <w:tab/>
        </w:r>
      </w:del>
      <w:del w:id="652" w:author="user" w:date="2017-10-08T23:05:12Z">
        <w:r>
          <w:rPr/>
          <w:fldChar w:fldCharType="begin"/>
        </w:r>
      </w:del>
      <w:del w:id="653" w:author="user" w:date="2017-10-08T23:05:12Z">
        <w:r>
          <w:rPr/>
          <w:delInstrText xml:space="preserve"> PAGEREF _Toc10412 </w:delInstrText>
        </w:r>
      </w:del>
      <w:del w:id="654" w:author="user" w:date="2017-10-08T23:05:12Z">
        <w:r>
          <w:rPr/>
          <w:fldChar w:fldCharType="separate"/>
        </w:r>
      </w:del>
      <w:del w:id="655" w:author="user" w:date="2017-10-08T23:05:12Z">
        <w:r>
          <w:rPr/>
          <w:delText>41</w:delText>
        </w:r>
      </w:del>
      <w:del w:id="656" w:author="user" w:date="2017-10-08T23:05:12Z">
        <w:r>
          <w:rPr/>
          <w:fldChar w:fldCharType="end"/>
        </w:r>
      </w:del>
      <w:del w:id="657" w:author="user" w:date="2017-10-08T23:05:12Z">
        <w:r>
          <w:rPr>
            <w:bCs/>
            <w:color w:val="000000"/>
            <w:lang w:val="zh-CN"/>
          </w:rPr>
          <w:fldChar w:fldCharType="end"/>
        </w:r>
      </w:del>
    </w:p>
    <w:p>
      <w:pPr>
        <w:pStyle w:val="7"/>
        <w:tabs>
          <w:tab w:val="right" w:leader="dot" w:pos="8306"/>
        </w:tabs>
        <w:rPr>
          <w:del w:id="658" w:author="user" w:date="2017-10-08T23:05:12Z"/>
        </w:rPr>
      </w:pPr>
      <w:del w:id="659" w:author="user" w:date="2017-10-08T23:05:12Z">
        <w:r>
          <w:rPr>
            <w:bCs/>
            <w:color w:val="000000"/>
            <w:lang w:val="zh-CN"/>
          </w:rPr>
          <w:fldChar w:fldCharType="begin"/>
        </w:r>
      </w:del>
      <w:del w:id="660" w:author="user" w:date="2017-10-08T23:05:12Z">
        <w:r>
          <w:rPr>
            <w:bCs/>
            <w:lang w:val="zh-CN"/>
          </w:rPr>
          <w:delInstrText xml:space="preserve"> HYPERLINK \l _Toc11229 </w:delInstrText>
        </w:r>
      </w:del>
      <w:del w:id="661" w:author="user" w:date="2017-10-08T23:05:12Z">
        <w:r>
          <w:rPr>
            <w:bCs/>
            <w:lang w:val="zh-CN"/>
          </w:rPr>
          <w:fldChar w:fldCharType="separate"/>
        </w:r>
      </w:del>
      <w:del w:id="662" w:author="user" w:date="2017-10-08T23:05:12Z">
        <w:r>
          <w:rPr>
            <w:rFonts w:hint="eastAsia" w:ascii="Calibri Light" w:hAnsi="Calibri Light"/>
            <w:szCs w:val="28"/>
          </w:rPr>
          <w:delText>5.4.2常驻韩国成员</w:delText>
        </w:r>
      </w:del>
      <w:del w:id="663" w:author="user" w:date="2017-10-08T23:05:12Z">
        <w:r>
          <w:rPr/>
          <w:tab/>
        </w:r>
      </w:del>
      <w:del w:id="664" w:author="user" w:date="2017-10-08T23:05:12Z">
        <w:r>
          <w:rPr/>
          <w:fldChar w:fldCharType="begin"/>
        </w:r>
      </w:del>
      <w:del w:id="665" w:author="user" w:date="2017-10-08T23:05:12Z">
        <w:r>
          <w:rPr/>
          <w:delInstrText xml:space="preserve"> PAGEREF _Toc11229 </w:delInstrText>
        </w:r>
      </w:del>
      <w:del w:id="666" w:author="user" w:date="2017-10-08T23:05:12Z">
        <w:r>
          <w:rPr/>
          <w:fldChar w:fldCharType="separate"/>
        </w:r>
      </w:del>
      <w:del w:id="667" w:author="user" w:date="2017-10-08T23:05:12Z">
        <w:r>
          <w:rPr/>
          <w:delText>43</w:delText>
        </w:r>
      </w:del>
      <w:del w:id="668" w:author="user" w:date="2017-10-08T23:05:12Z">
        <w:r>
          <w:rPr/>
          <w:fldChar w:fldCharType="end"/>
        </w:r>
      </w:del>
      <w:del w:id="669" w:author="user" w:date="2017-10-08T23:05:12Z">
        <w:r>
          <w:rPr>
            <w:bCs/>
            <w:color w:val="000000"/>
            <w:lang w:val="zh-CN"/>
          </w:rPr>
          <w:fldChar w:fldCharType="end"/>
        </w:r>
      </w:del>
    </w:p>
    <w:p>
      <w:pPr>
        <w:pStyle w:val="12"/>
        <w:tabs>
          <w:tab w:val="right" w:leader="dot" w:pos="8306"/>
        </w:tabs>
        <w:rPr>
          <w:del w:id="670" w:author="user" w:date="2017-10-08T23:05:12Z"/>
        </w:rPr>
      </w:pPr>
      <w:del w:id="671" w:author="user" w:date="2017-10-08T23:05:12Z">
        <w:r>
          <w:rPr>
            <w:bCs/>
            <w:color w:val="000000"/>
            <w:lang w:val="zh-CN"/>
          </w:rPr>
          <w:fldChar w:fldCharType="begin"/>
        </w:r>
      </w:del>
      <w:del w:id="672" w:author="user" w:date="2017-10-08T23:05:12Z">
        <w:r>
          <w:rPr>
            <w:bCs/>
            <w:lang w:val="zh-CN"/>
          </w:rPr>
          <w:delInstrText xml:space="preserve"> HYPERLINK \l _Toc1261 </w:delInstrText>
        </w:r>
      </w:del>
      <w:del w:id="673" w:author="user" w:date="2017-10-08T23:05:12Z">
        <w:r>
          <w:rPr>
            <w:bCs/>
            <w:lang w:val="zh-CN"/>
          </w:rPr>
          <w:fldChar w:fldCharType="separate"/>
        </w:r>
      </w:del>
      <w:del w:id="674" w:author="user" w:date="2017-10-08T23:05:12Z">
        <w:r>
          <w:rPr>
            <w:rFonts w:hint="eastAsia"/>
          </w:rPr>
          <w:delText>5.5 天使投资人</w:delText>
        </w:r>
      </w:del>
      <w:del w:id="675" w:author="user" w:date="2017-10-08T23:05:12Z">
        <w:r>
          <w:rPr/>
          <w:tab/>
        </w:r>
      </w:del>
      <w:del w:id="676" w:author="user" w:date="2017-10-08T23:05:12Z">
        <w:r>
          <w:rPr/>
          <w:fldChar w:fldCharType="begin"/>
        </w:r>
      </w:del>
      <w:del w:id="677" w:author="user" w:date="2017-10-08T23:05:12Z">
        <w:r>
          <w:rPr/>
          <w:delInstrText xml:space="preserve"> PAGEREF _Toc1261 </w:delInstrText>
        </w:r>
      </w:del>
      <w:del w:id="678" w:author="user" w:date="2017-10-08T23:05:12Z">
        <w:r>
          <w:rPr/>
          <w:fldChar w:fldCharType="separate"/>
        </w:r>
      </w:del>
      <w:del w:id="679" w:author="user" w:date="2017-10-08T23:05:12Z">
        <w:r>
          <w:rPr/>
          <w:delText>44</w:delText>
        </w:r>
      </w:del>
      <w:del w:id="680" w:author="user" w:date="2017-10-08T23:05:12Z">
        <w:r>
          <w:rPr/>
          <w:fldChar w:fldCharType="end"/>
        </w:r>
      </w:del>
      <w:del w:id="681" w:author="user" w:date="2017-10-08T23:05:12Z">
        <w:r>
          <w:rPr>
            <w:bCs/>
            <w:color w:val="000000"/>
            <w:lang w:val="zh-CN"/>
          </w:rPr>
          <w:fldChar w:fldCharType="end"/>
        </w:r>
      </w:del>
    </w:p>
    <w:p>
      <w:pPr>
        <w:pStyle w:val="12"/>
        <w:tabs>
          <w:tab w:val="right" w:leader="dot" w:pos="8306"/>
        </w:tabs>
        <w:rPr>
          <w:del w:id="682" w:author="user" w:date="2017-10-08T23:05:12Z"/>
        </w:rPr>
      </w:pPr>
      <w:del w:id="683" w:author="user" w:date="2017-10-08T23:05:12Z">
        <w:r>
          <w:rPr>
            <w:bCs/>
            <w:color w:val="000000"/>
            <w:lang w:val="zh-CN"/>
          </w:rPr>
          <w:fldChar w:fldCharType="begin"/>
        </w:r>
      </w:del>
      <w:del w:id="684" w:author="user" w:date="2017-10-08T23:05:12Z">
        <w:r>
          <w:rPr>
            <w:bCs/>
            <w:lang w:val="zh-CN"/>
          </w:rPr>
          <w:delInstrText xml:space="preserve"> HYPERLINK \l _Toc20353 </w:delInstrText>
        </w:r>
      </w:del>
      <w:del w:id="685" w:author="user" w:date="2017-10-08T23:05:12Z">
        <w:r>
          <w:rPr>
            <w:bCs/>
            <w:lang w:val="zh-CN"/>
          </w:rPr>
          <w:fldChar w:fldCharType="separate"/>
        </w:r>
      </w:del>
      <w:del w:id="686" w:author="user" w:date="2017-10-08T23:05:12Z">
        <w:r>
          <w:rPr>
            <w:rFonts w:hint="eastAsia"/>
          </w:rPr>
          <w:delText>5.6 顾问团队</w:delText>
        </w:r>
      </w:del>
      <w:del w:id="687" w:author="user" w:date="2017-10-08T23:05:12Z">
        <w:r>
          <w:rPr/>
          <w:tab/>
        </w:r>
      </w:del>
      <w:del w:id="688" w:author="user" w:date="2017-10-08T23:05:12Z">
        <w:r>
          <w:rPr/>
          <w:fldChar w:fldCharType="begin"/>
        </w:r>
      </w:del>
      <w:del w:id="689" w:author="user" w:date="2017-10-08T23:05:12Z">
        <w:r>
          <w:rPr/>
          <w:delInstrText xml:space="preserve"> PAGEREF _Toc20353 </w:delInstrText>
        </w:r>
      </w:del>
      <w:del w:id="690" w:author="user" w:date="2017-10-08T23:05:12Z">
        <w:r>
          <w:rPr/>
          <w:fldChar w:fldCharType="separate"/>
        </w:r>
      </w:del>
      <w:del w:id="691" w:author="user" w:date="2017-10-08T23:05:12Z">
        <w:r>
          <w:rPr/>
          <w:delText>45</w:delText>
        </w:r>
      </w:del>
      <w:del w:id="692" w:author="user" w:date="2017-10-08T23:05:12Z">
        <w:r>
          <w:rPr/>
          <w:fldChar w:fldCharType="end"/>
        </w:r>
      </w:del>
      <w:del w:id="693" w:author="user" w:date="2017-10-08T23:05:12Z">
        <w:r>
          <w:rPr>
            <w:bCs/>
            <w:color w:val="000000"/>
            <w:lang w:val="zh-CN"/>
          </w:rPr>
          <w:fldChar w:fldCharType="end"/>
        </w:r>
      </w:del>
    </w:p>
    <w:p>
      <w:pPr>
        <w:pStyle w:val="11"/>
        <w:tabs>
          <w:tab w:val="right" w:leader="dot" w:pos="8306"/>
        </w:tabs>
        <w:rPr>
          <w:del w:id="694" w:author="user" w:date="2017-10-08T23:05:12Z"/>
        </w:rPr>
      </w:pPr>
      <w:del w:id="695" w:author="user" w:date="2017-10-08T23:05:12Z">
        <w:r>
          <w:rPr>
            <w:bCs/>
            <w:color w:val="000000"/>
            <w:lang w:val="zh-CN"/>
          </w:rPr>
          <w:fldChar w:fldCharType="begin"/>
        </w:r>
      </w:del>
      <w:del w:id="696" w:author="user" w:date="2017-10-08T23:05:12Z">
        <w:r>
          <w:rPr>
            <w:bCs/>
            <w:lang w:val="zh-CN"/>
          </w:rPr>
          <w:delInstrText xml:space="preserve"> HYPERLINK \l _Toc13670 </w:delInstrText>
        </w:r>
      </w:del>
      <w:del w:id="697" w:author="user" w:date="2017-10-08T23:05:12Z">
        <w:r>
          <w:rPr>
            <w:bCs/>
            <w:lang w:val="zh-CN"/>
          </w:rPr>
          <w:fldChar w:fldCharType="separate"/>
        </w:r>
      </w:del>
      <w:del w:id="698" w:author="user" w:date="2017-10-08T23:05:12Z">
        <w:r>
          <w:rPr>
            <w:rFonts w:hint="eastAsia"/>
          </w:rPr>
          <w:delText>第六部分 参考文献</w:delText>
        </w:r>
      </w:del>
      <w:del w:id="699" w:author="user" w:date="2017-10-08T23:05:12Z">
        <w:r>
          <w:rPr/>
          <w:tab/>
        </w:r>
      </w:del>
      <w:del w:id="700" w:author="user" w:date="2017-10-08T23:05:12Z">
        <w:r>
          <w:rPr/>
          <w:fldChar w:fldCharType="begin"/>
        </w:r>
      </w:del>
      <w:del w:id="701" w:author="user" w:date="2017-10-08T23:05:12Z">
        <w:r>
          <w:rPr/>
          <w:delInstrText xml:space="preserve"> PAGEREF _Toc13670 </w:delInstrText>
        </w:r>
      </w:del>
      <w:del w:id="702" w:author="user" w:date="2017-10-08T23:05:12Z">
        <w:r>
          <w:rPr/>
          <w:fldChar w:fldCharType="separate"/>
        </w:r>
      </w:del>
      <w:del w:id="703" w:author="user" w:date="2017-10-08T23:05:12Z">
        <w:r>
          <w:rPr/>
          <w:delText>47</w:delText>
        </w:r>
      </w:del>
      <w:del w:id="704" w:author="user" w:date="2017-10-08T23:05:12Z">
        <w:r>
          <w:rPr/>
          <w:fldChar w:fldCharType="end"/>
        </w:r>
      </w:del>
      <w:del w:id="705" w:author="user" w:date="2017-10-08T23:05:12Z">
        <w:r>
          <w:rPr>
            <w:bCs/>
            <w:color w:val="000000"/>
            <w:lang w:val="zh-CN"/>
          </w:rPr>
          <w:fldChar w:fldCharType="end"/>
        </w:r>
      </w:del>
    </w:p>
    <w:p>
      <w:pPr>
        <w:pStyle w:val="11"/>
        <w:tabs>
          <w:tab w:val="right" w:leader="dot" w:pos="8306"/>
        </w:tabs>
        <w:rPr>
          <w:del w:id="706" w:author="user" w:date="2017-10-08T23:05:12Z"/>
        </w:rPr>
      </w:pPr>
      <w:del w:id="707" w:author="user" w:date="2017-10-08T23:05:12Z">
        <w:r>
          <w:rPr>
            <w:bCs/>
            <w:color w:val="000000"/>
            <w:lang w:val="zh-CN"/>
          </w:rPr>
          <w:fldChar w:fldCharType="begin"/>
        </w:r>
      </w:del>
      <w:del w:id="708" w:author="user" w:date="2017-10-08T23:05:12Z">
        <w:r>
          <w:rPr>
            <w:bCs/>
            <w:lang w:val="zh-CN"/>
          </w:rPr>
          <w:delInstrText xml:space="preserve"> HYPERLINK \l _Toc7684 </w:delInstrText>
        </w:r>
      </w:del>
      <w:del w:id="709" w:author="user" w:date="2017-10-08T23:05:12Z">
        <w:r>
          <w:rPr>
            <w:bCs/>
            <w:lang w:val="zh-CN"/>
          </w:rPr>
          <w:fldChar w:fldCharType="separate"/>
        </w:r>
      </w:del>
      <w:del w:id="710" w:author="user" w:date="2017-10-08T23:05:12Z">
        <w:r>
          <w:rPr>
            <w:rFonts w:hint="eastAsia"/>
          </w:rPr>
          <w:delText>附录A 文档修订记录</w:delText>
        </w:r>
      </w:del>
      <w:del w:id="711" w:author="user" w:date="2017-10-08T23:05:12Z">
        <w:r>
          <w:rPr/>
          <w:tab/>
        </w:r>
      </w:del>
      <w:del w:id="712" w:author="user" w:date="2017-10-08T23:05:12Z">
        <w:r>
          <w:rPr/>
          <w:fldChar w:fldCharType="begin"/>
        </w:r>
      </w:del>
      <w:del w:id="713" w:author="user" w:date="2017-10-08T23:05:12Z">
        <w:r>
          <w:rPr/>
          <w:delInstrText xml:space="preserve"> PAGEREF _Toc7684 </w:delInstrText>
        </w:r>
      </w:del>
      <w:del w:id="714" w:author="user" w:date="2017-10-08T23:05:12Z">
        <w:r>
          <w:rPr/>
          <w:fldChar w:fldCharType="separate"/>
        </w:r>
      </w:del>
      <w:del w:id="715" w:author="user" w:date="2017-10-08T23:05:12Z">
        <w:r>
          <w:rPr/>
          <w:delText>49</w:delText>
        </w:r>
      </w:del>
      <w:del w:id="716" w:author="user" w:date="2017-10-08T23:05:12Z">
        <w:r>
          <w:rPr/>
          <w:fldChar w:fldCharType="end"/>
        </w:r>
      </w:del>
      <w:del w:id="717" w:author="user" w:date="2017-10-08T23:05:12Z">
        <w:r>
          <w:rPr>
            <w:bCs/>
            <w:color w:val="000000"/>
            <w:lang w:val="zh-CN"/>
          </w:rPr>
          <w:fldChar w:fldCharType="end"/>
        </w:r>
      </w:del>
    </w:p>
    <w:p>
      <w:pPr>
        <w:pStyle w:val="11"/>
        <w:tabs>
          <w:tab w:val="right" w:leader="dot" w:pos="8306"/>
        </w:tabs>
        <w:rPr>
          <w:ins w:id="718" w:author="user" w:date="2017-10-08T23:05:12Z"/>
        </w:rPr>
      </w:pPr>
      <w:ins w:id="719" w:author="user" w:date="2017-10-08T23:05:12Z">
        <w:r>
          <w:rPr>
            <w:bCs/>
            <w:color w:val="000000"/>
            <w:lang w:val="zh-CN"/>
          </w:rPr>
          <w:fldChar w:fldCharType="begin"/>
        </w:r>
      </w:ins>
      <w:ins w:id="720" w:author="user" w:date="2017-10-08T23:05:12Z">
        <w:r>
          <w:rPr>
            <w:bCs/>
            <w:lang w:val="zh-CN"/>
          </w:rPr>
          <w:instrText xml:space="preserve"> HYPERLINK \l _Toc5274 </w:instrText>
        </w:r>
      </w:ins>
      <w:ins w:id="721" w:author="user" w:date="2017-10-08T23:05:12Z">
        <w:r>
          <w:rPr>
            <w:bCs/>
            <w:lang w:val="zh-CN"/>
          </w:rPr>
          <w:fldChar w:fldCharType="separate"/>
        </w:r>
      </w:ins>
      <w:ins w:id="722" w:author="user" w:date="2017-10-08T23:05:12Z">
        <w:r>
          <w:rPr>
            <w:rFonts w:hint="eastAsia"/>
          </w:rPr>
          <w:t>第一部分 开篇——价值物联网概念</w:t>
        </w:r>
      </w:ins>
      <w:ins w:id="723" w:author="user" w:date="2017-10-08T23:05:12Z">
        <w:r>
          <w:rPr/>
          <w:tab/>
        </w:r>
      </w:ins>
      <w:ins w:id="724" w:author="user" w:date="2017-10-08T23:05:12Z">
        <w:r>
          <w:rPr/>
          <w:fldChar w:fldCharType="begin"/>
        </w:r>
      </w:ins>
      <w:ins w:id="725" w:author="user" w:date="2017-10-08T23:05:12Z">
        <w:r>
          <w:rPr/>
          <w:instrText xml:space="preserve"> PAGEREF _Toc5274 </w:instrText>
        </w:r>
      </w:ins>
      <w:ins w:id="726" w:author="user" w:date="2017-10-08T23:05:12Z">
        <w:r>
          <w:rPr/>
          <w:fldChar w:fldCharType="separate"/>
        </w:r>
      </w:ins>
      <w:ins w:id="727" w:author="user" w:date="2017-10-08T23:05:13Z">
        <w:r>
          <w:rPr/>
          <w:t>1</w:t>
        </w:r>
      </w:ins>
      <w:ins w:id="728" w:author="user" w:date="2017-10-08T23:05:12Z">
        <w:r>
          <w:rPr/>
          <w:fldChar w:fldCharType="end"/>
        </w:r>
      </w:ins>
      <w:ins w:id="729" w:author="user" w:date="2017-10-08T23:05:12Z">
        <w:r>
          <w:rPr>
            <w:bCs/>
            <w:color w:val="000000"/>
            <w:lang w:val="zh-CN"/>
          </w:rPr>
          <w:fldChar w:fldCharType="end"/>
        </w:r>
      </w:ins>
    </w:p>
    <w:p>
      <w:pPr>
        <w:pStyle w:val="12"/>
        <w:tabs>
          <w:tab w:val="right" w:leader="dot" w:pos="8306"/>
        </w:tabs>
        <w:rPr>
          <w:ins w:id="730" w:author="user" w:date="2017-10-08T23:05:12Z"/>
        </w:rPr>
      </w:pPr>
      <w:ins w:id="731" w:author="user" w:date="2017-10-08T23:05:12Z">
        <w:r>
          <w:rPr>
            <w:bCs/>
            <w:color w:val="000000"/>
            <w:lang w:val="zh-CN"/>
          </w:rPr>
          <w:fldChar w:fldCharType="begin"/>
        </w:r>
      </w:ins>
      <w:ins w:id="732" w:author="user" w:date="2017-10-08T23:05:12Z">
        <w:r>
          <w:rPr>
            <w:bCs/>
            <w:lang w:val="zh-CN"/>
          </w:rPr>
          <w:instrText xml:space="preserve"> HYPERLINK \l _Toc7139 </w:instrText>
        </w:r>
      </w:ins>
      <w:ins w:id="733" w:author="user" w:date="2017-10-08T23:05:12Z">
        <w:r>
          <w:rPr>
            <w:bCs/>
            <w:lang w:val="zh-CN"/>
          </w:rPr>
          <w:fldChar w:fldCharType="separate"/>
        </w:r>
      </w:ins>
      <w:ins w:id="734" w:author="user" w:date="2017-10-08T23:05:12Z">
        <w:r>
          <w:rPr>
            <w:rFonts w:hint="eastAsia"/>
          </w:rPr>
          <w:t>1.1互联网技术革新必然趋势：价值物联网</w:t>
        </w:r>
      </w:ins>
      <w:ins w:id="735" w:author="user" w:date="2017-10-08T23:05:12Z">
        <w:r>
          <w:rPr/>
          <w:tab/>
        </w:r>
      </w:ins>
      <w:ins w:id="736" w:author="user" w:date="2017-10-08T23:05:12Z">
        <w:r>
          <w:rPr/>
          <w:fldChar w:fldCharType="begin"/>
        </w:r>
      </w:ins>
      <w:ins w:id="737" w:author="user" w:date="2017-10-08T23:05:12Z">
        <w:r>
          <w:rPr/>
          <w:instrText xml:space="preserve"> PAGEREF _Toc7139 </w:instrText>
        </w:r>
      </w:ins>
      <w:ins w:id="738" w:author="user" w:date="2017-10-08T23:05:12Z">
        <w:r>
          <w:rPr/>
          <w:fldChar w:fldCharType="separate"/>
        </w:r>
      </w:ins>
      <w:ins w:id="739" w:author="user" w:date="2017-10-08T23:05:13Z">
        <w:r>
          <w:rPr/>
          <w:t>1</w:t>
        </w:r>
      </w:ins>
      <w:ins w:id="740" w:author="user" w:date="2017-10-08T23:05:12Z">
        <w:r>
          <w:rPr/>
          <w:fldChar w:fldCharType="end"/>
        </w:r>
      </w:ins>
      <w:ins w:id="741" w:author="user" w:date="2017-10-08T23:05:12Z">
        <w:r>
          <w:rPr>
            <w:bCs/>
            <w:color w:val="000000"/>
            <w:lang w:val="zh-CN"/>
          </w:rPr>
          <w:fldChar w:fldCharType="end"/>
        </w:r>
      </w:ins>
    </w:p>
    <w:p>
      <w:pPr>
        <w:pStyle w:val="12"/>
        <w:tabs>
          <w:tab w:val="right" w:leader="dot" w:pos="8306"/>
        </w:tabs>
        <w:rPr>
          <w:ins w:id="742" w:author="user" w:date="2017-10-08T23:05:12Z"/>
        </w:rPr>
      </w:pPr>
      <w:ins w:id="743" w:author="user" w:date="2017-10-08T23:05:12Z">
        <w:r>
          <w:rPr>
            <w:bCs/>
            <w:color w:val="000000"/>
            <w:lang w:val="zh-CN"/>
          </w:rPr>
          <w:fldChar w:fldCharType="begin"/>
        </w:r>
      </w:ins>
      <w:ins w:id="744" w:author="user" w:date="2017-10-08T23:05:12Z">
        <w:r>
          <w:rPr>
            <w:bCs/>
            <w:lang w:val="zh-CN"/>
          </w:rPr>
          <w:instrText xml:space="preserve"> HYPERLINK \l _Toc15518 </w:instrText>
        </w:r>
      </w:ins>
      <w:ins w:id="745" w:author="user" w:date="2017-10-08T23:05:12Z">
        <w:r>
          <w:rPr>
            <w:bCs/>
            <w:lang w:val="zh-CN"/>
          </w:rPr>
          <w:fldChar w:fldCharType="separate"/>
        </w:r>
      </w:ins>
      <w:ins w:id="746" w:author="user" w:date="2017-10-08T23:05:12Z">
        <w:r>
          <w:rPr>
            <w:rFonts w:hint="eastAsia"/>
          </w:rPr>
          <w:t>1.2区块链技术发展趋势：应用领域急速扩张</w:t>
        </w:r>
      </w:ins>
      <w:ins w:id="747" w:author="user" w:date="2017-10-08T23:05:12Z">
        <w:r>
          <w:rPr/>
          <w:tab/>
        </w:r>
      </w:ins>
      <w:ins w:id="748" w:author="user" w:date="2017-10-08T23:05:12Z">
        <w:r>
          <w:rPr/>
          <w:fldChar w:fldCharType="begin"/>
        </w:r>
      </w:ins>
      <w:ins w:id="749" w:author="user" w:date="2017-10-08T23:05:12Z">
        <w:r>
          <w:rPr/>
          <w:instrText xml:space="preserve"> PAGEREF _Toc15518 </w:instrText>
        </w:r>
      </w:ins>
      <w:ins w:id="750" w:author="user" w:date="2017-10-08T23:05:12Z">
        <w:r>
          <w:rPr/>
          <w:fldChar w:fldCharType="separate"/>
        </w:r>
      </w:ins>
      <w:ins w:id="751" w:author="user" w:date="2017-10-08T23:05:13Z">
        <w:r>
          <w:rPr/>
          <w:t>2</w:t>
        </w:r>
      </w:ins>
      <w:ins w:id="752" w:author="user" w:date="2017-10-08T23:05:12Z">
        <w:r>
          <w:rPr/>
          <w:fldChar w:fldCharType="end"/>
        </w:r>
      </w:ins>
      <w:ins w:id="753" w:author="user" w:date="2017-10-08T23:05:12Z">
        <w:r>
          <w:rPr>
            <w:bCs/>
            <w:color w:val="000000"/>
            <w:lang w:val="zh-CN"/>
          </w:rPr>
          <w:fldChar w:fldCharType="end"/>
        </w:r>
      </w:ins>
    </w:p>
    <w:p>
      <w:pPr>
        <w:pStyle w:val="12"/>
        <w:tabs>
          <w:tab w:val="right" w:leader="dot" w:pos="8306"/>
        </w:tabs>
        <w:rPr>
          <w:ins w:id="754" w:author="user" w:date="2017-10-08T23:05:12Z"/>
        </w:rPr>
      </w:pPr>
      <w:ins w:id="755" w:author="user" w:date="2017-10-08T23:05:12Z">
        <w:r>
          <w:rPr>
            <w:bCs/>
            <w:color w:val="000000"/>
            <w:lang w:val="zh-CN"/>
          </w:rPr>
          <w:fldChar w:fldCharType="begin"/>
        </w:r>
      </w:ins>
      <w:ins w:id="756" w:author="user" w:date="2017-10-08T23:05:12Z">
        <w:r>
          <w:rPr>
            <w:bCs/>
            <w:lang w:val="zh-CN"/>
          </w:rPr>
          <w:instrText xml:space="preserve"> HYPERLINK \l _Toc26518 </w:instrText>
        </w:r>
      </w:ins>
      <w:ins w:id="757" w:author="user" w:date="2017-10-08T23:05:12Z">
        <w:r>
          <w:rPr>
            <w:bCs/>
            <w:lang w:val="zh-CN"/>
          </w:rPr>
          <w:fldChar w:fldCharType="separate"/>
        </w:r>
      </w:ins>
      <w:ins w:id="758" w:author="user" w:date="2017-10-08T23:05:12Z">
        <w:r>
          <w:rPr>
            <w:rFonts w:hint="eastAsia"/>
          </w:rPr>
          <w:t>1.3技术准备已经完成，开创价值物联网时代</w:t>
        </w:r>
      </w:ins>
      <w:ins w:id="759" w:author="user" w:date="2017-10-08T23:05:12Z">
        <w:r>
          <w:rPr/>
          <w:tab/>
        </w:r>
      </w:ins>
      <w:ins w:id="760" w:author="user" w:date="2017-10-08T23:05:12Z">
        <w:r>
          <w:rPr/>
          <w:fldChar w:fldCharType="begin"/>
        </w:r>
      </w:ins>
      <w:ins w:id="761" w:author="user" w:date="2017-10-08T23:05:12Z">
        <w:r>
          <w:rPr/>
          <w:instrText xml:space="preserve"> PAGEREF _Toc26518 </w:instrText>
        </w:r>
      </w:ins>
      <w:ins w:id="762" w:author="user" w:date="2017-10-08T23:05:12Z">
        <w:r>
          <w:rPr/>
          <w:fldChar w:fldCharType="separate"/>
        </w:r>
      </w:ins>
      <w:ins w:id="763" w:author="user" w:date="2017-10-08T23:05:13Z">
        <w:r>
          <w:rPr/>
          <w:t>4</w:t>
        </w:r>
      </w:ins>
      <w:ins w:id="764" w:author="user" w:date="2017-10-08T23:05:12Z">
        <w:r>
          <w:rPr/>
          <w:fldChar w:fldCharType="end"/>
        </w:r>
      </w:ins>
      <w:ins w:id="765" w:author="user" w:date="2017-10-08T23:05:12Z">
        <w:r>
          <w:rPr>
            <w:bCs/>
            <w:color w:val="000000"/>
            <w:lang w:val="zh-CN"/>
          </w:rPr>
          <w:fldChar w:fldCharType="end"/>
        </w:r>
      </w:ins>
    </w:p>
    <w:p>
      <w:pPr>
        <w:pStyle w:val="11"/>
        <w:tabs>
          <w:tab w:val="right" w:leader="dot" w:pos="8306"/>
        </w:tabs>
        <w:rPr>
          <w:ins w:id="766" w:author="user" w:date="2017-10-08T23:05:12Z"/>
        </w:rPr>
      </w:pPr>
      <w:ins w:id="767" w:author="user" w:date="2017-10-08T23:05:12Z">
        <w:r>
          <w:rPr>
            <w:bCs/>
            <w:color w:val="000000"/>
            <w:lang w:val="zh-CN"/>
          </w:rPr>
          <w:fldChar w:fldCharType="begin"/>
        </w:r>
      </w:ins>
      <w:ins w:id="768" w:author="user" w:date="2017-10-08T23:05:12Z">
        <w:r>
          <w:rPr>
            <w:bCs/>
            <w:lang w:val="zh-CN"/>
          </w:rPr>
          <w:instrText xml:space="preserve"> HYPERLINK \l _Toc27746 </w:instrText>
        </w:r>
      </w:ins>
      <w:ins w:id="769" w:author="user" w:date="2017-10-08T23:05:12Z">
        <w:r>
          <w:rPr>
            <w:bCs/>
            <w:lang w:val="zh-CN"/>
          </w:rPr>
          <w:fldChar w:fldCharType="separate"/>
        </w:r>
      </w:ins>
      <w:ins w:id="770" w:author="user" w:date="2017-10-08T23:05:12Z">
        <w:r>
          <w:rPr>
            <w:rFonts w:hint="eastAsia"/>
          </w:rPr>
          <w:t>第二部分 征程——价值物联网的实现</w:t>
        </w:r>
      </w:ins>
      <w:ins w:id="771" w:author="user" w:date="2017-10-08T23:05:12Z">
        <w:r>
          <w:rPr/>
          <w:tab/>
        </w:r>
      </w:ins>
      <w:ins w:id="772" w:author="user" w:date="2017-10-08T23:05:12Z">
        <w:r>
          <w:rPr/>
          <w:fldChar w:fldCharType="begin"/>
        </w:r>
      </w:ins>
      <w:ins w:id="773" w:author="user" w:date="2017-10-08T23:05:12Z">
        <w:r>
          <w:rPr/>
          <w:instrText xml:space="preserve"> PAGEREF _Toc27746 </w:instrText>
        </w:r>
      </w:ins>
      <w:ins w:id="774" w:author="user" w:date="2017-10-08T23:05:12Z">
        <w:r>
          <w:rPr/>
          <w:fldChar w:fldCharType="separate"/>
        </w:r>
      </w:ins>
      <w:ins w:id="775" w:author="user" w:date="2017-10-08T23:05:13Z">
        <w:r>
          <w:rPr/>
          <w:t>5</w:t>
        </w:r>
      </w:ins>
      <w:ins w:id="776" w:author="user" w:date="2017-10-08T23:05:12Z">
        <w:r>
          <w:rPr/>
          <w:fldChar w:fldCharType="end"/>
        </w:r>
      </w:ins>
      <w:ins w:id="777" w:author="user" w:date="2017-10-08T23:05:12Z">
        <w:r>
          <w:rPr>
            <w:bCs/>
            <w:color w:val="000000"/>
            <w:lang w:val="zh-CN"/>
          </w:rPr>
          <w:fldChar w:fldCharType="end"/>
        </w:r>
      </w:ins>
    </w:p>
    <w:p>
      <w:pPr>
        <w:pStyle w:val="12"/>
        <w:tabs>
          <w:tab w:val="right" w:leader="dot" w:pos="8306"/>
        </w:tabs>
        <w:rPr>
          <w:ins w:id="778" w:author="user" w:date="2017-10-08T23:05:12Z"/>
        </w:rPr>
      </w:pPr>
      <w:ins w:id="779" w:author="user" w:date="2017-10-08T23:05:12Z">
        <w:r>
          <w:rPr>
            <w:bCs/>
            <w:color w:val="000000"/>
            <w:lang w:val="zh-CN"/>
          </w:rPr>
          <w:fldChar w:fldCharType="begin"/>
        </w:r>
      </w:ins>
      <w:ins w:id="780" w:author="user" w:date="2017-10-08T23:05:12Z">
        <w:r>
          <w:rPr>
            <w:bCs/>
            <w:lang w:val="zh-CN"/>
          </w:rPr>
          <w:instrText xml:space="preserve"> HYPERLINK \l _Toc1364 </w:instrText>
        </w:r>
      </w:ins>
      <w:ins w:id="781" w:author="user" w:date="2017-10-08T23:05:12Z">
        <w:r>
          <w:rPr>
            <w:bCs/>
            <w:lang w:val="zh-CN"/>
          </w:rPr>
          <w:fldChar w:fldCharType="separate"/>
        </w:r>
      </w:ins>
      <w:ins w:id="782" w:author="user" w:date="2017-10-08T23:05:12Z">
        <w:r>
          <w:rPr>
            <w:rFonts w:hint="eastAsia"/>
          </w:rPr>
          <w:t>2.1 总体描述</w:t>
        </w:r>
      </w:ins>
      <w:ins w:id="783" w:author="user" w:date="2017-10-08T23:05:12Z">
        <w:r>
          <w:rPr/>
          <w:tab/>
        </w:r>
      </w:ins>
      <w:ins w:id="784" w:author="user" w:date="2017-10-08T23:05:12Z">
        <w:r>
          <w:rPr/>
          <w:fldChar w:fldCharType="begin"/>
        </w:r>
      </w:ins>
      <w:ins w:id="785" w:author="user" w:date="2017-10-08T23:05:12Z">
        <w:r>
          <w:rPr/>
          <w:instrText xml:space="preserve"> PAGEREF _Toc1364 </w:instrText>
        </w:r>
      </w:ins>
      <w:ins w:id="786" w:author="user" w:date="2017-10-08T23:05:12Z">
        <w:r>
          <w:rPr/>
          <w:fldChar w:fldCharType="separate"/>
        </w:r>
      </w:ins>
      <w:ins w:id="787" w:author="user" w:date="2017-10-08T23:05:13Z">
        <w:r>
          <w:rPr/>
          <w:t>5</w:t>
        </w:r>
      </w:ins>
      <w:ins w:id="788" w:author="user" w:date="2017-10-08T23:05:12Z">
        <w:r>
          <w:rPr/>
          <w:fldChar w:fldCharType="end"/>
        </w:r>
      </w:ins>
      <w:ins w:id="789" w:author="user" w:date="2017-10-08T23:05:12Z">
        <w:r>
          <w:rPr>
            <w:bCs/>
            <w:color w:val="000000"/>
            <w:lang w:val="zh-CN"/>
          </w:rPr>
          <w:fldChar w:fldCharType="end"/>
        </w:r>
      </w:ins>
    </w:p>
    <w:p>
      <w:pPr>
        <w:pStyle w:val="12"/>
        <w:tabs>
          <w:tab w:val="right" w:leader="dot" w:pos="8306"/>
        </w:tabs>
        <w:rPr>
          <w:ins w:id="790" w:author="user" w:date="2017-10-08T23:05:12Z"/>
        </w:rPr>
      </w:pPr>
      <w:ins w:id="791" w:author="user" w:date="2017-10-08T23:05:12Z">
        <w:r>
          <w:rPr>
            <w:bCs/>
            <w:color w:val="000000"/>
            <w:lang w:val="zh-CN"/>
          </w:rPr>
          <w:fldChar w:fldCharType="begin"/>
        </w:r>
      </w:ins>
      <w:ins w:id="792" w:author="user" w:date="2017-10-08T23:05:12Z">
        <w:r>
          <w:rPr>
            <w:bCs/>
            <w:lang w:val="zh-CN"/>
          </w:rPr>
          <w:instrText xml:space="preserve"> HYPERLINK \l _Toc23341 </w:instrText>
        </w:r>
      </w:ins>
      <w:ins w:id="793" w:author="user" w:date="2017-10-08T23:05:12Z">
        <w:r>
          <w:rPr>
            <w:bCs/>
            <w:lang w:val="zh-CN"/>
          </w:rPr>
          <w:fldChar w:fldCharType="separate"/>
        </w:r>
      </w:ins>
      <w:ins w:id="794" w:author="user" w:date="2017-10-08T23:05:12Z">
        <w:r>
          <w:rPr>
            <w:rFonts w:hint="eastAsia"/>
          </w:rPr>
          <w:t>2.2 价值物联网的硬件</w:t>
        </w:r>
      </w:ins>
      <w:ins w:id="795" w:author="user" w:date="2017-10-08T23:05:12Z">
        <w:r>
          <w:rPr/>
          <w:tab/>
        </w:r>
      </w:ins>
      <w:ins w:id="796" w:author="user" w:date="2017-10-08T23:05:12Z">
        <w:r>
          <w:rPr/>
          <w:fldChar w:fldCharType="begin"/>
        </w:r>
      </w:ins>
      <w:ins w:id="797" w:author="user" w:date="2017-10-08T23:05:12Z">
        <w:r>
          <w:rPr/>
          <w:instrText xml:space="preserve"> PAGEREF _Toc23341 </w:instrText>
        </w:r>
      </w:ins>
      <w:ins w:id="798" w:author="user" w:date="2017-10-08T23:05:12Z">
        <w:r>
          <w:rPr/>
          <w:fldChar w:fldCharType="separate"/>
        </w:r>
      </w:ins>
      <w:ins w:id="799" w:author="user" w:date="2017-10-08T23:05:13Z">
        <w:r>
          <w:rPr/>
          <w:t>5</w:t>
        </w:r>
      </w:ins>
      <w:ins w:id="800" w:author="user" w:date="2017-10-08T23:05:12Z">
        <w:r>
          <w:rPr/>
          <w:fldChar w:fldCharType="end"/>
        </w:r>
      </w:ins>
      <w:ins w:id="801" w:author="user" w:date="2017-10-08T23:05:12Z">
        <w:r>
          <w:rPr>
            <w:bCs/>
            <w:color w:val="000000"/>
            <w:lang w:val="zh-CN"/>
          </w:rPr>
          <w:fldChar w:fldCharType="end"/>
        </w:r>
      </w:ins>
    </w:p>
    <w:p>
      <w:pPr>
        <w:pStyle w:val="12"/>
        <w:tabs>
          <w:tab w:val="right" w:leader="dot" w:pos="8306"/>
        </w:tabs>
        <w:rPr>
          <w:ins w:id="802" w:author="user" w:date="2017-10-08T23:05:12Z"/>
        </w:rPr>
      </w:pPr>
      <w:ins w:id="803" w:author="user" w:date="2017-10-08T23:05:12Z">
        <w:r>
          <w:rPr>
            <w:bCs/>
            <w:color w:val="000000"/>
            <w:lang w:val="zh-CN"/>
          </w:rPr>
          <w:fldChar w:fldCharType="begin"/>
        </w:r>
      </w:ins>
      <w:ins w:id="804" w:author="user" w:date="2017-10-08T23:05:12Z">
        <w:r>
          <w:rPr>
            <w:bCs/>
            <w:lang w:val="zh-CN"/>
          </w:rPr>
          <w:instrText xml:space="preserve"> HYPERLINK \l _Toc29573 </w:instrText>
        </w:r>
      </w:ins>
      <w:ins w:id="805" w:author="user" w:date="2017-10-08T23:05:12Z">
        <w:r>
          <w:rPr>
            <w:bCs/>
            <w:lang w:val="zh-CN"/>
          </w:rPr>
          <w:fldChar w:fldCharType="separate"/>
        </w:r>
      </w:ins>
      <w:ins w:id="806" w:author="user" w:date="2017-10-08T23:05:12Z">
        <w:r>
          <w:rPr>
            <w:rFonts w:hint="eastAsia"/>
          </w:rPr>
          <w:t>2.2.1 什么是RFID</w:t>
        </w:r>
      </w:ins>
      <w:ins w:id="807" w:author="user" w:date="2017-10-08T23:05:12Z">
        <w:r>
          <w:rPr/>
          <w:tab/>
        </w:r>
      </w:ins>
      <w:ins w:id="808" w:author="user" w:date="2017-10-08T23:05:12Z">
        <w:r>
          <w:rPr/>
          <w:fldChar w:fldCharType="begin"/>
        </w:r>
      </w:ins>
      <w:ins w:id="809" w:author="user" w:date="2017-10-08T23:05:12Z">
        <w:r>
          <w:rPr/>
          <w:instrText xml:space="preserve"> PAGEREF _Toc29573 </w:instrText>
        </w:r>
      </w:ins>
      <w:ins w:id="810" w:author="user" w:date="2017-10-08T23:05:12Z">
        <w:r>
          <w:rPr/>
          <w:fldChar w:fldCharType="separate"/>
        </w:r>
      </w:ins>
      <w:ins w:id="811" w:author="user" w:date="2017-10-08T23:05:13Z">
        <w:r>
          <w:rPr/>
          <w:t>5</w:t>
        </w:r>
      </w:ins>
      <w:ins w:id="812" w:author="user" w:date="2017-10-08T23:05:12Z">
        <w:r>
          <w:rPr/>
          <w:fldChar w:fldCharType="end"/>
        </w:r>
      </w:ins>
      <w:ins w:id="813" w:author="user" w:date="2017-10-08T23:05:12Z">
        <w:r>
          <w:rPr>
            <w:bCs/>
            <w:color w:val="000000"/>
            <w:lang w:val="zh-CN"/>
          </w:rPr>
          <w:fldChar w:fldCharType="end"/>
        </w:r>
      </w:ins>
    </w:p>
    <w:p>
      <w:pPr>
        <w:pStyle w:val="12"/>
        <w:tabs>
          <w:tab w:val="right" w:leader="dot" w:pos="8306"/>
        </w:tabs>
        <w:rPr>
          <w:ins w:id="814" w:author="user" w:date="2017-10-08T23:05:12Z"/>
        </w:rPr>
      </w:pPr>
      <w:ins w:id="815" w:author="user" w:date="2017-10-08T23:05:12Z">
        <w:r>
          <w:rPr>
            <w:bCs/>
            <w:color w:val="000000"/>
            <w:lang w:val="zh-CN"/>
          </w:rPr>
          <w:fldChar w:fldCharType="begin"/>
        </w:r>
      </w:ins>
      <w:ins w:id="816" w:author="user" w:date="2017-10-08T23:05:12Z">
        <w:r>
          <w:rPr>
            <w:bCs/>
            <w:lang w:val="zh-CN"/>
          </w:rPr>
          <w:instrText xml:space="preserve"> HYPERLINK \l _Toc10493 </w:instrText>
        </w:r>
      </w:ins>
      <w:ins w:id="817" w:author="user" w:date="2017-10-08T23:05:12Z">
        <w:r>
          <w:rPr>
            <w:bCs/>
            <w:lang w:val="zh-CN"/>
          </w:rPr>
          <w:fldChar w:fldCharType="separate"/>
        </w:r>
      </w:ins>
      <w:ins w:id="818" w:author="user" w:date="2017-10-08T23:05:12Z">
        <w:r>
          <w:rPr>
            <w:rFonts w:hint="eastAsia"/>
          </w:rPr>
          <w:t>2</w:t>
        </w:r>
      </w:ins>
      <w:ins w:id="819" w:author="user" w:date="2017-10-08T23:05:12Z">
        <w:r>
          <w:rPr/>
          <w:t>.</w:t>
        </w:r>
      </w:ins>
      <w:ins w:id="820" w:author="user" w:date="2017-10-08T23:05:12Z">
        <w:r>
          <w:rPr>
            <w:rFonts w:hint="eastAsia"/>
          </w:rPr>
          <w:t>2.2 RFID标签</w:t>
        </w:r>
      </w:ins>
      <w:ins w:id="821" w:author="user" w:date="2017-10-08T23:05:12Z">
        <w:r>
          <w:rPr/>
          <w:tab/>
        </w:r>
      </w:ins>
      <w:ins w:id="822" w:author="user" w:date="2017-10-08T23:05:12Z">
        <w:r>
          <w:rPr/>
          <w:fldChar w:fldCharType="begin"/>
        </w:r>
      </w:ins>
      <w:ins w:id="823" w:author="user" w:date="2017-10-08T23:05:12Z">
        <w:r>
          <w:rPr/>
          <w:instrText xml:space="preserve"> PAGEREF _Toc10493 </w:instrText>
        </w:r>
      </w:ins>
      <w:ins w:id="824" w:author="user" w:date="2017-10-08T23:05:12Z">
        <w:r>
          <w:rPr/>
          <w:fldChar w:fldCharType="separate"/>
        </w:r>
      </w:ins>
      <w:ins w:id="825" w:author="user" w:date="2017-10-08T23:05:13Z">
        <w:r>
          <w:rPr/>
          <w:t>6</w:t>
        </w:r>
      </w:ins>
      <w:ins w:id="826" w:author="user" w:date="2017-10-08T23:05:12Z">
        <w:r>
          <w:rPr/>
          <w:fldChar w:fldCharType="end"/>
        </w:r>
      </w:ins>
      <w:ins w:id="827" w:author="user" w:date="2017-10-08T23:05:12Z">
        <w:r>
          <w:rPr>
            <w:bCs/>
            <w:color w:val="000000"/>
            <w:lang w:val="zh-CN"/>
          </w:rPr>
          <w:fldChar w:fldCharType="end"/>
        </w:r>
      </w:ins>
    </w:p>
    <w:p>
      <w:pPr>
        <w:pStyle w:val="12"/>
        <w:tabs>
          <w:tab w:val="right" w:leader="dot" w:pos="8306"/>
        </w:tabs>
        <w:rPr>
          <w:ins w:id="828" w:author="user" w:date="2017-10-08T23:05:12Z"/>
        </w:rPr>
      </w:pPr>
      <w:ins w:id="829" w:author="user" w:date="2017-10-08T23:05:12Z">
        <w:r>
          <w:rPr>
            <w:bCs/>
            <w:color w:val="000000"/>
            <w:lang w:val="zh-CN"/>
          </w:rPr>
          <w:fldChar w:fldCharType="begin"/>
        </w:r>
      </w:ins>
      <w:ins w:id="830" w:author="user" w:date="2017-10-08T23:05:12Z">
        <w:r>
          <w:rPr>
            <w:bCs/>
            <w:lang w:val="zh-CN"/>
          </w:rPr>
          <w:instrText xml:space="preserve"> HYPERLINK \l _Toc26757 </w:instrText>
        </w:r>
      </w:ins>
      <w:ins w:id="831" w:author="user" w:date="2017-10-08T23:05:12Z">
        <w:r>
          <w:rPr>
            <w:bCs/>
            <w:lang w:val="zh-CN"/>
          </w:rPr>
          <w:fldChar w:fldCharType="separate"/>
        </w:r>
      </w:ins>
      <w:ins w:id="832" w:author="user" w:date="2017-10-08T23:05:12Z">
        <w:r>
          <w:rPr>
            <w:rFonts w:hint="eastAsia"/>
          </w:rPr>
          <w:t>2</w:t>
        </w:r>
      </w:ins>
      <w:ins w:id="833" w:author="user" w:date="2017-10-08T23:05:12Z">
        <w:r>
          <w:rPr/>
          <w:t>.2</w:t>
        </w:r>
      </w:ins>
      <w:ins w:id="834" w:author="user" w:date="2017-10-08T23:05:12Z">
        <w:r>
          <w:rPr>
            <w:rFonts w:hint="eastAsia"/>
          </w:rPr>
          <w:t>.3 超高频射频芯片介绍</w:t>
        </w:r>
      </w:ins>
      <w:ins w:id="835" w:author="user" w:date="2017-10-08T23:05:12Z">
        <w:r>
          <w:rPr/>
          <w:tab/>
        </w:r>
      </w:ins>
      <w:ins w:id="836" w:author="user" w:date="2017-10-08T23:05:12Z">
        <w:r>
          <w:rPr/>
          <w:fldChar w:fldCharType="begin"/>
        </w:r>
      </w:ins>
      <w:ins w:id="837" w:author="user" w:date="2017-10-08T23:05:12Z">
        <w:r>
          <w:rPr/>
          <w:instrText xml:space="preserve"> PAGEREF _Toc26757 </w:instrText>
        </w:r>
      </w:ins>
      <w:ins w:id="838" w:author="user" w:date="2017-10-08T23:05:12Z">
        <w:r>
          <w:rPr/>
          <w:fldChar w:fldCharType="separate"/>
        </w:r>
      </w:ins>
      <w:ins w:id="839" w:author="user" w:date="2017-10-08T23:05:13Z">
        <w:r>
          <w:rPr/>
          <w:t>7</w:t>
        </w:r>
      </w:ins>
      <w:ins w:id="840" w:author="user" w:date="2017-10-08T23:05:12Z">
        <w:r>
          <w:rPr/>
          <w:fldChar w:fldCharType="end"/>
        </w:r>
      </w:ins>
      <w:ins w:id="841" w:author="user" w:date="2017-10-08T23:05:12Z">
        <w:r>
          <w:rPr>
            <w:bCs/>
            <w:color w:val="000000"/>
            <w:lang w:val="zh-CN"/>
          </w:rPr>
          <w:fldChar w:fldCharType="end"/>
        </w:r>
      </w:ins>
    </w:p>
    <w:p>
      <w:pPr>
        <w:pStyle w:val="12"/>
        <w:tabs>
          <w:tab w:val="right" w:leader="dot" w:pos="8306"/>
        </w:tabs>
        <w:rPr>
          <w:ins w:id="842" w:author="user" w:date="2017-10-08T23:05:12Z"/>
        </w:rPr>
      </w:pPr>
      <w:ins w:id="843" w:author="user" w:date="2017-10-08T23:05:12Z">
        <w:r>
          <w:rPr>
            <w:bCs/>
            <w:color w:val="000000"/>
            <w:lang w:val="zh-CN"/>
          </w:rPr>
          <w:fldChar w:fldCharType="begin"/>
        </w:r>
      </w:ins>
      <w:ins w:id="844" w:author="user" w:date="2017-10-08T23:05:12Z">
        <w:r>
          <w:rPr>
            <w:bCs/>
            <w:lang w:val="zh-CN"/>
          </w:rPr>
          <w:instrText xml:space="preserve"> HYPERLINK \l _Toc14287 </w:instrText>
        </w:r>
      </w:ins>
      <w:ins w:id="845" w:author="user" w:date="2017-10-08T23:05:12Z">
        <w:r>
          <w:rPr>
            <w:bCs/>
            <w:lang w:val="zh-CN"/>
          </w:rPr>
          <w:fldChar w:fldCharType="separate"/>
        </w:r>
      </w:ins>
      <w:ins w:id="846" w:author="user" w:date="2017-10-08T23:05:12Z">
        <w:r>
          <w:rPr>
            <w:rFonts w:hint="eastAsia"/>
          </w:rPr>
          <w:t>2.2</w:t>
        </w:r>
      </w:ins>
      <w:ins w:id="847" w:author="user" w:date="2017-10-08T23:05:12Z">
        <w:r>
          <w:rPr/>
          <w:t>.</w:t>
        </w:r>
      </w:ins>
      <w:ins w:id="848" w:author="user" w:date="2017-10-08T23:05:12Z">
        <w:r>
          <w:rPr>
            <w:rFonts w:hint="eastAsia"/>
          </w:rPr>
          <w:t>4 国际RFID芯片的优劣分析</w:t>
        </w:r>
      </w:ins>
      <w:ins w:id="849" w:author="user" w:date="2017-10-08T23:05:12Z">
        <w:r>
          <w:rPr/>
          <w:tab/>
        </w:r>
      </w:ins>
      <w:ins w:id="850" w:author="user" w:date="2017-10-08T23:05:12Z">
        <w:r>
          <w:rPr/>
          <w:fldChar w:fldCharType="begin"/>
        </w:r>
      </w:ins>
      <w:ins w:id="851" w:author="user" w:date="2017-10-08T23:05:12Z">
        <w:r>
          <w:rPr/>
          <w:instrText xml:space="preserve"> PAGEREF _Toc14287 </w:instrText>
        </w:r>
      </w:ins>
      <w:ins w:id="852" w:author="user" w:date="2017-10-08T23:05:12Z">
        <w:r>
          <w:rPr/>
          <w:fldChar w:fldCharType="separate"/>
        </w:r>
      </w:ins>
      <w:ins w:id="853" w:author="user" w:date="2017-10-08T23:05:13Z">
        <w:r>
          <w:rPr/>
          <w:t>8</w:t>
        </w:r>
      </w:ins>
      <w:ins w:id="854" w:author="user" w:date="2017-10-08T23:05:12Z">
        <w:r>
          <w:rPr/>
          <w:fldChar w:fldCharType="end"/>
        </w:r>
      </w:ins>
      <w:ins w:id="855" w:author="user" w:date="2017-10-08T23:05:12Z">
        <w:r>
          <w:rPr>
            <w:bCs/>
            <w:color w:val="000000"/>
            <w:lang w:val="zh-CN"/>
          </w:rPr>
          <w:fldChar w:fldCharType="end"/>
        </w:r>
      </w:ins>
    </w:p>
    <w:p>
      <w:pPr>
        <w:pStyle w:val="12"/>
        <w:tabs>
          <w:tab w:val="right" w:leader="dot" w:pos="8306"/>
        </w:tabs>
        <w:rPr>
          <w:ins w:id="856" w:author="user" w:date="2017-10-08T23:05:12Z"/>
        </w:rPr>
      </w:pPr>
      <w:ins w:id="857" w:author="user" w:date="2017-10-08T23:05:12Z">
        <w:r>
          <w:rPr>
            <w:bCs/>
            <w:color w:val="000000"/>
            <w:lang w:val="zh-CN"/>
          </w:rPr>
          <w:fldChar w:fldCharType="begin"/>
        </w:r>
      </w:ins>
      <w:ins w:id="858" w:author="user" w:date="2017-10-08T23:05:12Z">
        <w:r>
          <w:rPr>
            <w:bCs/>
            <w:lang w:val="zh-CN"/>
          </w:rPr>
          <w:instrText xml:space="preserve"> HYPERLINK \l _Toc22334 </w:instrText>
        </w:r>
      </w:ins>
      <w:ins w:id="859" w:author="user" w:date="2017-10-08T23:05:12Z">
        <w:r>
          <w:rPr>
            <w:bCs/>
            <w:lang w:val="zh-CN"/>
          </w:rPr>
          <w:fldChar w:fldCharType="separate"/>
        </w:r>
      </w:ins>
      <w:ins w:id="860" w:author="user" w:date="2017-10-08T23:05:12Z">
        <w:r>
          <w:rPr>
            <w:rFonts w:hint="eastAsia"/>
          </w:rPr>
          <w:t>2.2.5 价值物联网RFID芯片的总体设计方案</w:t>
        </w:r>
      </w:ins>
      <w:ins w:id="861" w:author="user" w:date="2017-10-08T23:05:12Z">
        <w:r>
          <w:rPr/>
          <w:tab/>
        </w:r>
      </w:ins>
      <w:ins w:id="862" w:author="user" w:date="2017-10-08T23:05:12Z">
        <w:r>
          <w:rPr/>
          <w:fldChar w:fldCharType="begin"/>
        </w:r>
      </w:ins>
      <w:ins w:id="863" w:author="user" w:date="2017-10-08T23:05:12Z">
        <w:r>
          <w:rPr/>
          <w:instrText xml:space="preserve"> PAGEREF _Toc22334 </w:instrText>
        </w:r>
      </w:ins>
      <w:ins w:id="864" w:author="user" w:date="2017-10-08T23:05:12Z">
        <w:r>
          <w:rPr/>
          <w:fldChar w:fldCharType="separate"/>
        </w:r>
      </w:ins>
      <w:ins w:id="865" w:author="user" w:date="2017-10-08T23:05:13Z">
        <w:r>
          <w:rPr/>
          <w:t>9</w:t>
        </w:r>
      </w:ins>
      <w:ins w:id="866" w:author="user" w:date="2017-10-08T23:05:12Z">
        <w:r>
          <w:rPr/>
          <w:fldChar w:fldCharType="end"/>
        </w:r>
      </w:ins>
      <w:ins w:id="867" w:author="user" w:date="2017-10-08T23:05:12Z">
        <w:r>
          <w:rPr>
            <w:bCs/>
            <w:color w:val="000000"/>
            <w:lang w:val="zh-CN"/>
          </w:rPr>
          <w:fldChar w:fldCharType="end"/>
        </w:r>
      </w:ins>
    </w:p>
    <w:p>
      <w:pPr>
        <w:pStyle w:val="12"/>
        <w:tabs>
          <w:tab w:val="right" w:leader="dot" w:pos="8306"/>
        </w:tabs>
        <w:rPr>
          <w:ins w:id="868" w:author="user" w:date="2017-10-08T23:05:12Z"/>
        </w:rPr>
      </w:pPr>
      <w:ins w:id="869" w:author="user" w:date="2017-10-08T23:05:12Z">
        <w:r>
          <w:rPr>
            <w:bCs/>
            <w:color w:val="000000"/>
            <w:lang w:val="zh-CN"/>
          </w:rPr>
          <w:fldChar w:fldCharType="begin"/>
        </w:r>
      </w:ins>
      <w:ins w:id="870" w:author="user" w:date="2017-10-08T23:05:12Z">
        <w:r>
          <w:rPr>
            <w:bCs/>
            <w:lang w:val="zh-CN"/>
          </w:rPr>
          <w:instrText xml:space="preserve"> HYPERLINK \l _Toc27706 </w:instrText>
        </w:r>
      </w:ins>
      <w:ins w:id="871" w:author="user" w:date="2017-10-08T23:05:12Z">
        <w:r>
          <w:rPr>
            <w:bCs/>
            <w:lang w:val="zh-CN"/>
          </w:rPr>
          <w:fldChar w:fldCharType="separate"/>
        </w:r>
      </w:ins>
      <w:ins w:id="872" w:author="user" w:date="2017-10-08T23:05:12Z">
        <w:r>
          <w:rPr>
            <w:rFonts w:hint="eastAsia"/>
          </w:rPr>
          <w:t>2.3 价值物联网的软件</w:t>
        </w:r>
      </w:ins>
      <w:ins w:id="873" w:author="user" w:date="2017-10-08T23:05:12Z">
        <w:r>
          <w:rPr/>
          <w:tab/>
        </w:r>
      </w:ins>
      <w:ins w:id="874" w:author="user" w:date="2017-10-08T23:05:12Z">
        <w:r>
          <w:rPr/>
          <w:fldChar w:fldCharType="begin"/>
        </w:r>
      </w:ins>
      <w:ins w:id="875" w:author="user" w:date="2017-10-08T23:05:12Z">
        <w:r>
          <w:rPr/>
          <w:instrText xml:space="preserve"> PAGEREF _Toc27706 </w:instrText>
        </w:r>
      </w:ins>
      <w:ins w:id="876" w:author="user" w:date="2017-10-08T23:05:12Z">
        <w:r>
          <w:rPr/>
          <w:fldChar w:fldCharType="separate"/>
        </w:r>
      </w:ins>
      <w:ins w:id="877" w:author="user" w:date="2017-10-08T23:05:13Z">
        <w:r>
          <w:rPr/>
          <w:t>12</w:t>
        </w:r>
      </w:ins>
      <w:ins w:id="878" w:author="user" w:date="2017-10-08T23:05:12Z">
        <w:r>
          <w:rPr/>
          <w:fldChar w:fldCharType="end"/>
        </w:r>
      </w:ins>
      <w:ins w:id="879" w:author="user" w:date="2017-10-08T23:05:12Z">
        <w:r>
          <w:rPr>
            <w:bCs/>
            <w:color w:val="000000"/>
            <w:lang w:val="zh-CN"/>
          </w:rPr>
          <w:fldChar w:fldCharType="end"/>
        </w:r>
      </w:ins>
    </w:p>
    <w:p>
      <w:pPr>
        <w:pStyle w:val="12"/>
        <w:tabs>
          <w:tab w:val="right" w:leader="dot" w:pos="8306"/>
        </w:tabs>
        <w:rPr>
          <w:ins w:id="880" w:author="user" w:date="2017-10-08T23:05:12Z"/>
        </w:rPr>
      </w:pPr>
      <w:ins w:id="881" w:author="user" w:date="2017-10-08T23:05:12Z">
        <w:r>
          <w:rPr>
            <w:bCs/>
            <w:color w:val="000000"/>
            <w:lang w:val="zh-CN"/>
          </w:rPr>
          <w:fldChar w:fldCharType="begin"/>
        </w:r>
      </w:ins>
      <w:ins w:id="882" w:author="user" w:date="2017-10-08T23:05:12Z">
        <w:r>
          <w:rPr>
            <w:bCs/>
            <w:lang w:val="zh-CN"/>
          </w:rPr>
          <w:instrText xml:space="preserve"> HYPERLINK \l _Toc16861 </w:instrText>
        </w:r>
      </w:ins>
      <w:ins w:id="883" w:author="user" w:date="2017-10-08T23:05:12Z">
        <w:r>
          <w:rPr>
            <w:bCs/>
            <w:lang w:val="zh-CN"/>
          </w:rPr>
          <w:fldChar w:fldCharType="separate"/>
        </w:r>
      </w:ins>
      <w:ins w:id="884" w:author="user" w:date="2017-10-08T23:05:12Z">
        <w:r>
          <w:rPr>
            <w:rFonts w:hint="eastAsia"/>
          </w:rPr>
          <w:t>2.3.1 沃尔顿（Walton）的诠释</w:t>
        </w:r>
      </w:ins>
      <w:ins w:id="885" w:author="user" w:date="2017-10-08T23:05:12Z">
        <w:r>
          <w:rPr/>
          <w:tab/>
        </w:r>
      </w:ins>
      <w:ins w:id="886" w:author="user" w:date="2017-10-08T23:05:12Z">
        <w:r>
          <w:rPr/>
          <w:fldChar w:fldCharType="begin"/>
        </w:r>
      </w:ins>
      <w:ins w:id="887" w:author="user" w:date="2017-10-08T23:05:12Z">
        <w:r>
          <w:rPr/>
          <w:instrText xml:space="preserve"> PAGEREF _Toc16861 </w:instrText>
        </w:r>
      </w:ins>
      <w:ins w:id="888" w:author="user" w:date="2017-10-08T23:05:12Z">
        <w:r>
          <w:rPr/>
          <w:fldChar w:fldCharType="separate"/>
        </w:r>
      </w:ins>
      <w:ins w:id="889" w:author="user" w:date="2017-10-08T23:05:13Z">
        <w:r>
          <w:rPr/>
          <w:t>12</w:t>
        </w:r>
      </w:ins>
      <w:ins w:id="890" w:author="user" w:date="2017-10-08T23:05:12Z">
        <w:r>
          <w:rPr/>
          <w:fldChar w:fldCharType="end"/>
        </w:r>
      </w:ins>
      <w:ins w:id="891" w:author="user" w:date="2017-10-08T23:05:12Z">
        <w:r>
          <w:rPr>
            <w:bCs/>
            <w:color w:val="000000"/>
            <w:lang w:val="zh-CN"/>
          </w:rPr>
          <w:fldChar w:fldCharType="end"/>
        </w:r>
      </w:ins>
    </w:p>
    <w:p>
      <w:pPr>
        <w:pStyle w:val="12"/>
        <w:tabs>
          <w:tab w:val="right" w:leader="dot" w:pos="8306"/>
        </w:tabs>
        <w:rPr>
          <w:ins w:id="892" w:author="user" w:date="2017-10-08T23:05:12Z"/>
        </w:rPr>
      </w:pPr>
      <w:ins w:id="893" w:author="user" w:date="2017-10-08T23:05:12Z">
        <w:r>
          <w:rPr>
            <w:bCs/>
            <w:color w:val="000000"/>
            <w:lang w:val="zh-CN"/>
          </w:rPr>
          <w:fldChar w:fldCharType="begin"/>
        </w:r>
      </w:ins>
      <w:ins w:id="894" w:author="user" w:date="2017-10-08T23:05:12Z">
        <w:r>
          <w:rPr>
            <w:bCs/>
            <w:lang w:val="zh-CN"/>
          </w:rPr>
          <w:instrText xml:space="preserve"> HYPERLINK \l _Toc30691 </w:instrText>
        </w:r>
      </w:ins>
      <w:ins w:id="895" w:author="user" w:date="2017-10-08T23:05:12Z">
        <w:r>
          <w:rPr>
            <w:bCs/>
            <w:lang w:val="zh-CN"/>
          </w:rPr>
          <w:fldChar w:fldCharType="separate"/>
        </w:r>
      </w:ins>
      <w:ins w:id="896" w:author="user" w:date="2017-10-08T23:05:12Z">
        <w:r>
          <w:rPr>
            <w:rFonts w:hint="eastAsia"/>
          </w:rPr>
          <w:t>2.3.</w:t>
        </w:r>
      </w:ins>
      <w:ins w:id="897" w:author="user" w:date="2017-10-08T23:05:12Z">
        <w:r>
          <w:rPr/>
          <w:t>2</w:t>
        </w:r>
      </w:ins>
      <w:ins w:id="898" w:author="user" w:date="2017-10-08T23:05:12Z">
        <w:r>
          <w:rPr>
            <w:rFonts w:hint="eastAsia"/>
          </w:rPr>
          <w:t xml:space="preserve"> 沃尔顿链（Waltonchain）的总体架构</w:t>
        </w:r>
      </w:ins>
      <w:ins w:id="899" w:author="user" w:date="2017-10-08T23:05:12Z">
        <w:r>
          <w:rPr/>
          <w:tab/>
        </w:r>
      </w:ins>
      <w:ins w:id="900" w:author="user" w:date="2017-10-08T23:05:12Z">
        <w:r>
          <w:rPr/>
          <w:fldChar w:fldCharType="begin"/>
        </w:r>
      </w:ins>
      <w:ins w:id="901" w:author="user" w:date="2017-10-08T23:05:12Z">
        <w:r>
          <w:rPr/>
          <w:instrText xml:space="preserve"> PAGEREF _Toc30691 </w:instrText>
        </w:r>
      </w:ins>
      <w:ins w:id="902" w:author="user" w:date="2017-10-08T23:05:12Z">
        <w:r>
          <w:rPr/>
          <w:fldChar w:fldCharType="separate"/>
        </w:r>
      </w:ins>
      <w:ins w:id="903" w:author="user" w:date="2017-10-08T23:05:13Z">
        <w:r>
          <w:rPr/>
          <w:t>13</w:t>
        </w:r>
      </w:ins>
      <w:ins w:id="904" w:author="user" w:date="2017-10-08T23:05:12Z">
        <w:r>
          <w:rPr/>
          <w:fldChar w:fldCharType="end"/>
        </w:r>
      </w:ins>
      <w:ins w:id="905" w:author="user" w:date="2017-10-08T23:05:12Z">
        <w:r>
          <w:rPr>
            <w:bCs/>
            <w:color w:val="000000"/>
            <w:lang w:val="zh-CN"/>
          </w:rPr>
          <w:fldChar w:fldCharType="end"/>
        </w:r>
      </w:ins>
    </w:p>
    <w:p>
      <w:pPr>
        <w:pStyle w:val="7"/>
        <w:tabs>
          <w:tab w:val="right" w:leader="dot" w:pos="8306"/>
        </w:tabs>
        <w:rPr>
          <w:ins w:id="906" w:author="user" w:date="2017-10-08T23:05:12Z"/>
        </w:rPr>
      </w:pPr>
      <w:ins w:id="907" w:author="user" w:date="2017-10-08T23:05:12Z">
        <w:r>
          <w:rPr>
            <w:bCs/>
            <w:color w:val="000000"/>
            <w:lang w:val="zh-CN"/>
          </w:rPr>
          <w:fldChar w:fldCharType="begin"/>
        </w:r>
      </w:ins>
      <w:ins w:id="908" w:author="user" w:date="2017-10-08T23:05:12Z">
        <w:r>
          <w:rPr>
            <w:bCs/>
            <w:lang w:val="zh-CN"/>
          </w:rPr>
          <w:instrText xml:space="preserve"> HYPERLINK \l _Toc4849 </w:instrText>
        </w:r>
      </w:ins>
      <w:ins w:id="909" w:author="user" w:date="2017-10-08T23:05:12Z">
        <w:r>
          <w:rPr>
            <w:bCs/>
            <w:lang w:val="zh-CN"/>
          </w:rPr>
          <w:fldChar w:fldCharType="separate"/>
        </w:r>
      </w:ins>
      <w:ins w:id="910" w:author="user" w:date="2017-10-08T23:05:12Z">
        <w:r>
          <w:rPr>
            <w:rFonts w:hint="eastAsia" w:ascii="Calibri Light" w:hAnsi="Calibri Light"/>
            <w:szCs w:val="28"/>
            <w:lang w:eastAsia="zh-CN"/>
          </w:rPr>
          <w:t>沃尔顿</w:t>
        </w:r>
      </w:ins>
      <w:ins w:id="911" w:author="user" w:date="2017-10-08T23:05:12Z">
        <w:r>
          <w:rPr>
            <w:rFonts w:hint="eastAsia" w:ascii="Calibri Light" w:hAnsi="Calibri Light"/>
            <w:szCs w:val="28"/>
          </w:rPr>
          <w:t>链底层</w:t>
        </w:r>
      </w:ins>
      <w:ins w:id="912" w:author="user" w:date="2017-10-08T23:05:12Z">
        <w:r>
          <w:rPr/>
          <w:tab/>
        </w:r>
      </w:ins>
      <w:ins w:id="913" w:author="user" w:date="2017-10-08T23:05:12Z">
        <w:r>
          <w:rPr/>
          <w:fldChar w:fldCharType="begin"/>
        </w:r>
      </w:ins>
      <w:ins w:id="914" w:author="user" w:date="2017-10-08T23:05:12Z">
        <w:r>
          <w:rPr/>
          <w:instrText xml:space="preserve"> PAGEREF _Toc4849 </w:instrText>
        </w:r>
      </w:ins>
      <w:ins w:id="915" w:author="user" w:date="2017-10-08T23:05:12Z">
        <w:r>
          <w:rPr/>
          <w:fldChar w:fldCharType="separate"/>
        </w:r>
      </w:ins>
      <w:ins w:id="916" w:author="user" w:date="2017-10-08T23:05:13Z">
        <w:r>
          <w:rPr/>
          <w:t>14</w:t>
        </w:r>
      </w:ins>
      <w:ins w:id="917" w:author="user" w:date="2017-10-08T23:05:12Z">
        <w:r>
          <w:rPr/>
          <w:fldChar w:fldCharType="end"/>
        </w:r>
      </w:ins>
      <w:ins w:id="918" w:author="user" w:date="2017-10-08T23:05:12Z">
        <w:r>
          <w:rPr>
            <w:bCs/>
            <w:color w:val="000000"/>
            <w:lang w:val="zh-CN"/>
          </w:rPr>
          <w:fldChar w:fldCharType="end"/>
        </w:r>
      </w:ins>
    </w:p>
    <w:p>
      <w:pPr>
        <w:pStyle w:val="7"/>
        <w:tabs>
          <w:tab w:val="right" w:leader="dot" w:pos="8306"/>
        </w:tabs>
        <w:rPr>
          <w:ins w:id="919" w:author="user" w:date="2017-10-08T23:05:12Z"/>
        </w:rPr>
      </w:pPr>
      <w:ins w:id="920" w:author="user" w:date="2017-10-08T23:05:12Z">
        <w:r>
          <w:rPr>
            <w:bCs/>
            <w:color w:val="000000"/>
            <w:lang w:val="zh-CN"/>
          </w:rPr>
          <w:fldChar w:fldCharType="begin"/>
        </w:r>
      </w:ins>
      <w:ins w:id="921" w:author="user" w:date="2017-10-08T23:05:12Z">
        <w:r>
          <w:rPr>
            <w:bCs/>
            <w:lang w:val="zh-CN"/>
          </w:rPr>
          <w:instrText xml:space="preserve"> HYPERLINK \l _Toc9365 </w:instrText>
        </w:r>
      </w:ins>
      <w:ins w:id="922" w:author="user" w:date="2017-10-08T23:05:12Z">
        <w:r>
          <w:rPr>
            <w:bCs/>
            <w:lang w:val="zh-CN"/>
          </w:rPr>
          <w:fldChar w:fldCharType="separate"/>
        </w:r>
      </w:ins>
      <w:ins w:id="923" w:author="user" w:date="2017-10-08T23:05:12Z">
        <w:r>
          <w:rPr>
            <w:rFonts w:hint="eastAsia" w:ascii="Calibri Light" w:hAnsi="Calibri Light"/>
            <w:szCs w:val="28"/>
            <w:lang w:eastAsia="zh-CN"/>
          </w:rPr>
          <w:t>沃尔顿</w:t>
        </w:r>
      </w:ins>
      <w:ins w:id="924" w:author="user" w:date="2017-10-08T23:05:12Z">
        <w:r>
          <w:rPr>
            <w:rFonts w:hint="eastAsia" w:ascii="Calibri Light" w:hAnsi="Calibri Light"/>
            <w:szCs w:val="28"/>
          </w:rPr>
          <w:t>链核心层</w:t>
        </w:r>
      </w:ins>
      <w:ins w:id="925" w:author="user" w:date="2017-10-08T23:05:12Z">
        <w:r>
          <w:rPr/>
          <w:tab/>
        </w:r>
      </w:ins>
      <w:ins w:id="926" w:author="user" w:date="2017-10-08T23:05:12Z">
        <w:r>
          <w:rPr/>
          <w:fldChar w:fldCharType="begin"/>
        </w:r>
      </w:ins>
      <w:ins w:id="927" w:author="user" w:date="2017-10-08T23:05:12Z">
        <w:r>
          <w:rPr/>
          <w:instrText xml:space="preserve"> PAGEREF _Toc9365 </w:instrText>
        </w:r>
      </w:ins>
      <w:ins w:id="928" w:author="user" w:date="2017-10-08T23:05:12Z">
        <w:r>
          <w:rPr/>
          <w:fldChar w:fldCharType="separate"/>
        </w:r>
      </w:ins>
      <w:ins w:id="929" w:author="user" w:date="2017-10-08T23:05:13Z">
        <w:r>
          <w:rPr/>
          <w:t>14</w:t>
        </w:r>
      </w:ins>
      <w:ins w:id="930" w:author="user" w:date="2017-10-08T23:05:12Z">
        <w:r>
          <w:rPr/>
          <w:fldChar w:fldCharType="end"/>
        </w:r>
      </w:ins>
      <w:ins w:id="931" w:author="user" w:date="2017-10-08T23:05:12Z">
        <w:r>
          <w:rPr>
            <w:bCs/>
            <w:color w:val="000000"/>
            <w:lang w:val="zh-CN"/>
          </w:rPr>
          <w:fldChar w:fldCharType="end"/>
        </w:r>
      </w:ins>
    </w:p>
    <w:p>
      <w:pPr>
        <w:pStyle w:val="7"/>
        <w:tabs>
          <w:tab w:val="right" w:leader="dot" w:pos="8306"/>
        </w:tabs>
        <w:rPr>
          <w:ins w:id="932" w:author="user" w:date="2017-10-08T23:05:12Z"/>
        </w:rPr>
      </w:pPr>
      <w:ins w:id="933" w:author="user" w:date="2017-10-08T23:05:12Z">
        <w:r>
          <w:rPr>
            <w:bCs/>
            <w:color w:val="000000"/>
            <w:lang w:val="zh-CN"/>
          </w:rPr>
          <w:fldChar w:fldCharType="begin"/>
        </w:r>
      </w:ins>
      <w:ins w:id="934" w:author="user" w:date="2017-10-08T23:05:12Z">
        <w:r>
          <w:rPr>
            <w:bCs/>
            <w:lang w:val="zh-CN"/>
          </w:rPr>
          <w:instrText xml:space="preserve"> HYPERLINK \l _Toc14511 </w:instrText>
        </w:r>
      </w:ins>
      <w:ins w:id="935" w:author="user" w:date="2017-10-08T23:05:12Z">
        <w:r>
          <w:rPr>
            <w:bCs/>
            <w:lang w:val="zh-CN"/>
          </w:rPr>
          <w:fldChar w:fldCharType="separate"/>
        </w:r>
      </w:ins>
      <w:ins w:id="936" w:author="user" w:date="2017-10-08T23:05:12Z">
        <w:r>
          <w:rPr>
            <w:rFonts w:hint="eastAsia" w:ascii="Calibri Light" w:hAnsi="Calibri Light"/>
            <w:szCs w:val="28"/>
            <w:lang w:eastAsia="zh-CN"/>
          </w:rPr>
          <w:t>沃尔顿</w:t>
        </w:r>
      </w:ins>
      <w:ins w:id="937" w:author="user" w:date="2017-10-08T23:05:12Z">
        <w:r>
          <w:rPr>
            <w:rFonts w:hint="eastAsia" w:ascii="Calibri Light" w:hAnsi="Calibri Light"/>
            <w:szCs w:val="28"/>
          </w:rPr>
          <w:t>链中间层</w:t>
        </w:r>
      </w:ins>
      <w:ins w:id="938" w:author="user" w:date="2017-10-08T23:05:12Z">
        <w:r>
          <w:rPr/>
          <w:tab/>
        </w:r>
      </w:ins>
      <w:ins w:id="939" w:author="user" w:date="2017-10-08T23:05:12Z">
        <w:r>
          <w:rPr/>
          <w:fldChar w:fldCharType="begin"/>
        </w:r>
      </w:ins>
      <w:ins w:id="940" w:author="user" w:date="2017-10-08T23:05:12Z">
        <w:r>
          <w:rPr/>
          <w:instrText xml:space="preserve"> PAGEREF _Toc14511 </w:instrText>
        </w:r>
      </w:ins>
      <w:ins w:id="941" w:author="user" w:date="2017-10-08T23:05:12Z">
        <w:r>
          <w:rPr/>
          <w:fldChar w:fldCharType="separate"/>
        </w:r>
      </w:ins>
      <w:ins w:id="942" w:author="user" w:date="2017-10-08T23:05:13Z">
        <w:r>
          <w:rPr/>
          <w:t>14</w:t>
        </w:r>
      </w:ins>
      <w:ins w:id="943" w:author="user" w:date="2017-10-08T23:05:12Z">
        <w:r>
          <w:rPr/>
          <w:fldChar w:fldCharType="end"/>
        </w:r>
      </w:ins>
      <w:ins w:id="944" w:author="user" w:date="2017-10-08T23:05:12Z">
        <w:r>
          <w:rPr>
            <w:bCs/>
            <w:color w:val="000000"/>
            <w:lang w:val="zh-CN"/>
          </w:rPr>
          <w:fldChar w:fldCharType="end"/>
        </w:r>
      </w:ins>
    </w:p>
    <w:p>
      <w:pPr>
        <w:pStyle w:val="7"/>
        <w:tabs>
          <w:tab w:val="right" w:leader="dot" w:pos="8306"/>
        </w:tabs>
        <w:rPr>
          <w:ins w:id="945" w:author="user" w:date="2017-10-08T23:05:12Z"/>
        </w:rPr>
      </w:pPr>
      <w:ins w:id="946" w:author="user" w:date="2017-10-08T23:05:12Z">
        <w:r>
          <w:rPr>
            <w:bCs/>
            <w:color w:val="000000"/>
            <w:lang w:val="zh-CN"/>
          </w:rPr>
          <w:fldChar w:fldCharType="begin"/>
        </w:r>
      </w:ins>
      <w:ins w:id="947" w:author="user" w:date="2017-10-08T23:05:12Z">
        <w:r>
          <w:rPr>
            <w:bCs/>
            <w:lang w:val="zh-CN"/>
          </w:rPr>
          <w:instrText xml:space="preserve"> HYPERLINK \l _Toc3324 </w:instrText>
        </w:r>
      </w:ins>
      <w:ins w:id="948" w:author="user" w:date="2017-10-08T23:05:12Z">
        <w:r>
          <w:rPr>
            <w:bCs/>
            <w:lang w:val="zh-CN"/>
          </w:rPr>
          <w:fldChar w:fldCharType="separate"/>
        </w:r>
      </w:ins>
      <w:ins w:id="949" w:author="user" w:date="2017-10-08T23:05:12Z">
        <w:r>
          <w:rPr>
            <w:rFonts w:hint="eastAsia" w:ascii="Calibri Light" w:hAnsi="Calibri Light"/>
            <w:szCs w:val="28"/>
            <w:lang w:eastAsia="zh-CN"/>
          </w:rPr>
          <w:t>沃尔顿</w:t>
        </w:r>
      </w:ins>
      <w:ins w:id="950" w:author="user" w:date="2017-10-08T23:05:12Z">
        <w:r>
          <w:rPr>
            <w:rFonts w:hint="eastAsia" w:ascii="Calibri Light" w:hAnsi="Calibri Light"/>
            <w:szCs w:val="28"/>
          </w:rPr>
          <w:t>链应用层</w:t>
        </w:r>
      </w:ins>
      <w:ins w:id="951" w:author="user" w:date="2017-10-08T23:05:12Z">
        <w:r>
          <w:rPr/>
          <w:tab/>
        </w:r>
      </w:ins>
      <w:ins w:id="952" w:author="user" w:date="2017-10-08T23:05:12Z">
        <w:r>
          <w:rPr/>
          <w:fldChar w:fldCharType="begin"/>
        </w:r>
      </w:ins>
      <w:ins w:id="953" w:author="user" w:date="2017-10-08T23:05:12Z">
        <w:r>
          <w:rPr/>
          <w:instrText xml:space="preserve"> PAGEREF _Toc3324 </w:instrText>
        </w:r>
      </w:ins>
      <w:ins w:id="954" w:author="user" w:date="2017-10-08T23:05:12Z">
        <w:r>
          <w:rPr/>
          <w:fldChar w:fldCharType="separate"/>
        </w:r>
      </w:ins>
      <w:ins w:id="955" w:author="user" w:date="2017-10-08T23:05:13Z">
        <w:r>
          <w:rPr/>
          <w:t>14</w:t>
        </w:r>
      </w:ins>
      <w:ins w:id="956" w:author="user" w:date="2017-10-08T23:05:12Z">
        <w:r>
          <w:rPr/>
          <w:fldChar w:fldCharType="end"/>
        </w:r>
      </w:ins>
      <w:ins w:id="957" w:author="user" w:date="2017-10-08T23:05:12Z">
        <w:r>
          <w:rPr>
            <w:bCs/>
            <w:color w:val="000000"/>
            <w:lang w:val="zh-CN"/>
          </w:rPr>
          <w:fldChar w:fldCharType="end"/>
        </w:r>
      </w:ins>
    </w:p>
    <w:p>
      <w:pPr>
        <w:pStyle w:val="12"/>
        <w:tabs>
          <w:tab w:val="right" w:leader="dot" w:pos="8306"/>
        </w:tabs>
        <w:rPr>
          <w:ins w:id="958" w:author="user" w:date="2017-10-08T23:05:12Z"/>
        </w:rPr>
      </w:pPr>
      <w:ins w:id="959" w:author="user" w:date="2017-10-08T23:05:12Z">
        <w:r>
          <w:rPr>
            <w:bCs/>
            <w:color w:val="000000"/>
            <w:lang w:val="zh-CN"/>
          </w:rPr>
          <w:fldChar w:fldCharType="begin"/>
        </w:r>
      </w:ins>
      <w:ins w:id="960" w:author="user" w:date="2017-10-08T23:05:12Z">
        <w:r>
          <w:rPr>
            <w:bCs/>
            <w:lang w:val="zh-CN"/>
          </w:rPr>
          <w:instrText xml:space="preserve"> HYPERLINK \l _Toc23351 </w:instrText>
        </w:r>
      </w:ins>
      <w:ins w:id="961" w:author="user" w:date="2017-10-08T23:05:12Z">
        <w:r>
          <w:rPr>
            <w:bCs/>
            <w:lang w:val="zh-CN"/>
          </w:rPr>
          <w:fldChar w:fldCharType="separate"/>
        </w:r>
      </w:ins>
      <w:ins w:id="962" w:author="user" w:date="2017-10-08T23:05:12Z">
        <w:r>
          <w:rPr>
            <w:rFonts w:hint="eastAsia"/>
          </w:rPr>
          <w:t>2.3.</w:t>
        </w:r>
      </w:ins>
      <w:ins w:id="963" w:author="user" w:date="2017-10-08T23:05:12Z">
        <w:r>
          <w:rPr/>
          <w:t>3</w:t>
        </w:r>
      </w:ins>
      <w:ins w:id="964" w:author="user" w:date="2017-10-08T23:05:12Z">
        <w:r>
          <w:rPr>
            <w:rFonts w:hint="eastAsia"/>
          </w:rPr>
          <w:t xml:space="preserve"> </w:t>
        </w:r>
      </w:ins>
      <w:ins w:id="965" w:author="user" w:date="2017-10-08T23:05:12Z">
        <w:r>
          <w:rPr>
            <w:rFonts w:hint="eastAsia"/>
            <w:lang w:eastAsia="zh-CN"/>
          </w:rPr>
          <w:t>沃尔顿链</w:t>
        </w:r>
      </w:ins>
      <w:ins w:id="966" w:author="user" w:date="2017-10-08T23:05:12Z">
        <w:r>
          <w:rPr>
            <w:rFonts w:hint="eastAsia"/>
          </w:rPr>
          <w:t>协议与</w:t>
        </w:r>
      </w:ins>
      <w:ins w:id="967" w:author="user" w:date="2017-10-08T23:05:12Z">
        <w:r>
          <w:rPr>
            <w:rFonts w:hint="eastAsia"/>
            <w:lang w:eastAsia="zh-CN"/>
          </w:rPr>
          <w:t>Waltoncoin</w:t>
        </w:r>
      </w:ins>
      <w:ins w:id="968" w:author="user" w:date="2017-10-08T23:05:12Z">
        <w:r>
          <w:rPr/>
          <w:tab/>
        </w:r>
      </w:ins>
      <w:ins w:id="969" w:author="user" w:date="2017-10-08T23:05:12Z">
        <w:r>
          <w:rPr/>
          <w:fldChar w:fldCharType="begin"/>
        </w:r>
      </w:ins>
      <w:ins w:id="970" w:author="user" w:date="2017-10-08T23:05:12Z">
        <w:r>
          <w:rPr/>
          <w:instrText xml:space="preserve"> PAGEREF _Toc23351 </w:instrText>
        </w:r>
      </w:ins>
      <w:ins w:id="971" w:author="user" w:date="2017-10-08T23:05:12Z">
        <w:r>
          <w:rPr/>
          <w:fldChar w:fldCharType="separate"/>
        </w:r>
      </w:ins>
      <w:ins w:id="972" w:author="user" w:date="2017-10-08T23:05:13Z">
        <w:r>
          <w:rPr/>
          <w:t>15</w:t>
        </w:r>
      </w:ins>
      <w:ins w:id="973" w:author="user" w:date="2017-10-08T23:05:12Z">
        <w:r>
          <w:rPr/>
          <w:fldChar w:fldCharType="end"/>
        </w:r>
      </w:ins>
      <w:ins w:id="974" w:author="user" w:date="2017-10-08T23:05:12Z">
        <w:r>
          <w:rPr>
            <w:bCs/>
            <w:color w:val="000000"/>
            <w:lang w:val="zh-CN"/>
          </w:rPr>
          <w:fldChar w:fldCharType="end"/>
        </w:r>
      </w:ins>
    </w:p>
    <w:p>
      <w:pPr>
        <w:pStyle w:val="7"/>
        <w:tabs>
          <w:tab w:val="right" w:leader="dot" w:pos="8306"/>
        </w:tabs>
        <w:rPr>
          <w:ins w:id="975" w:author="user" w:date="2017-10-08T23:05:12Z"/>
        </w:rPr>
      </w:pPr>
      <w:ins w:id="976" w:author="user" w:date="2017-10-08T23:05:12Z">
        <w:r>
          <w:rPr>
            <w:bCs/>
            <w:color w:val="000000"/>
            <w:lang w:val="zh-CN"/>
          </w:rPr>
          <w:fldChar w:fldCharType="begin"/>
        </w:r>
      </w:ins>
      <w:ins w:id="977" w:author="user" w:date="2017-10-08T23:05:12Z">
        <w:r>
          <w:rPr>
            <w:bCs/>
            <w:lang w:val="zh-CN"/>
          </w:rPr>
          <w:instrText xml:space="preserve"> HYPERLINK \l _Toc22611 </w:instrText>
        </w:r>
      </w:ins>
      <w:ins w:id="978" w:author="user" w:date="2017-10-08T23:05:12Z">
        <w:r>
          <w:rPr>
            <w:bCs/>
            <w:lang w:val="zh-CN"/>
          </w:rPr>
          <w:fldChar w:fldCharType="separate"/>
        </w:r>
      </w:ins>
      <w:ins w:id="979" w:author="user" w:date="2017-10-08T23:05:12Z">
        <w:r>
          <w:rPr>
            <w:rFonts w:hint="eastAsia" w:ascii="Calibri Light" w:hAnsi="Calibri Light"/>
            <w:szCs w:val="28"/>
          </w:rPr>
          <w:t>沃尔顿链详细架构</w:t>
        </w:r>
      </w:ins>
      <w:ins w:id="980" w:author="user" w:date="2017-10-08T23:05:12Z">
        <w:r>
          <w:rPr/>
          <w:tab/>
        </w:r>
      </w:ins>
      <w:ins w:id="981" w:author="user" w:date="2017-10-08T23:05:12Z">
        <w:r>
          <w:rPr/>
          <w:fldChar w:fldCharType="begin"/>
        </w:r>
      </w:ins>
      <w:ins w:id="982" w:author="user" w:date="2017-10-08T23:05:12Z">
        <w:r>
          <w:rPr/>
          <w:instrText xml:space="preserve"> PAGEREF _Toc22611 </w:instrText>
        </w:r>
      </w:ins>
      <w:ins w:id="983" w:author="user" w:date="2017-10-08T23:05:12Z">
        <w:r>
          <w:rPr/>
          <w:fldChar w:fldCharType="separate"/>
        </w:r>
      </w:ins>
      <w:ins w:id="984" w:author="user" w:date="2017-10-08T23:05:13Z">
        <w:r>
          <w:rPr/>
          <w:t>15</w:t>
        </w:r>
      </w:ins>
      <w:ins w:id="985" w:author="user" w:date="2017-10-08T23:05:12Z">
        <w:r>
          <w:rPr/>
          <w:fldChar w:fldCharType="end"/>
        </w:r>
      </w:ins>
      <w:ins w:id="986" w:author="user" w:date="2017-10-08T23:05:12Z">
        <w:r>
          <w:rPr>
            <w:bCs/>
            <w:color w:val="000000"/>
            <w:lang w:val="zh-CN"/>
          </w:rPr>
          <w:fldChar w:fldCharType="end"/>
        </w:r>
      </w:ins>
    </w:p>
    <w:p>
      <w:pPr>
        <w:pStyle w:val="7"/>
        <w:tabs>
          <w:tab w:val="right" w:leader="dot" w:pos="8306"/>
        </w:tabs>
        <w:rPr>
          <w:ins w:id="987" w:author="user" w:date="2017-10-08T23:05:12Z"/>
        </w:rPr>
      </w:pPr>
      <w:ins w:id="988" w:author="user" w:date="2017-10-08T23:05:12Z">
        <w:r>
          <w:rPr>
            <w:bCs/>
            <w:color w:val="000000"/>
            <w:lang w:val="zh-CN"/>
          </w:rPr>
          <w:fldChar w:fldCharType="begin"/>
        </w:r>
      </w:ins>
      <w:ins w:id="989" w:author="user" w:date="2017-10-08T23:05:12Z">
        <w:r>
          <w:rPr>
            <w:bCs/>
            <w:lang w:val="zh-CN"/>
          </w:rPr>
          <w:instrText xml:space="preserve"> HYPERLINK \l _Toc3589 </w:instrText>
        </w:r>
      </w:ins>
      <w:ins w:id="990" w:author="user" w:date="2017-10-08T23:05:12Z">
        <w:r>
          <w:rPr>
            <w:bCs/>
            <w:lang w:val="zh-CN"/>
          </w:rPr>
          <w:fldChar w:fldCharType="separate"/>
        </w:r>
      </w:ins>
      <w:ins w:id="991" w:author="user" w:date="2017-10-08T23:05:12Z">
        <w:r>
          <w:rPr>
            <w:rFonts w:hint="eastAsia" w:ascii="Calibri Light" w:hAnsi="Calibri Light"/>
            <w:szCs w:val="28"/>
            <w:lang w:eastAsia="zh-CN"/>
          </w:rPr>
          <w:t>沃尔顿</w:t>
        </w:r>
      </w:ins>
      <w:ins w:id="992" w:author="user" w:date="2017-10-08T23:05:12Z">
        <w:r>
          <w:rPr>
            <w:rFonts w:hint="eastAsia" w:ascii="Calibri Light" w:hAnsi="Calibri Light"/>
            <w:szCs w:val="28"/>
          </w:rPr>
          <w:t>母链</w:t>
        </w:r>
      </w:ins>
      <w:ins w:id="993" w:author="user" w:date="2017-10-08T23:05:12Z">
        <w:r>
          <w:rPr/>
          <w:tab/>
        </w:r>
      </w:ins>
      <w:ins w:id="994" w:author="user" w:date="2017-10-08T23:05:12Z">
        <w:r>
          <w:rPr/>
          <w:fldChar w:fldCharType="begin"/>
        </w:r>
      </w:ins>
      <w:ins w:id="995" w:author="user" w:date="2017-10-08T23:05:12Z">
        <w:r>
          <w:rPr/>
          <w:instrText xml:space="preserve"> PAGEREF _Toc3589 </w:instrText>
        </w:r>
      </w:ins>
      <w:ins w:id="996" w:author="user" w:date="2017-10-08T23:05:12Z">
        <w:r>
          <w:rPr/>
          <w:fldChar w:fldCharType="separate"/>
        </w:r>
      </w:ins>
      <w:ins w:id="997" w:author="user" w:date="2017-10-08T23:05:13Z">
        <w:r>
          <w:rPr/>
          <w:t>16</w:t>
        </w:r>
      </w:ins>
      <w:ins w:id="998" w:author="user" w:date="2017-10-08T23:05:12Z">
        <w:r>
          <w:rPr/>
          <w:fldChar w:fldCharType="end"/>
        </w:r>
      </w:ins>
      <w:ins w:id="999" w:author="user" w:date="2017-10-08T23:05:12Z">
        <w:r>
          <w:rPr>
            <w:bCs/>
            <w:color w:val="000000"/>
            <w:lang w:val="zh-CN"/>
          </w:rPr>
          <w:fldChar w:fldCharType="end"/>
        </w:r>
      </w:ins>
    </w:p>
    <w:p>
      <w:pPr>
        <w:pStyle w:val="7"/>
        <w:tabs>
          <w:tab w:val="right" w:leader="dot" w:pos="8306"/>
        </w:tabs>
        <w:rPr>
          <w:ins w:id="1000" w:author="user" w:date="2017-10-08T23:05:12Z"/>
        </w:rPr>
      </w:pPr>
      <w:ins w:id="1001" w:author="user" w:date="2017-10-08T23:05:12Z">
        <w:r>
          <w:rPr>
            <w:bCs/>
            <w:color w:val="000000"/>
            <w:lang w:val="zh-CN"/>
          </w:rPr>
          <w:fldChar w:fldCharType="begin"/>
        </w:r>
      </w:ins>
      <w:ins w:id="1002" w:author="user" w:date="2017-10-08T23:05:12Z">
        <w:r>
          <w:rPr>
            <w:bCs/>
            <w:lang w:val="zh-CN"/>
          </w:rPr>
          <w:instrText xml:space="preserve"> HYPERLINK \l _Toc30865 </w:instrText>
        </w:r>
      </w:ins>
      <w:ins w:id="1003" w:author="user" w:date="2017-10-08T23:05:12Z">
        <w:r>
          <w:rPr>
            <w:bCs/>
            <w:lang w:val="zh-CN"/>
          </w:rPr>
          <w:fldChar w:fldCharType="separate"/>
        </w:r>
      </w:ins>
      <w:ins w:id="1004" w:author="user" w:date="2017-10-08T23:05:12Z">
        <w:r>
          <w:rPr>
            <w:rFonts w:hint="eastAsia" w:ascii="Calibri Light" w:hAnsi="Calibri Light"/>
            <w:szCs w:val="28"/>
          </w:rPr>
          <w:t>沃尔顿子链</w:t>
        </w:r>
      </w:ins>
      <w:ins w:id="1005" w:author="user" w:date="2017-10-08T23:05:12Z">
        <w:r>
          <w:rPr/>
          <w:tab/>
        </w:r>
      </w:ins>
      <w:ins w:id="1006" w:author="user" w:date="2017-10-08T23:05:12Z">
        <w:r>
          <w:rPr/>
          <w:fldChar w:fldCharType="begin"/>
        </w:r>
      </w:ins>
      <w:ins w:id="1007" w:author="user" w:date="2017-10-08T23:05:12Z">
        <w:r>
          <w:rPr/>
          <w:instrText xml:space="preserve"> PAGEREF _Toc30865 </w:instrText>
        </w:r>
      </w:ins>
      <w:ins w:id="1008" w:author="user" w:date="2017-10-08T23:05:12Z">
        <w:r>
          <w:rPr/>
          <w:fldChar w:fldCharType="separate"/>
        </w:r>
      </w:ins>
      <w:ins w:id="1009" w:author="user" w:date="2017-10-08T23:05:13Z">
        <w:r>
          <w:rPr/>
          <w:t>18</w:t>
        </w:r>
      </w:ins>
      <w:ins w:id="1010" w:author="user" w:date="2017-10-08T23:05:12Z">
        <w:r>
          <w:rPr/>
          <w:fldChar w:fldCharType="end"/>
        </w:r>
      </w:ins>
      <w:ins w:id="1011" w:author="user" w:date="2017-10-08T23:05:12Z">
        <w:r>
          <w:rPr>
            <w:bCs/>
            <w:color w:val="000000"/>
            <w:lang w:val="zh-CN"/>
          </w:rPr>
          <w:fldChar w:fldCharType="end"/>
        </w:r>
      </w:ins>
    </w:p>
    <w:p>
      <w:pPr>
        <w:pStyle w:val="7"/>
        <w:tabs>
          <w:tab w:val="right" w:leader="dot" w:pos="8306"/>
        </w:tabs>
        <w:rPr>
          <w:ins w:id="1012" w:author="user" w:date="2017-10-08T23:05:12Z"/>
        </w:rPr>
      </w:pPr>
      <w:ins w:id="1013" w:author="user" w:date="2017-10-08T23:05:12Z">
        <w:r>
          <w:rPr>
            <w:bCs/>
            <w:color w:val="000000"/>
            <w:lang w:val="zh-CN"/>
          </w:rPr>
          <w:fldChar w:fldCharType="begin"/>
        </w:r>
      </w:ins>
      <w:ins w:id="1014" w:author="user" w:date="2017-10-08T23:05:12Z">
        <w:r>
          <w:rPr>
            <w:bCs/>
            <w:lang w:val="zh-CN"/>
          </w:rPr>
          <w:instrText xml:space="preserve"> HYPERLINK \l _Toc7672 </w:instrText>
        </w:r>
      </w:ins>
      <w:ins w:id="1015" w:author="user" w:date="2017-10-08T23:05:12Z">
        <w:r>
          <w:rPr>
            <w:bCs/>
            <w:lang w:val="zh-CN"/>
          </w:rPr>
          <w:fldChar w:fldCharType="separate"/>
        </w:r>
      </w:ins>
      <w:ins w:id="1016" w:author="user" w:date="2017-10-08T23:05:12Z">
        <w:r>
          <w:rPr>
            <w:rFonts w:hint="eastAsia" w:ascii="Calibri Light" w:hAnsi="Calibri Light"/>
            <w:szCs w:val="28"/>
          </w:rPr>
          <w:t>区块结构</w:t>
        </w:r>
      </w:ins>
      <w:ins w:id="1017" w:author="user" w:date="2017-10-08T23:05:12Z">
        <w:r>
          <w:rPr/>
          <w:tab/>
        </w:r>
      </w:ins>
      <w:ins w:id="1018" w:author="user" w:date="2017-10-08T23:05:12Z">
        <w:r>
          <w:rPr/>
          <w:fldChar w:fldCharType="begin"/>
        </w:r>
      </w:ins>
      <w:ins w:id="1019" w:author="user" w:date="2017-10-08T23:05:12Z">
        <w:r>
          <w:rPr/>
          <w:instrText xml:space="preserve"> PAGEREF _Toc7672 </w:instrText>
        </w:r>
      </w:ins>
      <w:ins w:id="1020" w:author="user" w:date="2017-10-08T23:05:12Z">
        <w:r>
          <w:rPr/>
          <w:fldChar w:fldCharType="separate"/>
        </w:r>
      </w:ins>
      <w:ins w:id="1021" w:author="user" w:date="2017-10-08T23:05:13Z">
        <w:r>
          <w:rPr/>
          <w:t>18</w:t>
        </w:r>
      </w:ins>
      <w:ins w:id="1022" w:author="user" w:date="2017-10-08T23:05:12Z">
        <w:r>
          <w:rPr/>
          <w:fldChar w:fldCharType="end"/>
        </w:r>
      </w:ins>
      <w:ins w:id="1023" w:author="user" w:date="2017-10-08T23:05:12Z">
        <w:r>
          <w:rPr>
            <w:bCs/>
            <w:color w:val="000000"/>
            <w:lang w:val="zh-CN"/>
          </w:rPr>
          <w:fldChar w:fldCharType="end"/>
        </w:r>
      </w:ins>
    </w:p>
    <w:p>
      <w:pPr>
        <w:pStyle w:val="7"/>
        <w:tabs>
          <w:tab w:val="right" w:leader="dot" w:pos="8306"/>
        </w:tabs>
        <w:rPr>
          <w:ins w:id="1024" w:author="user" w:date="2017-10-08T23:05:12Z"/>
        </w:rPr>
      </w:pPr>
      <w:ins w:id="1025" w:author="user" w:date="2017-10-08T23:05:12Z">
        <w:r>
          <w:rPr>
            <w:bCs/>
            <w:color w:val="000000"/>
            <w:lang w:val="zh-CN"/>
          </w:rPr>
          <w:fldChar w:fldCharType="begin"/>
        </w:r>
      </w:ins>
      <w:ins w:id="1026" w:author="user" w:date="2017-10-08T23:05:12Z">
        <w:r>
          <w:rPr>
            <w:bCs/>
            <w:lang w:val="zh-CN"/>
          </w:rPr>
          <w:instrText xml:space="preserve"> HYPERLINK \l _Toc9934 </w:instrText>
        </w:r>
      </w:ins>
      <w:ins w:id="1027" w:author="user" w:date="2017-10-08T23:05:12Z">
        <w:r>
          <w:rPr>
            <w:bCs/>
            <w:lang w:val="zh-CN"/>
          </w:rPr>
          <w:fldChar w:fldCharType="separate"/>
        </w:r>
      </w:ins>
      <w:ins w:id="1028" w:author="user" w:date="2017-10-08T23:05:12Z">
        <w:r>
          <w:rPr>
            <w:rFonts w:hint="eastAsia" w:ascii="Calibri Light" w:hAnsi="Calibri Light"/>
            <w:szCs w:val="28"/>
          </w:rPr>
          <w:t>共识机制</w:t>
        </w:r>
      </w:ins>
      <w:ins w:id="1029" w:author="user" w:date="2017-10-08T23:05:12Z">
        <w:r>
          <w:rPr/>
          <w:tab/>
        </w:r>
      </w:ins>
      <w:ins w:id="1030" w:author="user" w:date="2017-10-08T23:05:12Z">
        <w:r>
          <w:rPr/>
          <w:fldChar w:fldCharType="begin"/>
        </w:r>
      </w:ins>
      <w:ins w:id="1031" w:author="user" w:date="2017-10-08T23:05:12Z">
        <w:r>
          <w:rPr/>
          <w:instrText xml:space="preserve"> PAGEREF _Toc9934 </w:instrText>
        </w:r>
      </w:ins>
      <w:ins w:id="1032" w:author="user" w:date="2017-10-08T23:05:12Z">
        <w:r>
          <w:rPr/>
          <w:fldChar w:fldCharType="separate"/>
        </w:r>
      </w:ins>
      <w:ins w:id="1033" w:author="user" w:date="2017-10-08T23:05:13Z">
        <w:r>
          <w:rPr/>
          <w:t>19</w:t>
        </w:r>
      </w:ins>
      <w:ins w:id="1034" w:author="user" w:date="2017-10-08T23:05:12Z">
        <w:r>
          <w:rPr/>
          <w:fldChar w:fldCharType="end"/>
        </w:r>
      </w:ins>
      <w:ins w:id="1035" w:author="user" w:date="2017-10-08T23:05:12Z">
        <w:r>
          <w:rPr>
            <w:bCs/>
            <w:color w:val="000000"/>
            <w:lang w:val="zh-CN"/>
          </w:rPr>
          <w:fldChar w:fldCharType="end"/>
        </w:r>
      </w:ins>
    </w:p>
    <w:p>
      <w:pPr>
        <w:pStyle w:val="7"/>
        <w:tabs>
          <w:tab w:val="right" w:leader="dot" w:pos="8306"/>
        </w:tabs>
        <w:rPr>
          <w:ins w:id="1036" w:author="user" w:date="2017-10-08T23:05:12Z"/>
        </w:rPr>
      </w:pPr>
      <w:ins w:id="1037" w:author="user" w:date="2017-10-08T23:05:12Z">
        <w:r>
          <w:rPr>
            <w:bCs/>
            <w:color w:val="000000"/>
            <w:lang w:val="zh-CN"/>
          </w:rPr>
          <w:fldChar w:fldCharType="begin"/>
        </w:r>
      </w:ins>
      <w:ins w:id="1038" w:author="user" w:date="2017-10-08T23:05:12Z">
        <w:r>
          <w:rPr>
            <w:bCs/>
            <w:lang w:val="zh-CN"/>
          </w:rPr>
          <w:instrText xml:space="preserve"> HYPERLINK \l _Toc26780 </w:instrText>
        </w:r>
      </w:ins>
      <w:ins w:id="1039" w:author="user" w:date="2017-10-08T23:05:12Z">
        <w:r>
          <w:rPr>
            <w:bCs/>
            <w:lang w:val="zh-CN"/>
          </w:rPr>
          <w:fldChar w:fldCharType="separate"/>
        </w:r>
      </w:ins>
      <w:ins w:id="1040" w:author="user" w:date="2017-10-08T23:05:12Z">
        <w:r>
          <w:rPr>
            <w:rFonts w:hint="eastAsia" w:ascii="Calibri Light" w:hAnsi="Calibri Light"/>
            <w:szCs w:val="28"/>
          </w:rPr>
          <w:t>字节费分配</w:t>
        </w:r>
      </w:ins>
      <w:ins w:id="1041" w:author="user" w:date="2017-10-08T23:05:12Z">
        <w:r>
          <w:rPr/>
          <w:tab/>
        </w:r>
      </w:ins>
      <w:ins w:id="1042" w:author="user" w:date="2017-10-08T23:05:12Z">
        <w:r>
          <w:rPr/>
          <w:fldChar w:fldCharType="begin"/>
        </w:r>
      </w:ins>
      <w:ins w:id="1043" w:author="user" w:date="2017-10-08T23:05:12Z">
        <w:r>
          <w:rPr/>
          <w:instrText xml:space="preserve"> PAGEREF _Toc26780 </w:instrText>
        </w:r>
      </w:ins>
      <w:ins w:id="1044" w:author="user" w:date="2017-10-08T23:05:12Z">
        <w:r>
          <w:rPr/>
          <w:fldChar w:fldCharType="separate"/>
        </w:r>
      </w:ins>
      <w:ins w:id="1045" w:author="user" w:date="2017-10-08T23:05:13Z">
        <w:r>
          <w:rPr/>
          <w:t>21</w:t>
        </w:r>
      </w:ins>
      <w:ins w:id="1046" w:author="user" w:date="2017-10-08T23:05:12Z">
        <w:r>
          <w:rPr/>
          <w:fldChar w:fldCharType="end"/>
        </w:r>
      </w:ins>
      <w:ins w:id="1047" w:author="user" w:date="2017-10-08T23:05:12Z">
        <w:r>
          <w:rPr>
            <w:bCs/>
            <w:color w:val="000000"/>
            <w:lang w:val="zh-CN"/>
          </w:rPr>
          <w:fldChar w:fldCharType="end"/>
        </w:r>
      </w:ins>
    </w:p>
    <w:p>
      <w:pPr>
        <w:pStyle w:val="7"/>
        <w:tabs>
          <w:tab w:val="right" w:leader="dot" w:pos="8306"/>
        </w:tabs>
        <w:rPr>
          <w:ins w:id="1048" w:author="user" w:date="2017-10-08T23:05:12Z"/>
        </w:rPr>
      </w:pPr>
      <w:ins w:id="1049" w:author="user" w:date="2017-10-08T23:05:12Z">
        <w:r>
          <w:rPr>
            <w:bCs/>
            <w:color w:val="000000"/>
            <w:lang w:val="zh-CN"/>
          </w:rPr>
          <w:fldChar w:fldCharType="begin"/>
        </w:r>
      </w:ins>
      <w:ins w:id="1050" w:author="user" w:date="2017-10-08T23:05:12Z">
        <w:r>
          <w:rPr>
            <w:bCs/>
            <w:lang w:val="zh-CN"/>
          </w:rPr>
          <w:instrText xml:space="preserve"> HYPERLINK \l _Toc30710 </w:instrText>
        </w:r>
      </w:ins>
      <w:ins w:id="1051" w:author="user" w:date="2017-10-08T23:05:12Z">
        <w:r>
          <w:rPr>
            <w:bCs/>
            <w:lang w:val="zh-CN"/>
          </w:rPr>
          <w:fldChar w:fldCharType="separate"/>
        </w:r>
      </w:ins>
      <w:ins w:id="1052" w:author="user" w:date="2017-10-08T23:05:12Z">
        <w:r>
          <w:rPr>
            <w:rFonts w:ascii="Calibri Light" w:hAnsi="Calibri Light"/>
            <w:szCs w:val="28"/>
          </w:rPr>
          <w:t>Waltoncoin</w:t>
        </w:r>
      </w:ins>
      <w:ins w:id="1053" w:author="user" w:date="2017-10-08T23:05:12Z">
        <w:r>
          <w:rPr/>
          <w:tab/>
        </w:r>
      </w:ins>
      <w:ins w:id="1054" w:author="user" w:date="2017-10-08T23:05:12Z">
        <w:r>
          <w:rPr/>
          <w:fldChar w:fldCharType="begin"/>
        </w:r>
      </w:ins>
      <w:ins w:id="1055" w:author="user" w:date="2017-10-08T23:05:12Z">
        <w:r>
          <w:rPr/>
          <w:instrText xml:space="preserve"> PAGEREF _Toc30710 </w:instrText>
        </w:r>
      </w:ins>
      <w:ins w:id="1056" w:author="user" w:date="2017-10-08T23:05:12Z">
        <w:r>
          <w:rPr/>
          <w:fldChar w:fldCharType="separate"/>
        </w:r>
      </w:ins>
      <w:ins w:id="1057" w:author="user" w:date="2017-10-08T23:05:13Z">
        <w:r>
          <w:rPr/>
          <w:t>22</w:t>
        </w:r>
      </w:ins>
      <w:ins w:id="1058" w:author="user" w:date="2017-10-08T23:05:12Z">
        <w:r>
          <w:rPr/>
          <w:fldChar w:fldCharType="end"/>
        </w:r>
      </w:ins>
      <w:ins w:id="1059" w:author="user" w:date="2017-10-08T23:05:12Z">
        <w:r>
          <w:rPr>
            <w:bCs/>
            <w:color w:val="000000"/>
            <w:lang w:val="zh-CN"/>
          </w:rPr>
          <w:fldChar w:fldCharType="end"/>
        </w:r>
      </w:ins>
    </w:p>
    <w:p>
      <w:pPr>
        <w:pStyle w:val="7"/>
        <w:tabs>
          <w:tab w:val="right" w:leader="dot" w:pos="8306"/>
        </w:tabs>
        <w:rPr>
          <w:ins w:id="1060" w:author="user" w:date="2017-10-08T23:05:12Z"/>
        </w:rPr>
      </w:pPr>
      <w:ins w:id="1061" w:author="user" w:date="2017-10-08T23:05:12Z">
        <w:r>
          <w:rPr>
            <w:bCs/>
            <w:color w:val="000000"/>
            <w:lang w:val="zh-CN"/>
          </w:rPr>
          <w:fldChar w:fldCharType="begin"/>
        </w:r>
      </w:ins>
      <w:ins w:id="1062" w:author="user" w:date="2017-10-08T23:05:12Z">
        <w:r>
          <w:rPr>
            <w:bCs/>
            <w:lang w:val="zh-CN"/>
          </w:rPr>
          <w:instrText xml:space="preserve"> HYPERLINK \l _Toc20108 </w:instrText>
        </w:r>
      </w:ins>
      <w:ins w:id="1063" w:author="user" w:date="2017-10-08T23:05:12Z">
        <w:r>
          <w:rPr>
            <w:bCs/>
            <w:lang w:val="zh-CN"/>
          </w:rPr>
          <w:fldChar w:fldCharType="separate"/>
        </w:r>
      </w:ins>
      <w:ins w:id="1064" w:author="user" w:date="2017-10-08T23:05:12Z">
        <w:r>
          <w:rPr>
            <w:rFonts w:ascii="Calibri Light" w:hAnsi="Calibri Light"/>
            <w:szCs w:val="28"/>
          </w:rPr>
          <w:t>Waltoncoin</w:t>
        </w:r>
      </w:ins>
      <w:ins w:id="1065" w:author="user" w:date="2017-10-08T23:05:12Z">
        <w:r>
          <w:rPr>
            <w:rFonts w:hint="eastAsia" w:ascii="Calibri Light" w:hAnsi="Calibri Light"/>
            <w:szCs w:val="28"/>
          </w:rPr>
          <w:t>的主要功能</w:t>
        </w:r>
      </w:ins>
      <w:ins w:id="1066" w:author="user" w:date="2017-10-08T23:05:12Z">
        <w:r>
          <w:rPr/>
          <w:tab/>
        </w:r>
      </w:ins>
      <w:ins w:id="1067" w:author="user" w:date="2017-10-08T23:05:12Z">
        <w:r>
          <w:rPr/>
          <w:fldChar w:fldCharType="begin"/>
        </w:r>
      </w:ins>
      <w:ins w:id="1068" w:author="user" w:date="2017-10-08T23:05:12Z">
        <w:r>
          <w:rPr/>
          <w:instrText xml:space="preserve"> PAGEREF _Toc20108 </w:instrText>
        </w:r>
      </w:ins>
      <w:ins w:id="1069" w:author="user" w:date="2017-10-08T23:05:12Z">
        <w:r>
          <w:rPr/>
          <w:fldChar w:fldCharType="separate"/>
        </w:r>
      </w:ins>
      <w:ins w:id="1070" w:author="user" w:date="2017-10-08T23:05:13Z">
        <w:r>
          <w:rPr/>
          <w:t>22</w:t>
        </w:r>
      </w:ins>
      <w:ins w:id="1071" w:author="user" w:date="2017-10-08T23:05:12Z">
        <w:r>
          <w:rPr/>
          <w:fldChar w:fldCharType="end"/>
        </w:r>
      </w:ins>
      <w:ins w:id="1072" w:author="user" w:date="2017-10-08T23:05:12Z">
        <w:r>
          <w:rPr>
            <w:bCs/>
            <w:color w:val="000000"/>
            <w:lang w:val="zh-CN"/>
          </w:rPr>
          <w:fldChar w:fldCharType="end"/>
        </w:r>
      </w:ins>
    </w:p>
    <w:p>
      <w:pPr>
        <w:pStyle w:val="12"/>
        <w:tabs>
          <w:tab w:val="right" w:leader="dot" w:pos="8306"/>
        </w:tabs>
        <w:rPr>
          <w:ins w:id="1073" w:author="user" w:date="2017-10-08T23:05:12Z"/>
        </w:rPr>
      </w:pPr>
      <w:ins w:id="1074" w:author="user" w:date="2017-10-08T23:05:12Z">
        <w:r>
          <w:rPr>
            <w:bCs/>
            <w:color w:val="000000"/>
            <w:lang w:val="zh-CN"/>
          </w:rPr>
          <w:fldChar w:fldCharType="begin"/>
        </w:r>
      </w:ins>
      <w:ins w:id="1075" w:author="user" w:date="2017-10-08T23:05:12Z">
        <w:r>
          <w:rPr>
            <w:bCs/>
            <w:lang w:val="zh-CN"/>
          </w:rPr>
          <w:instrText xml:space="preserve"> HYPERLINK \l _Toc29709 </w:instrText>
        </w:r>
      </w:ins>
      <w:ins w:id="1076" w:author="user" w:date="2017-10-08T23:05:12Z">
        <w:r>
          <w:rPr>
            <w:bCs/>
            <w:lang w:val="zh-CN"/>
          </w:rPr>
          <w:fldChar w:fldCharType="separate"/>
        </w:r>
      </w:ins>
      <w:ins w:id="1077" w:author="user" w:date="2017-10-08T23:05:12Z">
        <w:r>
          <w:rPr>
            <w:rFonts w:hint="eastAsia"/>
          </w:rPr>
          <w:t>2.3.</w:t>
        </w:r>
      </w:ins>
      <w:ins w:id="1078" w:author="user" w:date="2017-10-08T23:05:12Z">
        <w:r>
          <w:rPr/>
          <w:t>5</w:t>
        </w:r>
      </w:ins>
      <w:ins w:id="1079" w:author="user" w:date="2017-10-08T23:05:12Z">
        <w:r>
          <w:rPr>
            <w:rFonts w:hint="eastAsia"/>
          </w:rPr>
          <w:t xml:space="preserve"> </w:t>
        </w:r>
      </w:ins>
      <w:ins w:id="1080" w:author="user" w:date="2017-10-08T23:05:12Z">
        <w:r>
          <w:rPr>
            <w:rFonts w:hint="eastAsia"/>
            <w:lang w:eastAsia="zh-CN"/>
          </w:rPr>
          <w:t>沃尔顿链</w:t>
        </w:r>
      </w:ins>
      <w:ins w:id="1081" w:author="user" w:date="2017-10-08T23:05:12Z">
        <w:r>
          <w:rPr>
            <w:rFonts w:hint="eastAsia"/>
          </w:rPr>
          <w:t>生态系统</w:t>
        </w:r>
      </w:ins>
      <w:ins w:id="1082" w:author="user" w:date="2017-10-08T23:05:12Z">
        <w:r>
          <w:rPr/>
          <w:tab/>
        </w:r>
      </w:ins>
      <w:ins w:id="1083" w:author="user" w:date="2017-10-08T23:05:12Z">
        <w:r>
          <w:rPr/>
          <w:fldChar w:fldCharType="begin"/>
        </w:r>
      </w:ins>
      <w:ins w:id="1084" w:author="user" w:date="2017-10-08T23:05:12Z">
        <w:r>
          <w:rPr/>
          <w:instrText xml:space="preserve"> PAGEREF _Toc29709 </w:instrText>
        </w:r>
      </w:ins>
      <w:ins w:id="1085" w:author="user" w:date="2017-10-08T23:05:12Z">
        <w:r>
          <w:rPr/>
          <w:fldChar w:fldCharType="separate"/>
        </w:r>
      </w:ins>
      <w:ins w:id="1086" w:author="user" w:date="2017-10-08T23:05:13Z">
        <w:r>
          <w:rPr/>
          <w:t>24</w:t>
        </w:r>
      </w:ins>
      <w:ins w:id="1087" w:author="user" w:date="2017-10-08T23:05:12Z">
        <w:r>
          <w:rPr/>
          <w:fldChar w:fldCharType="end"/>
        </w:r>
      </w:ins>
      <w:ins w:id="1088" w:author="user" w:date="2017-10-08T23:05:12Z">
        <w:r>
          <w:rPr>
            <w:bCs/>
            <w:color w:val="000000"/>
            <w:lang w:val="zh-CN"/>
          </w:rPr>
          <w:fldChar w:fldCharType="end"/>
        </w:r>
      </w:ins>
    </w:p>
    <w:p>
      <w:pPr>
        <w:pStyle w:val="7"/>
        <w:tabs>
          <w:tab w:val="right" w:leader="dot" w:pos="8306"/>
        </w:tabs>
        <w:rPr>
          <w:ins w:id="1089" w:author="user" w:date="2017-10-08T23:05:12Z"/>
        </w:rPr>
      </w:pPr>
      <w:ins w:id="1090" w:author="user" w:date="2017-10-08T23:05:12Z">
        <w:r>
          <w:rPr>
            <w:bCs/>
            <w:color w:val="000000"/>
            <w:lang w:val="zh-CN"/>
          </w:rPr>
          <w:fldChar w:fldCharType="begin"/>
        </w:r>
      </w:ins>
      <w:ins w:id="1091" w:author="user" w:date="2017-10-08T23:05:12Z">
        <w:r>
          <w:rPr>
            <w:bCs/>
            <w:lang w:val="zh-CN"/>
          </w:rPr>
          <w:instrText xml:space="preserve"> HYPERLINK \l _Toc8751 </w:instrText>
        </w:r>
      </w:ins>
      <w:ins w:id="1092" w:author="user" w:date="2017-10-08T23:05:12Z">
        <w:r>
          <w:rPr>
            <w:bCs/>
            <w:lang w:val="zh-CN"/>
          </w:rPr>
          <w:fldChar w:fldCharType="separate"/>
        </w:r>
      </w:ins>
      <w:ins w:id="1093" w:author="user" w:date="2017-10-08T23:05:12Z">
        <w:r>
          <w:rPr>
            <w:rFonts w:hint="eastAsia" w:ascii="Calibri Light" w:hAnsi="Calibri Light"/>
            <w:szCs w:val="28"/>
          </w:rPr>
          <w:t>生产环节</w:t>
        </w:r>
      </w:ins>
      <w:ins w:id="1094" w:author="user" w:date="2017-10-08T23:05:12Z">
        <w:r>
          <w:rPr/>
          <w:tab/>
        </w:r>
      </w:ins>
      <w:ins w:id="1095" w:author="user" w:date="2017-10-08T23:05:12Z">
        <w:r>
          <w:rPr/>
          <w:fldChar w:fldCharType="begin"/>
        </w:r>
      </w:ins>
      <w:ins w:id="1096" w:author="user" w:date="2017-10-08T23:05:12Z">
        <w:r>
          <w:rPr/>
          <w:instrText xml:space="preserve"> PAGEREF _Toc8751 </w:instrText>
        </w:r>
      </w:ins>
      <w:ins w:id="1097" w:author="user" w:date="2017-10-08T23:05:12Z">
        <w:r>
          <w:rPr/>
          <w:fldChar w:fldCharType="separate"/>
        </w:r>
      </w:ins>
      <w:ins w:id="1098" w:author="user" w:date="2017-10-08T23:05:13Z">
        <w:r>
          <w:rPr/>
          <w:t>25</w:t>
        </w:r>
      </w:ins>
      <w:ins w:id="1099" w:author="user" w:date="2017-10-08T23:05:12Z">
        <w:r>
          <w:rPr/>
          <w:fldChar w:fldCharType="end"/>
        </w:r>
      </w:ins>
      <w:ins w:id="1100" w:author="user" w:date="2017-10-08T23:05:12Z">
        <w:r>
          <w:rPr>
            <w:bCs/>
            <w:color w:val="000000"/>
            <w:lang w:val="zh-CN"/>
          </w:rPr>
          <w:fldChar w:fldCharType="end"/>
        </w:r>
      </w:ins>
    </w:p>
    <w:p>
      <w:pPr>
        <w:pStyle w:val="7"/>
        <w:tabs>
          <w:tab w:val="right" w:leader="dot" w:pos="8306"/>
        </w:tabs>
        <w:rPr>
          <w:ins w:id="1101" w:author="user" w:date="2017-10-08T23:05:12Z"/>
        </w:rPr>
      </w:pPr>
      <w:ins w:id="1102" w:author="user" w:date="2017-10-08T23:05:12Z">
        <w:r>
          <w:rPr>
            <w:bCs/>
            <w:color w:val="000000"/>
            <w:lang w:val="zh-CN"/>
          </w:rPr>
          <w:fldChar w:fldCharType="begin"/>
        </w:r>
      </w:ins>
      <w:ins w:id="1103" w:author="user" w:date="2017-10-08T23:05:12Z">
        <w:r>
          <w:rPr>
            <w:bCs/>
            <w:lang w:val="zh-CN"/>
          </w:rPr>
          <w:instrText xml:space="preserve"> HYPERLINK \l _Toc11402 </w:instrText>
        </w:r>
      </w:ins>
      <w:ins w:id="1104" w:author="user" w:date="2017-10-08T23:05:12Z">
        <w:r>
          <w:rPr>
            <w:bCs/>
            <w:lang w:val="zh-CN"/>
          </w:rPr>
          <w:fldChar w:fldCharType="separate"/>
        </w:r>
      </w:ins>
      <w:ins w:id="1105" w:author="user" w:date="2017-10-08T23:05:12Z">
        <w:r>
          <w:rPr>
            <w:rFonts w:hint="eastAsia" w:ascii="Calibri Light" w:hAnsi="Calibri Light"/>
            <w:szCs w:val="28"/>
          </w:rPr>
          <w:t>仓储环节</w:t>
        </w:r>
      </w:ins>
      <w:ins w:id="1106" w:author="user" w:date="2017-10-08T23:05:12Z">
        <w:r>
          <w:rPr/>
          <w:tab/>
        </w:r>
      </w:ins>
      <w:ins w:id="1107" w:author="user" w:date="2017-10-08T23:05:12Z">
        <w:r>
          <w:rPr/>
          <w:fldChar w:fldCharType="begin"/>
        </w:r>
      </w:ins>
      <w:ins w:id="1108" w:author="user" w:date="2017-10-08T23:05:12Z">
        <w:r>
          <w:rPr/>
          <w:instrText xml:space="preserve"> PAGEREF _Toc11402 </w:instrText>
        </w:r>
      </w:ins>
      <w:ins w:id="1109" w:author="user" w:date="2017-10-08T23:05:12Z">
        <w:r>
          <w:rPr/>
          <w:fldChar w:fldCharType="separate"/>
        </w:r>
      </w:ins>
      <w:ins w:id="1110" w:author="user" w:date="2017-10-08T23:05:13Z">
        <w:r>
          <w:rPr/>
          <w:t>26</w:t>
        </w:r>
      </w:ins>
      <w:ins w:id="1111" w:author="user" w:date="2017-10-08T23:05:12Z">
        <w:r>
          <w:rPr/>
          <w:fldChar w:fldCharType="end"/>
        </w:r>
      </w:ins>
      <w:ins w:id="1112" w:author="user" w:date="2017-10-08T23:05:12Z">
        <w:r>
          <w:rPr>
            <w:bCs/>
            <w:color w:val="000000"/>
            <w:lang w:val="zh-CN"/>
          </w:rPr>
          <w:fldChar w:fldCharType="end"/>
        </w:r>
      </w:ins>
    </w:p>
    <w:p>
      <w:pPr>
        <w:pStyle w:val="7"/>
        <w:tabs>
          <w:tab w:val="right" w:leader="dot" w:pos="8306"/>
        </w:tabs>
        <w:rPr>
          <w:ins w:id="1113" w:author="user" w:date="2017-10-08T23:05:12Z"/>
        </w:rPr>
      </w:pPr>
      <w:ins w:id="1114" w:author="user" w:date="2017-10-08T23:05:12Z">
        <w:r>
          <w:rPr>
            <w:bCs/>
            <w:color w:val="000000"/>
            <w:lang w:val="zh-CN"/>
          </w:rPr>
          <w:fldChar w:fldCharType="begin"/>
        </w:r>
      </w:ins>
      <w:ins w:id="1115" w:author="user" w:date="2017-10-08T23:05:12Z">
        <w:r>
          <w:rPr>
            <w:bCs/>
            <w:lang w:val="zh-CN"/>
          </w:rPr>
          <w:instrText xml:space="preserve"> HYPERLINK \l _Toc15648 </w:instrText>
        </w:r>
      </w:ins>
      <w:ins w:id="1116" w:author="user" w:date="2017-10-08T23:05:12Z">
        <w:r>
          <w:rPr>
            <w:bCs/>
            <w:lang w:val="zh-CN"/>
          </w:rPr>
          <w:fldChar w:fldCharType="separate"/>
        </w:r>
      </w:ins>
      <w:ins w:id="1117" w:author="user" w:date="2017-10-08T23:05:12Z">
        <w:r>
          <w:rPr>
            <w:rFonts w:hint="eastAsia" w:ascii="Calibri Light" w:hAnsi="Calibri Light"/>
            <w:szCs w:val="28"/>
          </w:rPr>
          <w:t>物流环节</w:t>
        </w:r>
      </w:ins>
      <w:ins w:id="1118" w:author="user" w:date="2017-10-08T23:05:12Z">
        <w:r>
          <w:rPr/>
          <w:tab/>
        </w:r>
      </w:ins>
      <w:ins w:id="1119" w:author="user" w:date="2017-10-08T23:05:12Z">
        <w:r>
          <w:rPr/>
          <w:fldChar w:fldCharType="begin"/>
        </w:r>
      </w:ins>
      <w:ins w:id="1120" w:author="user" w:date="2017-10-08T23:05:12Z">
        <w:r>
          <w:rPr/>
          <w:instrText xml:space="preserve"> PAGEREF _Toc15648 </w:instrText>
        </w:r>
      </w:ins>
      <w:ins w:id="1121" w:author="user" w:date="2017-10-08T23:05:12Z">
        <w:r>
          <w:rPr/>
          <w:fldChar w:fldCharType="separate"/>
        </w:r>
      </w:ins>
      <w:ins w:id="1122" w:author="user" w:date="2017-10-08T23:05:13Z">
        <w:r>
          <w:rPr/>
          <w:t>26</w:t>
        </w:r>
      </w:ins>
      <w:ins w:id="1123" w:author="user" w:date="2017-10-08T23:05:12Z">
        <w:r>
          <w:rPr/>
          <w:fldChar w:fldCharType="end"/>
        </w:r>
      </w:ins>
      <w:ins w:id="1124" w:author="user" w:date="2017-10-08T23:05:12Z">
        <w:r>
          <w:rPr>
            <w:bCs/>
            <w:color w:val="000000"/>
            <w:lang w:val="zh-CN"/>
          </w:rPr>
          <w:fldChar w:fldCharType="end"/>
        </w:r>
      </w:ins>
    </w:p>
    <w:p>
      <w:pPr>
        <w:pStyle w:val="7"/>
        <w:tabs>
          <w:tab w:val="right" w:leader="dot" w:pos="8306"/>
        </w:tabs>
        <w:rPr>
          <w:ins w:id="1125" w:author="user" w:date="2017-10-08T23:05:12Z"/>
        </w:rPr>
      </w:pPr>
      <w:ins w:id="1126" w:author="user" w:date="2017-10-08T23:05:12Z">
        <w:r>
          <w:rPr>
            <w:bCs/>
            <w:color w:val="000000"/>
            <w:lang w:val="zh-CN"/>
          </w:rPr>
          <w:fldChar w:fldCharType="begin"/>
        </w:r>
      </w:ins>
      <w:ins w:id="1127" w:author="user" w:date="2017-10-08T23:05:12Z">
        <w:r>
          <w:rPr>
            <w:bCs/>
            <w:lang w:val="zh-CN"/>
          </w:rPr>
          <w:instrText xml:space="preserve"> HYPERLINK \l _Toc29335 </w:instrText>
        </w:r>
      </w:ins>
      <w:ins w:id="1128" w:author="user" w:date="2017-10-08T23:05:12Z">
        <w:r>
          <w:rPr>
            <w:bCs/>
            <w:lang w:val="zh-CN"/>
          </w:rPr>
          <w:fldChar w:fldCharType="separate"/>
        </w:r>
      </w:ins>
      <w:ins w:id="1129" w:author="user" w:date="2017-10-08T23:05:12Z">
        <w:r>
          <w:rPr>
            <w:rFonts w:hint="eastAsia" w:ascii="Calibri Light" w:hAnsi="Calibri Light"/>
            <w:szCs w:val="28"/>
          </w:rPr>
          <w:t>门店环节</w:t>
        </w:r>
      </w:ins>
      <w:ins w:id="1130" w:author="user" w:date="2017-10-08T23:05:12Z">
        <w:r>
          <w:rPr/>
          <w:tab/>
        </w:r>
      </w:ins>
      <w:ins w:id="1131" w:author="user" w:date="2017-10-08T23:05:12Z">
        <w:r>
          <w:rPr/>
          <w:fldChar w:fldCharType="begin"/>
        </w:r>
      </w:ins>
      <w:ins w:id="1132" w:author="user" w:date="2017-10-08T23:05:12Z">
        <w:r>
          <w:rPr/>
          <w:instrText xml:space="preserve"> PAGEREF _Toc29335 </w:instrText>
        </w:r>
      </w:ins>
      <w:ins w:id="1133" w:author="user" w:date="2017-10-08T23:05:12Z">
        <w:r>
          <w:rPr/>
          <w:fldChar w:fldCharType="separate"/>
        </w:r>
      </w:ins>
      <w:ins w:id="1134" w:author="user" w:date="2017-10-08T23:05:13Z">
        <w:r>
          <w:rPr/>
          <w:t>26</w:t>
        </w:r>
      </w:ins>
      <w:ins w:id="1135" w:author="user" w:date="2017-10-08T23:05:12Z">
        <w:r>
          <w:rPr/>
          <w:fldChar w:fldCharType="end"/>
        </w:r>
      </w:ins>
      <w:ins w:id="1136" w:author="user" w:date="2017-10-08T23:05:12Z">
        <w:r>
          <w:rPr>
            <w:bCs/>
            <w:color w:val="000000"/>
            <w:lang w:val="zh-CN"/>
          </w:rPr>
          <w:fldChar w:fldCharType="end"/>
        </w:r>
      </w:ins>
    </w:p>
    <w:p>
      <w:pPr>
        <w:pStyle w:val="7"/>
        <w:tabs>
          <w:tab w:val="right" w:leader="dot" w:pos="8306"/>
        </w:tabs>
        <w:rPr>
          <w:ins w:id="1137" w:author="user" w:date="2017-10-08T23:05:12Z"/>
        </w:rPr>
      </w:pPr>
      <w:ins w:id="1138" w:author="user" w:date="2017-10-08T23:05:12Z">
        <w:r>
          <w:rPr>
            <w:bCs/>
            <w:color w:val="000000"/>
            <w:lang w:val="zh-CN"/>
          </w:rPr>
          <w:fldChar w:fldCharType="begin"/>
        </w:r>
      </w:ins>
      <w:ins w:id="1139" w:author="user" w:date="2017-10-08T23:05:12Z">
        <w:r>
          <w:rPr>
            <w:bCs/>
            <w:lang w:val="zh-CN"/>
          </w:rPr>
          <w:instrText xml:space="preserve"> HYPERLINK \l _Toc31224 </w:instrText>
        </w:r>
      </w:ins>
      <w:ins w:id="1140" w:author="user" w:date="2017-10-08T23:05:12Z">
        <w:r>
          <w:rPr>
            <w:bCs/>
            <w:lang w:val="zh-CN"/>
          </w:rPr>
          <w:fldChar w:fldCharType="separate"/>
        </w:r>
      </w:ins>
      <w:ins w:id="1141" w:author="user" w:date="2017-10-08T23:05:12Z">
        <w:r>
          <w:rPr>
            <w:rFonts w:hint="eastAsia" w:ascii="Calibri Light" w:hAnsi="Calibri Light"/>
            <w:szCs w:val="28"/>
          </w:rPr>
          <w:t>系统的主要特征</w:t>
        </w:r>
      </w:ins>
      <w:ins w:id="1142" w:author="user" w:date="2017-10-08T23:05:12Z">
        <w:r>
          <w:rPr/>
          <w:tab/>
        </w:r>
      </w:ins>
      <w:ins w:id="1143" w:author="user" w:date="2017-10-08T23:05:12Z">
        <w:r>
          <w:rPr/>
          <w:fldChar w:fldCharType="begin"/>
        </w:r>
      </w:ins>
      <w:ins w:id="1144" w:author="user" w:date="2017-10-08T23:05:12Z">
        <w:r>
          <w:rPr/>
          <w:instrText xml:space="preserve"> PAGEREF _Toc31224 </w:instrText>
        </w:r>
      </w:ins>
      <w:ins w:id="1145" w:author="user" w:date="2017-10-08T23:05:12Z">
        <w:r>
          <w:rPr/>
          <w:fldChar w:fldCharType="separate"/>
        </w:r>
      </w:ins>
      <w:ins w:id="1146" w:author="user" w:date="2017-10-08T23:05:13Z">
        <w:r>
          <w:rPr/>
          <w:t>26</w:t>
        </w:r>
      </w:ins>
      <w:ins w:id="1147" w:author="user" w:date="2017-10-08T23:05:12Z">
        <w:r>
          <w:rPr/>
          <w:fldChar w:fldCharType="end"/>
        </w:r>
      </w:ins>
      <w:ins w:id="1148" w:author="user" w:date="2017-10-08T23:05:12Z">
        <w:r>
          <w:rPr>
            <w:bCs/>
            <w:color w:val="000000"/>
            <w:lang w:val="zh-CN"/>
          </w:rPr>
          <w:fldChar w:fldCharType="end"/>
        </w:r>
      </w:ins>
    </w:p>
    <w:p>
      <w:pPr>
        <w:pStyle w:val="7"/>
        <w:tabs>
          <w:tab w:val="right" w:leader="dot" w:pos="8306"/>
        </w:tabs>
        <w:rPr>
          <w:ins w:id="1149" w:author="user" w:date="2017-10-08T23:05:12Z"/>
        </w:rPr>
      </w:pPr>
      <w:ins w:id="1150" w:author="user" w:date="2017-10-08T23:05:12Z">
        <w:r>
          <w:rPr>
            <w:bCs/>
            <w:color w:val="000000"/>
            <w:lang w:val="zh-CN"/>
          </w:rPr>
          <w:fldChar w:fldCharType="begin"/>
        </w:r>
      </w:ins>
      <w:ins w:id="1151" w:author="user" w:date="2017-10-08T23:05:12Z">
        <w:r>
          <w:rPr>
            <w:bCs/>
            <w:lang w:val="zh-CN"/>
          </w:rPr>
          <w:instrText xml:space="preserve"> HYPERLINK \l _Toc5171 </w:instrText>
        </w:r>
      </w:ins>
      <w:ins w:id="1152" w:author="user" w:date="2017-10-08T23:05:12Z">
        <w:r>
          <w:rPr>
            <w:bCs/>
            <w:lang w:val="zh-CN"/>
          </w:rPr>
          <w:fldChar w:fldCharType="separate"/>
        </w:r>
      </w:ins>
      <w:ins w:id="1153" w:author="user" w:date="2017-10-08T23:05:12Z">
        <w:r>
          <w:rPr>
            <w:rFonts w:hint="eastAsia" w:ascii="Calibri Light" w:hAnsi="Calibri Light"/>
            <w:szCs w:val="28"/>
          </w:rPr>
          <w:t>系统的主要优点</w:t>
        </w:r>
      </w:ins>
      <w:ins w:id="1154" w:author="user" w:date="2017-10-08T23:05:12Z">
        <w:r>
          <w:rPr/>
          <w:tab/>
        </w:r>
      </w:ins>
      <w:ins w:id="1155" w:author="user" w:date="2017-10-08T23:05:12Z">
        <w:r>
          <w:rPr/>
          <w:fldChar w:fldCharType="begin"/>
        </w:r>
      </w:ins>
      <w:ins w:id="1156" w:author="user" w:date="2017-10-08T23:05:12Z">
        <w:r>
          <w:rPr/>
          <w:instrText xml:space="preserve"> PAGEREF _Toc5171 </w:instrText>
        </w:r>
      </w:ins>
      <w:ins w:id="1157" w:author="user" w:date="2017-10-08T23:05:12Z">
        <w:r>
          <w:rPr/>
          <w:fldChar w:fldCharType="separate"/>
        </w:r>
      </w:ins>
      <w:ins w:id="1158" w:author="user" w:date="2017-10-08T23:05:13Z">
        <w:r>
          <w:rPr/>
          <w:t>27</w:t>
        </w:r>
      </w:ins>
      <w:ins w:id="1159" w:author="user" w:date="2017-10-08T23:05:12Z">
        <w:r>
          <w:rPr/>
          <w:fldChar w:fldCharType="end"/>
        </w:r>
      </w:ins>
      <w:ins w:id="1160" w:author="user" w:date="2017-10-08T23:05:12Z">
        <w:r>
          <w:rPr>
            <w:bCs/>
            <w:color w:val="000000"/>
            <w:lang w:val="zh-CN"/>
          </w:rPr>
          <w:fldChar w:fldCharType="end"/>
        </w:r>
      </w:ins>
    </w:p>
    <w:p>
      <w:pPr>
        <w:pStyle w:val="7"/>
        <w:tabs>
          <w:tab w:val="right" w:leader="dot" w:pos="8306"/>
        </w:tabs>
        <w:rPr>
          <w:ins w:id="1161" w:author="user" w:date="2017-10-08T23:05:12Z"/>
        </w:rPr>
      </w:pPr>
      <w:ins w:id="1162" w:author="user" w:date="2017-10-08T23:05:12Z">
        <w:r>
          <w:rPr>
            <w:bCs/>
            <w:color w:val="000000"/>
            <w:lang w:val="zh-CN"/>
          </w:rPr>
          <w:fldChar w:fldCharType="begin"/>
        </w:r>
      </w:ins>
      <w:ins w:id="1163" w:author="user" w:date="2017-10-08T23:05:12Z">
        <w:r>
          <w:rPr>
            <w:bCs/>
            <w:lang w:val="zh-CN"/>
          </w:rPr>
          <w:instrText xml:space="preserve"> HYPERLINK \l _Toc32092 </w:instrText>
        </w:r>
      </w:ins>
      <w:ins w:id="1164" w:author="user" w:date="2017-10-08T23:05:12Z">
        <w:r>
          <w:rPr>
            <w:bCs/>
            <w:lang w:val="zh-CN"/>
          </w:rPr>
          <w:fldChar w:fldCharType="separate"/>
        </w:r>
      </w:ins>
      <w:ins w:id="1165" w:author="user" w:date="2017-10-08T23:05:12Z">
        <w:r>
          <w:rPr>
            <w:rFonts w:hint="eastAsia" w:ascii="Calibri Light" w:hAnsi="Calibri Light"/>
            <w:szCs w:val="28"/>
          </w:rPr>
          <w:t>多用户共识安全机制</w:t>
        </w:r>
      </w:ins>
      <w:ins w:id="1166" w:author="user" w:date="2017-10-08T23:05:12Z">
        <w:r>
          <w:rPr/>
          <w:tab/>
        </w:r>
      </w:ins>
      <w:ins w:id="1167" w:author="user" w:date="2017-10-08T23:05:12Z">
        <w:r>
          <w:rPr/>
          <w:fldChar w:fldCharType="begin"/>
        </w:r>
      </w:ins>
      <w:ins w:id="1168" w:author="user" w:date="2017-10-08T23:05:12Z">
        <w:r>
          <w:rPr/>
          <w:instrText xml:space="preserve"> PAGEREF _Toc32092 </w:instrText>
        </w:r>
      </w:ins>
      <w:ins w:id="1169" w:author="user" w:date="2017-10-08T23:05:12Z">
        <w:r>
          <w:rPr/>
          <w:fldChar w:fldCharType="separate"/>
        </w:r>
      </w:ins>
      <w:ins w:id="1170" w:author="user" w:date="2017-10-08T23:05:13Z">
        <w:r>
          <w:rPr/>
          <w:t>27</w:t>
        </w:r>
      </w:ins>
      <w:ins w:id="1171" w:author="user" w:date="2017-10-08T23:05:12Z">
        <w:r>
          <w:rPr/>
          <w:fldChar w:fldCharType="end"/>
        </w:r>
      </w:ins>
      <w:ins w:id="1172" w:author="user" w:date="2017-10-08T23:05:12Z">
        <w:r>
          <w:rPr>
            <w:bCs/>
            <w:color w:val="000000"/>
            <w:lang w:val="zh-CN"/>
          </w:rPr>
          <w:fldChar w:fldCharType="end"/>
        </w:r>
      </w:ins>
    </w:p>
    <w:p>
      <w:pPr>
        <w:pStyle w:val="12"/>
        <w:tabs>
          <w:tab w:val="right" w:leader="dot" w:pos="8306"/>
        </w:tabs>
        <w:rPr>
          <w:ins w:id="1173" w:author="user" w:date="2017-10-08T23:05:12Z"/>
        </w:rPr>
      </w:pPr>
      <w:ins w:id="1174" w:author="user" w:date="2017-10-08T23:05:12Z">
        <w:r>
          <w:rPr>
            <w:bCs/>
            <w:color w:val="000000"/>
            <w:lang w:val="zh-CN"/>
          </w:rPr>
          <w:fldChar w:fldCharType="begin"/>
        </w:r>
      </w:ins>
      <w:ins w:id="1175" w:author="user" w:date="2017-10-08T23:05:12Z">
        <w:r>
          <w:rPr>
            <w:bCs/>
            <w:lang w:val="zh-CN"/>
          </w:rPr>
          <w:instrText xml:space="preserve"> HYPERLINK \l _Toc32649 </w:instrText>
        </w:r>
      </w:ins>
      <w:ins w:id="1176" w:author="user" w:date="2017-10-08T23:05:12Z">
        <w:r>
          <w:rPr>
            <w:bCs/>
            <w:lang w:val="zh-CN"/>
          </w:rPr>
          <w:fldChar w:fldCharType="separate"/>
        </w:r>
      </w:ins>
      <w:ins w:id="1177" w:author="user" w:date="2017-10-08T23:05:12Z">
        <w:r>
          <w:rPr>
            <w:rFonts w:hint="eastAsia"/>
          </w:rPr>
          <w:t>2.4 应用场景：</w:t>
        </w:r>
      </w:ins>
      <w:ins w:id="1178" w:author="user" w:date="2017-10-08T23:05:12Z">
        <w:r>
          <w:rPr>
            <w:rFonts w:hint="eastAsia"/>
            <w:lang w:eastAsia="zh-CN"/>
          </w:rPr>
          <w:t>沃尔顿链</w:t>
        </w:r>
      </w:ins>
      <w:ins w:id="1179" w:author="user" w:date="2017-10-08T23:05:12Z">
        <w:r>
          <w:rPr>
            <w:rFonts w:hint="eastAsia"/>
          </w:rPr>
          <w:t>项目在服装行业的系统解决方案</w:t>
        </w:r>
      </w:ins>
      <w:ins w:id="1180" w:author="user" w:date="2017-10-08T23:05:12Z">
        <w:r>
          <w:rPr/>
          <w:tab/>
        </w:r>
      </w:ins>
      <w:ins w:id="1181" w:author="user" w:date="2017-10-08T23:05:12Z">
        <w:r>
          <w:rPr/>
          <w:fldChar w:fldCharType="begin"/>
        </w:r>
      </w:ins>
      <w:ins w:id="1182" w:author="user" w:date="2017-10-08T23:05:12Z">
        <w:r>
          <w:rPr/>
          <w:instrText xml:space="preserve"> PAGEREF _Toc32649 </w:instrText>
        </w:r>
      </w:ins>
      <w:ins w:id="1183" w:author="user" w:date="2017-10-08T23:05:12Z">
        <w:r>
          <w:rPr/>
          <w:fldChar w:fldCharType="separate"/>
        </w:r>
      </w:ins>
      <w:ins w:id="1184" w:author="user" w:date="2017-10-08T23:05:13Z">
        <w:r>
          <w:rPr/>
          <w:t>27</w:t>
        </w:r>
      </w:ins>
      <w:ins w:id="1185" w:author="user" w:date="2017-10-08T23:05:12Z">
        <w:r>
          <w:rPr/>
          <w:fldChar w:fldCharType="end"/>
        </w:r>
      </w:ins>
      <w:ins w:id="1186" w:author="user" w:date="2017-10-08T23:05:12Z">
        <w:r>
          <w:rPr>
            <w:bCs/>
            <w:color w:val="000000"/>
            <w:lang w:val="zh-CN"/>
          </w:rPr>
          <w:fldChar w:fldCharType="end"/>
        </w:r>
      </w:ins>
    </w:p>
    <w:p>
      <w:pPr>
        <w:pStyle w:val="7"/>
        <w:tabs>
          <w:tab w:val="right" w:leader="dot" w:pos="8306"/>
        </w:tabs>
        <w:rPr>
          <w:ins w:id="1187" w:author="user" w:date="2017-10-08T23:05:12Z"/>
        </w:rPr>
      </w:pPr>
      <w:ins w:id="1188" w:author="user" w:date="2017-10-08T23:05:12Z">
        <w:r>
          <w:rPr>
            <w:bCs/>
            <w:color w:val="000000"/>
            <w:lang w:val="zh-CN"/>
          </w:rPr>
          <w:fldChar w:fldCharType="begin"/>
        </w:r>
      </w:ins>
      <w:ins w:id="1189" w:author="user" w:date="2017-10-08T23:05:12Z">
        <w:r>
          <w:rPr>
            <w:bCs/>
            <w:lang w:val="zh-CN"/>
          </w:rPr>
          <w:instrText xml:space="preserve"> HYPERLINK \l _Toc20597 </w:instrText>
        </w:r>
      </w:ins>
      <w:ins w:id="1190" w:author="user" w:date="2017-10-08T23:05:12Z">
        <w:r>
          <w:rPr>
            <w:bCs/>
            <w:lang w:val="zh-CN"/>
          </w:rPr>
          <w:fldChar w:fldCharType="separate"/>
        </w:r>
      </w:ins>
      <w:ins w:id="1191" w:author="user" w:date="2017-10-08T23:05:12Z">
        <w:r>
          <w:rPr>
            <w:rFonts w:hint="eastAsia" w:ascii="Calibri Light" w:hAnsi="Calibri Light"/>
            <w:szCs w:val="28"/>
          </w:rPr>
          <w:t>2.4.1 传统服装制造困境解析</w:t>
        </w:r>
      </w:ins>
      <w:ins w:id="1192" w:author="user" w:date="2017-10-08T23:05:12Z">
        <w:r>
          <w:rPr/>
          <w:tab/>
        </w:r>
      </w:ins>
      <w:ins w:id="1193" w:author="user" w:date="2017-10-08T23:05:12Z">
        <w:r>
          <w:rPr/>
          <w:fldChar w:fldCharType="begin"/>
        </w:r>
      </w:ins>
      <w:ins w:id="1194" w:author="user" w:date="2017-10-08T23:05:12Z">
        <w:r>
          <w:rPr/>
          <w:instrText xml:space="preserve"> PAGEREF _Toc20597 </w:instrText>
        </w:r>
      </w:ins>
      <w:ins w:id="1195" w:author="user" w:date="2017-10-08T23:05:12Z">
        <w:r>
          <w:rPr/>
          <w:fldChar w:fldCharType="separate"/>
        </w:r>
      </w:ins>
      <w:ins w:id="1196" w:author="user" w:date="2017-10-08T23:05:13Z">
        <w:r>
          <w:rPr/>
          <w:t>28</w:t>
        </w:r>
      </w:ins>
      <w:ins w:id="1197" w:author="user" w:date="2017-10-08T23:05:12Z">
        <w:r>
          <w:rPr/>
          <w:fldChar w:fldCharType="end"/>
        </w:r>
      </w:ins>
      <w:ins w:id="1198" w:author="user" w:date="2017-10-08T23:05:12Z">
        <w:r>
          <w:rPr>
            <w:bCs/>
            <w:color w:val="000000"/>
            <w:lang w:val="zh-CN"/>
          </w:rPr>
          <w:fldChar w:fldCharType="end"/>
        </w:r>
      </w:ins>
    </w:p>
    <w:p>
      <w:pPr>
        <w:pStyle w:val="7"/>
        <w:tabs>
          <w:tab w:val="right" w:leader="dot" w:pos="8306"/>
        </w:tabs>
        <w:rPr>
          <w:ins w:id="1199" w:author="user" w:date="2017-10-08T23:05:12Z"/>
        </w:rPr>
      </w:pPr>
      <w:ins w:id="1200" w:author="user" w:date="2017-10-08T23:05:12Z">
        <w:r>
          <w:rPr>
            <w:bCs/>
            <w:color w:val="000000"/>
            <w:lang w:val="zh-CN"/>
          </w:rPr>
          <w:fldChar w:fldCharType="begin"/>
        </w:r>
      </w:ins>
      <w:ins w:id="1201" w:author="user" w:date="2017-10-08T23:05:12Z">
        <w:r>
          <w:rPr>
            <w:bCs/>
            <w:lang w:val="zh-CN"/>
          </w:rPr>
          <w:instrText xml:space="preserve"> HYPERLINK \l _Toc26119 </w:instrText>
        </w:r>
      </w:ins>
      <w:ins w:id="1202" w:author="user" w:date="2017-10-08T23:05:12Z">
        <w:r>
          <w:rPr>
            <w:bCs/>
            <w:lang w:val="zh-CN"/>
          </w:rPr>
          <w:fldChar w:fldCharType="separate"/>
        </w:r>
      </w:ins>
      <w:ins w:id="1203" w:author="user" w:date="2017-10-08T23:05:12Z">
        <w:r>
          <w:rPr>
            <w:rFonts w:hint="eastAsia" w:ascii="Calibri Light" w:hAnsi="Calibri Light"/>
            <w:szCs w:val="28"/>
          </w:rPr>
          <w:t>2.</w:t>
        </w:r>
      </w:ins>
      <w:ins w:id="1204" w:author="user" w:date="2017-10-08T23:05:12Z">
        <w:r>
          <w:rPr>
            <w:rFonts w:ascii="Calibri Light" w:hAnsi="Calibri Light"/>
            <w:szCs w:val="28"/>
          </w:rPr>
          <w:t>4</w:t>
        </w:r>
      </w:ins>
      <w:ins w:id="1205" w:author="user" w:date="2017-10-08T23:05:12Z">
        <w:r>
          <w:rPr>
            <w:rFonts w:hint="eastAsia" w:ascii="Calibri Light" w:hAnsi="Calibri Light"/>
            <w:szCs w:val="28"/>
          </w:rPr>
          <w:t>.2 服装行业智能制造解决方案</w:t>
        </w:r>
      </w:ins>
      <w:ins w:id="1206" w:author="user" w:date="2017-10-08T23:05:12Z">
        <w:r>
          <w:rPr/>
          <w:tab/>
        </w:r>
      </w:ins>
      <w:ins w:id="1207" w:author="user" w:date="2017-10-08T23:05:12Z">
        <w:r>
          <w:rPr/>
          <w:fldChar w:fldCharType="begin"/>
        </w:r>
      </w:ins>
      <w:ins w:id="1208" w:author="user" w:date="2017-10-08T23:05:12Z">
        <w:r>
          <w:rPr/>
          <w:instrText xml:space="preserve"> PAGEREF _Toc26119 </w:instrText>
        </w:r>
      </w:ins>
      <w:ins w:id="1209" w:author="user" w:date="2017-10-08T23:05:12Z">
        <w:r>
          <w:rPr/>
          <w:fldChar w:fldCharType="separate"/>
        </w:r>
      </w:ins>
      <w:ins w:id="1210" w:author="user" w:date="2017-10-08T23:05:13Z">
        <w:r>
          <w:rPr/>
          <w:t>29</w:t>
        </w:r>
      </w:ins>
      <w:ins w:id="1211" w:author="user" w:date="2017-10-08T23:05:12Z">
        <w:r>
          <w:rPr/>
          <w:fldChar w:fldCharType="end"/>
        </w:r>
      </w:ins>
      <w:ins w:id="1212" w:author="user" w:date="2017-10-08T23:05:12Z">
        <w:r>
          <w:rPr>
            <w:bCs/>
            <w:color w:val="000000"/>
            <w:lang w:val="zh-CN"/>
          </w:rPr>
          <w:fldChar w:fldCharType="end"/>
        </w:r>
      </w:ins>
    </w:p>
    <w:p>
      <w:pPr>
        <w:pStyle w:val="7"/>
        <w:tabs>
          <w:tab w:val="right" w:leader="dot" w:pos="8306"/>
        </w:tabs>
        <w:rPr>
          <w:ins w:id="1213" w:author="user" w:date="2017-10-08T23:05:12Z"/>
        </w:rPr>
      </w:pPr>
      <w:ins w:id="1214" w:author="user" w:date="2017-10-08T23:05:12Z">
        <w:r>
          <w:rPr>
            <w:bCs/>
            <w:color w:val="000000"/>
            <w:lang w:val="zh-CN"/>
          </w:rPr>
          <w:fldChar w:fldCharType="begin"/>
        </w:r>
      </w:ins>
      <w:ins w:id="1215" w:author="user" w:date="2017-10-08T23:05:12Z">
        <w:r>
          <w:rPr>
            <w:bCs/>
            <w:lang w:val="zh-CN"/>
          </w:rPr>
          <w:instrText xml:space="preserve"> HYPERLINK \l _Toc8259 </w:instrText>
        </w:r>
      </w:ins>
      <w:ins w:id="1216" w:author="user" w:date="2017-10-08T23:05:12Z">
        <w:r>
          <w:rPr>
            <w:bCs/>
            <w:lang w:val="zh-CN"/>
          </w:rPr>
          <w:fldChar w:fldCharType="separate"/>
        </w:r>
      </w:ins>
      <w:ins w:id="1217" w:author="user" w:date="2017-10-08T23:05:12Z">
        <w:r>
          <w:rPr>
            <w:rFonts w:hint="eastAsia" w:ascii="Calibri Light" w:hAnsi="Calibri Light"/>
            <w:szCs w:val="28"/>
          </w:rPr>
          <w:t>2.</w:t>
        </w:r>
      </w:ins>
      <w:ins w:id="1218" w:author="user" w:date="2017-10-08T23:05:12Z">
        <w:r>
          <w:rPr>
            <w:rFonts w:ascii="Calibri Light" w:hAnsi="Calibri Light"/>
            <w:szCs w:val="28"/>
          </w:rPr>
          <w:t>4</w:t>
        </w:r>
      </w:ins>
      <w:ins w:id="1219" w:author="user" w:date="2017-10-08T23:05:12Z">
        <w:r>
          <w:rPr>
            <w:rFonts w:hint="eastAsia" w:ascii="Calibri Light" w:hAnsi="Calibri Light"/>
            <w:szCs w:val="28"/>
          </w:rPr>
          <w:t>.3 服装行业智慧物流仓储解决方案</w:t>
        </w:r>
      </w:ins>
      <w:ins w:id="1220" w:author="user" w:date="2017-10-08T23:05:12Z">
        <w:r>
          <w:rPr/>
          <w:tab/>
        </w:r>
      </w:ins>
      <w:ins w:id="1221" w:author="user" w:date="2017-10-08T23:05:12Z">
        <w:r>
          <w:rPr/>
          <w:fldChar w:fldCharType="begin"/>
        </w:r>
      </w:ins>
      <w:ins w:id="1222" w:author="user" w:date="2017-10-08T23:05:12Z">
        <w:r>
          <w:rPr/>
          <w:instrText xml:space="preserve"> PAGEREF _Toc8259 </w:instrText>
        </w:r>
      </w:ins>
      <w:ins w:id="1223" w:author="user" w:date="2017-10-08T23:05:12Z">
        <w:r>
          <w:rPr/>
          <w:fldChar w:fldCharType="separate"/>
        </w:r>
      </w:ins>
      <w:ins w:id="1224" w:author="user" w:date="2017-10-08T23:05:13Z">
        <w:r>
          <w:rPr/>
          <w:t>30</w:t>
        </w:r>
      </w:ins>
      <w:ins w:id="1225" w:author="user" w:date="2017-10-08T23:05:12Z">
        <w:r>
          <w:rPr/>
          <w:fldChar w:fldCharType="end"/>
        </w:r>
      </w:ins>
      <w:ins w:id="1226" w:author="user" w:date="2017-10-08T23:05:12Z">
        <w:r>
          <w:rPr>
            <w:bCs/>
            <w:color w:val="000000"/>
            <w:lang w:val="zh-CN"/>
          </w:rPr>
          <w:fldChar w:fldCharType="end"/>
        </w:r>
      </w:ins>
    </w:p>
    <w:p>
      <w:pPr>
        <w:pStyle w:val="7"/>
        <w:tabs>
          <w:tab w:val="right" w:leader="dot" w:pos="8306"/>
        </w:tabs>
        <w:rPr>
          <w:ins w:id="1227" w:author="user" w:date="2017-10-08T23:05:12Z"/>
        </w:rPr>
      </w:pPr>
      <w:ins w:id="1228" w:author="user" w:date="2017-10-08T23:05:12Z">
        <w:r>
          <w:rPr>
            <w:bCs/>
            <w:color w:val="000000"/>
            <w:lang w:val="zh-CN"/>
          </w:rPr>
          <w:fldChar w:fldCharType="begin"/>
        </w:r>
      </w:ins>
      <w:ins w:id="1229" w:author="user" w:date="2017-10-08T23:05:12Z">
        <w:r>
          <w:rPr>
            <w:bCs/>
            <w:lang w:val="zh-CN"/>
          </w:rPr>
          <w:instrText xml:space="preserve"> HYPERLINK \l _Toc1255 </w:instrText>
        </w:r>
      </w:ins>
      <w:ins w:id="1230" w:author="user" w:date="2017-10-08T23:05:12Z">
        <w:r>
          <w:rPr>
            <w:bCs/>
            <w:lang w:val="zh-CN"/>
          </w:rPr>
          <w:fldChar w:fldCharType="separate"/>
        </w:r>
      </w:ins>
      <w:ins w:id="1231" w:author="user" w:date="2017-10-08T23:05:12Z">
        <w:r>
          <w:rPr>
            <w:rFonts w:hint="eastAsia" w:ascii="Calibri Light" w:hAnsi="Calibri Light"/>
            <w:szCs w:val="28"/>
          </w:rPr>
          <w:t>2.</w:t>
        </w:r>
      </w:ins>
      <w:ins w:id="1232" w:author="user" w:date="2017-10-08T23:05:12Z">
        <w:r>
          <w:rPr>
            <w:rFonts w:ascii="Calibri Light" w:hAnsi="Calibri Light"/>
            <w:szCs w:val="28"/>
          </w:rPr>
          <w:t>4</w:t>
        </w:r>
      </w:ins>
      <w:ins w:id="1233" w:author="user" w:date="2017-10-08T23:05:12Z">
        <w:r>
          <w:rPr>
            <w:rFonts w:hint="eastAsia" w:ascii="Calibri Light" w:hAnsi="Calibri Light"/>
            <w:szCs w:val="28"/>
          </w:rPr>
          <w:t>.4 服装行业智慧门店解决方案</w:t>
        </w:r>
      </w:ins>
      <w:ins w:id="1234" w:author="user" w:date="2017-10-08T23:05:12Z">
        <w:r>
          <w:rPr/>
          <w:tab/>
        </w:r>
      </w:ins>
      <w:ins w:id="1235" w:author="user" w:date="2017-10-08T23:05:12Z">
        <w:r>
          <w:rPr/>
          <w:fldChar w:fldCharType="begin"/>
        </w:r>
      </w:ins>
      <w:ins w:id="1236" w:author="user" w:date="2017-10-08T23:05:12Z">
        <w:r>
          <w:rPr/>
          <w:instrText xml:space="preserve"> PAGEREF _Toc1255 </w:instrText>
        </w:r>
      </w:ins>
      <w:ins w:id="1237" w:author="user" w:date="2017-10-08T23:05:12Z">
        <w:r>
          <w:rPr/>
          <w:fldChar w:fldCharType="separate"/>
        </w:r>
      </w:ins>
      <w:ins w:id="1238" w:author="user" w:date="2017-10-08T23:05:13Z">
        <w:r>
          <w:rPr/>
          <w:t>31</w:t>
        </w:r>
      </w:ins>
      <w:ins w:id="1239" w:author="user" w:date="2017-10-08T23:05:12Z">
        <w:r>
          <w:rPr/>
          <w:fldChar w:fldCharType="end"/>
        </w:r>
      </w:ins>
      <w:ins w:id="1240" w:author="user" w:date="2017-10-08T23:05:12Z">
        <w:r>
          <w:rPr>
            <w:bCs/>
            <w:color w:val="000000"/>
            <w:lang w:val="zh-CN"/>
          </w:rPr>
          <w:fldChar w:fldCharType="end"/>
        </w:r>
      </w:ins>
    </w:p>
    <w:p>
      <w:pPr>
        <w:pStyle w:val="11"/>
        <w:tabs>
          <w:tab w:val="right" w:leader="dot" w:pos="8306"/>
        </w:tabs>
        <w:rPr>
          <w:ins w:id="1241" w:author="user" w:date="2017-10-08T23:05:12Z"/>
        </w:rPr>
      </w:pPr>
      <w:ins w:id="1242" w:author="user" w:date="2017-10-08T23:05:12Z">
        <w:r>
          <w:rPr>
            <w:bCs/>
            <w:color w:val="000000"/>
            <w:lang w:val="zh-CN"/>
          </w:rPr>
          <w:fldChar w:fldCharType="begin"/>
        </w:r>
      </w:ins>
      <w:ins w:id="1243" w:author="user" w:date="2017-10-08T23:05:12Z">
        <w:r>
          <w:rPr>
            <w:bCs/>
            <w:lang w:val="zh-CN"/>
          </w:rPr>
          <w:instrText xml:space="preserve"> HYPERLINK \l _Toc20584 </w:instrText>
        </w:r>
      </w:ins>
      <w:ins w:id="1244" w:author="user" w:date="2017-10-08T23:05:12Z">
        <w:r>
          <w:rPr>
            <w:bCs/>
            <w:lang w:val="zh-CN"/>
          </w:rPr>
          <w:fldChar w:fldCharType="separate"/>
        </w:r>
      </w:ins>
      <w:ins w:id="1245" w:author="user" w:date="2017-10-08T23:05:12Z">
        <w:r>
          <w:rPr>
            <w:rFonts w:hint="eastAsia"/>
          </w:rPr>
          <w:t>第三部分 未来——价值物联网改变世界</w:t>
        </w:r>
      </w:ins>
      <w:ins w:id="1246" w:author="user" w:date="2017-10-08T23:05:12Z">
        <w:r>
          <w:rPr/>
          <w:tab/>
        </w:r>
      </w:ins>
      <w:ins w:id="1247" w:author="user" w:date="2017-10-08T23:05:12Z">
        <w:r>
          <w:rPr/>
          <w:fldChar w:fldCharType="begin"/>
        </w:r>
      </w:ins>
      <w:ins w:id="1248" w:author="user" w:date="2017-10-08T23:05:12Z">
        <w:r>
          <w:rPr/>
          <w:instrText xml:space="preserve"> PAGEREF _Toc20584 </w:instrText>
        </w:r>
      </w:ins>
      <w:ins w:id="1249" w:author="user" w:date="2017-10-08T23:05:12Z">
        <w:r>
          <w:rPr/>
          <w:fldChar w:fldCharType="separate"/>
        </w:r>
      </w:ins>
      <w:ins w:id="1250" w:author="user" w:date="2017-10-08T23:05:13Z">
        <w:r>
          <w:rPr/>
          <w:t>34</w:t>
        </w:r>
      </w:ins>
      <w:ins w:id="1251" w:author="user" w:date="2017-10-08T23:05:12Z">
        <w:r>
          <w:rPr/>
          <w:fldChar w:fldCharType="end"/>
        </w:r>
      </w:ins>
      <w:ins w:id="1252" w:author="user" w:date="2017-10-08T23:05:12Z">
        <w:r>
          <w:rPr>
            <w:bCs/>
            <w:color w:val="000000"/>
            <w:lang w:val="zh-CN"/>
          </w:rPr>
          <w:fldChar w:fldCharType="end"/>
        </w:r>
      </w:ins>
    </w:p>
    <w:p>
      <w:pPr>
        <w:pStyle w:val="12"/>
        <w:tabs>
          <w:tab w:val="right" w:leader="dot" w:pos="8306"/>
        </w:tabs>
        <w:rPr>
          <w:ins w:id="1253" w:author="user" w:date="2017-10-08T23:05:12Z"/>
        </w:rPr>
      </w:pPr>
      <w:ins w:id="1254" w:author="user" w:date="2017-10-08T23:05:12Z">
        <w:r>
          <w:rPr>
            <w:bCs/>
            <w:color w:val="000000"/>
            <w:lang w:val="zh-CN"/>
          </w:rPr>
          <w:fldChar w:fldCharType="begin"/>
        </w:r>
      </w:ins>
      <w:ins w:id="1255" w:author="user" w:date="2017-10-08T23:05:12Z">
        <w:r>
          <w:rPr>
            <w:bCs/>
            <w:lang w:val="zh-CN"/>
          </w:rPr>
          <w:instrText xml:space="preserve"> HYPERLINK \l _Toc10060 </w:instrText>
        </w:r>
      </w:ins>
      <w:ins w:id="1256" w:author="user" w:date="2017-10-08T23:05:12Z">
        <w:r>
          <w:rPr>
            <w:bCs/>
            <w:lang w:val="zh-CN"/>
          </w:rPr>
          <w:fldChar w:fldCharType="separate"/>
        </w:r>
      </w:ins>
      <w:ins w:id="1257" w:author="user" w:date="2017-10-08T23:05:12Z">
        <w:r>
          <w:rPr>
            <w:rFonts w:hint="eastAsia"/>
          </w:rPr>
          <w:t>3.1</w:t>
        </w:r>
      </w:ins>
      <w:ins w:id="1258" w:author="user" w:date="2017-10-08T23:05:12Z">
        <w:r>
          <w:rPr/>
          <w:t xml:space="preserve"> </w:t>
        </w:r>
      </w:ins>
      <w:ins w:id="1259" w:author="user" w:date="2017-10-08T23:05:12Z">
        <w:r>
          <w:rPr>
            <w:rFonts w:hint="eastAsia"/>
            <w:lang w:eastAsia="zh-CN"/>
          </w:rPr>
          <w:t>沃尔顿链项目</w:t>
        </w:r>
      </w:ins>
      <w:ins w:id="1260" w:author="user" w:date="2017-10-08T23:05:12Z">
        <w:r>
          <w:rPr>
            <w:rFonts w:hint="eastAsia"/>
          </w:rPr>
          <w:t>阶段性规划</w:t>
        </w:r>
      </w:ins>
      <w:ins w:id="1261" w:author="user" w:date="2017-10-08T23:05:12Z">
        <w:r>
          <w:rPr/>
          <w:tab/>
        </w:r>
      </w:ins>
      <w:ins w:id="1262" w:author="user" w:date="2017-10-08T23:05:12Z">
        <w:r>
          <w:rPr/>
          <w:fldChar w:fldCharType="begin"/>
        </w:r>
      </w:ins>
      <w:ins w:id="1263" w:author="user" w:date="2017-10-08T23:05:12Z">
        <w:r>
          <w:rPr/>
          <w:instrText xml:space="preserve"> PAGEREF _Toc10060 </w:instrText>
        </w:r>
      </w:ins>
      <w:ins w:id="1264" w:author="user" w:date="2017-10-08T23:05:12Z">
        <w:r>
          <w:rPr/>
          <w:fldChar w:fldCharType="separate"/>
        </w:r>
      </w:ins>
      <w:ins w:id="1265" w:author="user" w:date="2017-10-08T23:05:13Z">
        <w:r>
          <w:rPr/>
          <w:t>34</w:t>
        </w:r>
      </w:ins>
      <w:ins w:id="1266" w:author="user" w:date="2017-10-08T23:05:12Z">
        <w:r>
          <w:rPr/>
          <w:fldChar w:fldCharType="end"/>
        </w:r>
      </w:ins>
      <w:ins w:id="1267" w:author="user" w:date="2017-10-08T23:05:12Z">
        <w:r>
          <w:rPr>
            <w:bCs/>
            <w:color w:val="000000"/>
            <w:lang w:val="zh-CN"/>
          </w:rPr>
          <w:fldChar w:fldCharType="end"/>
        </w:r>
      </w:ins>
    </w:p>
    <w:p>
      <w:pPr>
        <w:pStyle w:val="12"/>
        <w:tabs>
          <w:tab w:val="right" w:leader="dot" w:pos="8306"/>
        </w:tabs>
        <w:rPr>
          <w:ins w:id="1268" w:author="user" w:date="2017-10-08T23:05:12Z"/>
        </w:rPr>
      </w:pPr>
      <w:ins w:id="1269" w:author="user" w:date="2017-10-08T23:05:12Z">
        <w:r>
          <w:rPr>
            <w:bCs/>
            <w:color w:val="000000"/>
            <w:lang w:val="zh-CN"/>
          </w:rPr>
          <w:fldChar w:fldCharType="begin"/>
        </w:r>
      </w:ins>
      <w:ins w:id="1270" w:author="user" w:date="2017-10-08T23:05:12Z">
        <w:r>
          <w:rPr>
            <w:bCs/>
            <w:lang w:val="zh-CN"/>
          </w:rPr>
          <w:instrText xml:space="preserve"> HYPERLINK \l _Toc17754 </w:instrText>
        </w:r>
      </w:ins>
      <w:ins w:id="1271" w:author="user" w:date="2017-10-08T23:05:12Z">
        <w:r>
          <w:rPr>
            <w:bCs/>
            <w:lang w:val="zh-CN"/>
          </w:rPr>
          <w:fldChar w:fldCharType="separate"/>
        </w:r>
      </w:ins>
      <w:ins w:id="1272" w:author="user" w:date="2017-10-08T23:05:12Z">
        <w:r>
          <w:rPr>
            <w:rFonts w:hint="eastAsia"/>
          </w:rPr>
          <w:t xml:space="preserve">3.2 </w:t>
        </w:r>
      </w:ins>
      <w:ins w:id="1273" w:author="user" w:date="2017-10-08T23:05:12Z">
        <w:r>
          <w:rPr>
            <w:rFonts w:hint="eastAsia"/>
            <w:lang w:eastAsia="zh-CN"/>
          </w:rPr>
          <w:t>沃尔顿链项目</w:t>
        </w:r>
      </w:ins>
      <w:ins w:id="1274" w:author="user" w:date="2017-10-08T23:05:12Z">
        <w:r>
          <w:rPr>
            <w:rFonts w:hint="eastAsia"/>
          </w:rPr>
          <w:t>的投资价值</w:t>
        </w:r>
      </w:ins>
      <w:ins w:id="1275" w:author="user" w:date="2017-10-08T23:05:12Z">
        <w:r>
          <w:rPr/>
          <w:tab/>
        </w:r>
      </w:ins>
      <w:ins w:id="1276" w:author="user" w:date="2017-10-08T23:05:12Z">
        <w:r>
          <w:rPr/>
          <w:fldChar w:fldCharType="begin"/>
        </w:r>
      </w:ins>
      <w:ins w:id="1277" w:author="user" w:date="2017-10-08T23:05:12Z">
        <w:r>
          <w:rPr/>
          <w:instrText xml:space="preserve"> PAGEREF _Toc17754 </w:instrText>
        </w:r>
      </w:ins>
      <w:ins w:id="1278" w:author="user" w:date="2017-10-08T23:05:12Z">
        <w:r>
          <w:rPr/>
          <w:fldChar w:fldCharType="separate"/>
        </w:r>
      </w:ins>
      <w:ins w:id="1279" w:author="user" w:date="2017-10-08T23:05:13Z">
        <w:r>
          <w:rPr/>
          <w:t>36</w:t>
        </w:r>
      </w:ins>
      <w:ins w:id="1280" w:author="user" w:date="2017-10-08T23:05:12Z">
        <w:r>
          <w:rPr/>
          <w:fldChar w:fldCharType="end"/>
        </w:r>
      </w:ins>
      <w:ins w:id="1281" w:author="user" w:date="2017-10-08T23:05:12Z">
        <w:r>
          <w:rPr>
            <w:bCs/>
            <w:color w:val="000000"/>
            <w:lang w:val="zh-CN"/>
          </w:rPr>
          <w:fldChar w:fldCharType="end"/>
        </w:r>
      </w:ins>
    </w:p>
    <w:p>
      <w:pPr>
        <w:pStyle w:val="11"/>
        <w:tabs>
          <w:tab w:val="right" w:leader="dot" w:pos="8306"/>
        </w:tabs>
        <w:rPr>
          <w:ins w:id="1282" w:author="user" w:date="2017-10-08T23:05:12Z"/>
        </w:rPr>
      </w:pPr>
      <w:ins w:id="1283" w:author="user" w:date="2017-10-08T23:05:12Z">
        <w:r>
          <w:rPr>
            <w:bCs/>
            <w:color w:val="000000"/>
            <w:lang w:val="zh-CN"/>
          </w:rPr>
          <w:fldChar w:fldCharType="begin"/>
        </w:r>
      </w:ins>
      <w:ins w:id="1284" w:author="user" w:date="2017-10-08T23:05:12Z">
        <w:r>
          <w:rPr>
            <w:bCs/>
            <w:lang w:val="zh-CN"/>
          </w:rPr>
          <w:instrText xml:space="preserve"> HYPERLINK \l _Toc22064 </w:instrText>
        </w:r>
      </w:ins>
      <w:ins w:id="1285" w:author="user" w:date="2017-10-08T23:05:12Z">
        <w:r>
          <w:rPr>
            <w:bCs/>
            <w:lang w:val="zh-CN"/>
          </w:rPr>
          <w:fldChar w:fldCharType="separate"/>
        </w:r>
      </w:ins>
      <w:ins w:id="1286" w:author="user" w:date="2017-10-08T23:05:12Z">
        <w:r>
          <w:rPr>
            <w:rFonts w:hint="eastAsia"/>
          </w:rPr>
          <w:t>第四部分 项目基金会</w:t>
        </w:r>
      </w:ins>
      <w:ins w:id="1287" w:author="user" w:date="2017-10-08T23:05:12Z">
        <w:r>
          <w:rPr/>
          <w:tab/>
        </w:r>
      </w:ins>
      <w:ins w:id="1288" w:author="user" w:date="2017-10-08T23:05:12Z">
        <w:r>
          <w:rPr/>
          <w:fldChar w:fldCharType="begin"/>
        </w:r>
      </w:ins>
      <w:ins w:id="1289" w:author="user" w:date="2017-10-08T23:05:12Z">
        <w:r>
          <w:rPr/>
          <w:instrText xml:space="preserve"> PAGEREF _Toc22064 </w:instrText>
        </w:r>
      </w:ins>
      <w:ins w:id="1290" w:author="user" w:date="2017-10-08T23:05:12Z">
        <w:r>
          <w:rPr/>
          <w:fldChar w:fldCharType="separate"/>
        </w:r>
      </w:ins>
      <w:ins w:id="1291" w:author="user" w:date="2017-10-08T23:05:13Z">
        <w:r>
          <w:rPr/>
          <w:t>38</w:t>
        </w:r>
      </w:ins>
      <w:ins w:id="1292" w:author="user" w:date="2017-10-08T23:05:12Z">
        <w:r>
          <w:rPr/>
          <w:fldChar w:fldCharType="end"/>
        </w:r>
      </w:ins>
      <w:ins w:id="1293" w:author="user" w:date="2017-10-08T23:05:12Z">
        <w:r>
          <w:rPr>
            <w:bCs/>
            <w:color w:val="000000"/>
            <w:lang w:val="zh-CN"/>
          </w:rPr>
          <w:fldChar w:fldCharType="end"/>
        </w:r>
      </w:ins>
    </w:p>
    <w:p>
      <w:pPr>
        <w:pStyle w:val="11"/>
        <w:tabs>
          <w:tab w:val="right" w:leader="dot" w:pos="8306"/>
        </w:tabs>
        <w:rPr>
          <w:ins w:id="1294" w:author="user" w:date="2017-10-08T23:05:12Z"/>
        </w:rPr>
      </w:pPr>
      <w:ins w:id="1295" w:author="user" w:date="2017-10-08T23:05:12Z">
        <w:r>
          <w:rPr>
            <w:bCs/>
            <w:color w:val="000000"/>
            <w:lang w:val="zh-CN"/>
          </w:rPr>
          <w:fldChar w:fldCharType="begin"/>
        </w:r>
      </w:ins>
      <w:ins w:id="1296" w:author="user" w:date="2017-10-08T23:05:12Z">
        <w:r>
          <w:rPr>
            <w:bCs/>
            <w:lang w:val="zh-CN"/>
          </w:rPr>
          <w:instrText xml:space="preserve"> HYPERLINK \l _Toc10529 </w:instrText>
        </w:r>
      </w:ins>
      <w:ins w:id="1297" w:author="user" w:date="2017-10-08T23:05:12Z">
        <w:r>
          <w:rPr>
            <w:bCs/>
            <w:lang w:val="zh-CN"/>
          </w:rPr>
          <w:fldChar w:fldCharType="separate"/>
        </w:r>
      </w:ins>
      <w:ins w:id="1298" w:author="user" w:date="2017-10-08T23:05:12Z">
        <w:r>
          <w:rPr>
            <w:rFonts w:hint="eastAsia"/>
          </w:rPr>
          <w:t>第五部分 团队简介</w:t>
        </w:r>
      </w:ins>
      <w:ins w:id="1299" w:author="user" w:date="2017-10-08T23:05:12Z">
        <w:r>
          <w:rPr/>
          <w:tab/>
        </w:r>
      </w:ins>
      <w:ins w:id="1300" w:author="user" w:date="2017-10-08T23:05:12Z">
        <w:r>
          <w:rPr/>
          <w:fldChar w:fldCharType="begin"/>
        </w:r>
      </w:ins>
      <w:ins w:id="1301" w:author="user" w:date="2017-10-08T23:05:12Z">
        <w:r>
          <w:rPr/>
          <w:instrText xml:space="preserve"> PAGEREF _Toc10529 </w:instrText>
        </w:r>
      </w:ins>
      <w:ins w:id="1302" w:author="user" w:date="2017-10-08T23:05:12Z">
        <w:r>
          <w:rPr/>
          <w:fldChar w:fldCharType="separate"/>
        </w:r>
      </w:ins>
      <w:ins w:id="1303" w:author="user" w:date="2017-10-08T23:05:13Z">
        <w:r>
          <w:rPr/>
          <w:t>40</w:t>
        </w:r>
      </w:ins>
      <w:ins w:id="1304" w:author="user" w:date="2017-10-08T23:05:12Z">
        <w:r>
          <w:rPr/>
          <w:fldChar w:fldCharType="end"/>
        </w:r>
      </w:ins>
      <w:ins w:id="1305" w:author="user" w:date="2017-10-08T23:05:12Z">
        <w:r>
          <w:rPr>
            <w:bCs/>
            <w:color w:val="000000"/>
            <w:lang w:val="zh-CN"/>
          </w:rPr>
          <w:fldChar w:fldCharType="end"/>
        </w:r>
      </w:ins>
    </w:p>
    <w:p>
      <w:pPr>
        <w:pStyle w:val="12"/>
        <w:tabs>
          <w:tab w:val="right" w:leader="dot" w:pos="8306"/>
        </w:tabs>
        <w:rPr>
          <w:ins w:id="1306" w:author="user" w:date="2017-10-08T23:05:12Z"/>
        </w:rPr>
      </w:pPr>
      <w:ins w:id="1307" w:author="user" w:date="2017-10-08T23:05:12Z">
        <w:r>
          <w:rPr>
            <w:bCs/>
            <w:color w:val="000000"/>
            <w:lang w:val="zh-CN"/>
          </w:rPr>
          <w:fldChar w:fldCharType="begin"/>
        </w:r>
      </w:ins>
      <w:ins w:id="1308" w:author="user" w:date="2017-10-08T23:05:12Z">
        <w:r>
          <w:rPr>
            <w:bCs/>
            <w:lang w:val="zh-CN"/>
          </w:rPr>
          <w:instrText xml:space="preserve"> HYPERLINK \l _Toc3235 </w:instrText>
        </w:r>
      </w:ins>
      <w:ins w:id="1309" w:author="user" w:date="2017-10-08T23:05:12Z">
        <w:r>
          <w:rPr>
            <w:bCs/>
            <w:lang w:val="zh-CN"/>
          </w:rPr>
          <w:fldChar w:fldCharType="separate"/>
        </w:r>
      </w:ins>
      <w:ins w:id="1310" w:author="user" w:date="2017-10-08T23:05:12Z">
        <w:r>
          <w:rPr>
            <w:rFonts w:hint="eastAsia"/>
          </w:rPr>
          <w:t>5.1 发起人</w:t>
        </w:r>
      </w:ins>
      <w:ins w:id="1311" w:author="user" w:date="2017-10-08T23:05:12Z">
        <w:r>
          <w:rPr/>
          <w:tab/>
        </w:r>
      </w:ins>
      <w:ins w:id="1312" w:author="user" w:date="2017-10-08T23:05:12Z">
        <w:r>
          <w:rPr/>
          <w:fldChar w:fldCharType="begin"/>
        </w:r>
      </w:ins>
      <w:ins w:id="1313" w:author="user" w:date="2017-10-08T23:05:12Z">
        <w:r>
          <w:rPr/>
          <w:instrText xml:space="preserve"> PAGEREF _Toc3235 </w:instrText>
        </w:r>
      </w:ins>
      <w:ins w:id="1314" w:author="user" w:date="2017-10-08T23:05:12Z">
        <w:r>
          <w:rPr/>
          <w:fldChar w:fldCharType="separate"/>
        </w:r>
      </w:ins>
      <w:ins w:id="1315" w:author="user" w:date="2017-10-08T23:05:13Z">
        <w:r>
          <w:rPr/>
          <w:t>40</w:t>
        </w:r>
      </w:ins>
      <w:ins w:id="1316" w:author="user" w:date="2017-10-08T23:05:12Z">
        <w:r>
          <w:rPr/>
          <w:fldChar w:fldCharType="end"/>
        </w:r>
      </w:ins>
      <w:ins w:id="1317" w:author="user" w:date="2017-10-08T23:05:12Z">
        <w:r>
          <w:rPr>
            <w:bCs/>
            <w:color w:val="000000"/>
            <w:lang w:val="zh-CN"/>
          </w:rPr>
          <w:fldChar w:fldCharType="end"/>
        </w:r>
      </w:ins>
    </w:p>
    <w:p>
      <w:pPr>
        <w:pStyle w:val="12"/>
        <w:tabs>
          <w:tab w:val="right" w:leader="dot" w:pos="8306"/>
        </w:tabs>
        <w:rPr>
          <w:ins w:id="1318" w:author="user" w:date="2017-10-08T23:05:12Z"/>
        </w:rPr>
      </w:pPr>
      <w:ins w:id="1319" w:author="user" w:date="2017-10-08T23:05:12Z">
        <w:r>
          <w:rPr>
            <w:bCs/>
            <w:color w:val="000000"/>
            <w:lang w:val="zh-CN"/>
          </w:rPr>
          <w:fldChar w:fldCharType="begin"/>
        </w:r>
      </w:ins>
      <w:ins w:id="1320" w:author="user" w:date="2017-10-08T23:05:12Z">
        <w:r>
          <w:rPr>
            <w:bCs/>
            <w:lang w:val="zh-CN"/>
          </w:rPr>
          <w:instrText xml:space="preserve"> HYPERLINK \l _Toc18188 </w:instrText>
        </w:r>
      </w:ins>
      <w:ins w:id="1321" w:author="user" w:date="2017-10-08T23:05:12Z">
        <w:r>
          <w:rPr>
            <w:bCs/>
            <w:lang w:val="zh-CN"/>
          </w:rPr>
          <w:fldChar w:fldCharType="separate"/>
        </w:r>
      </w:ins>
      <w:ins w:id="1322" w:author="user" w:date="2017-10-08T23:05:12Z">
        <w:r>
          <w:rPr>
            <w:rFonts w:hint="eastAsia"/>
          </w:rPr>
          <w:t>5.2 高级顾问</w:t>
        </w:r>
      </w:ins>
      <w:ins w:id="1323" w:author="user" w:date="2017-10-08T23:05:12Z">
        <w:r>
          <w:rPr/>
          <w:tab/>
        </w:r>
      </w:ins>
      <w:ins w:id="1324" w:author="user" w:date="2017-10-08T23:05:12Z">
        <w:r>
          <w:rPr/>
          <w:fldChar w:fldCharType="begin"/>
        </w:r>
      </w:ins>
      <w:ins w:id="1325" w:author="user" w:date="2017-10-08T23:05:12Z">
        <w:r>
          <w:rPr/>
          <w:instrText xml:space="preserve"> PAGEREF _Toc18188 </w:instrText>
        </w:r>
      </w:ins>
      <w:ins w:id="1326" w:author="user" w:date="2017-10-08T23:05:12Z">
        <w:r>
          <w:rPr/>
          <w:fldChar w:fldCharType="separate"/>
        </w:r>
      </w:ins>
      <w:ins w:id="1327" w:author="user" w:date="2017-10-08T23:05:13Z">
        <w:r>
          <w:rPr/>
          <w:t>40</w:t>
        </w:r>
      </w:ins>
      <w:ins w:id="1328" w:author="user" w:date="2017-10-08T23:05:12Z">
        <w:r>
          <w:rPr/>
          <w:fldChar w:fldCharType="end"/>
        </w:r>
      </w:ins>
      <w:ins w:id="1329" w:author="user" w:date="2017-10-08T23:05:12Z">
        <w:r>
          <w:rPr>
            <w:bCs/>
            <w:color w:val="000000"/>
            <w:lang w:val="zh-CN"/>
          </w:rPr>
          <w:fldChar w:fldCharType="end"/>
        </w:r>
      </w:ins>
    </w:p>
    <w:p>
      <w:pPr>
        <w:pStyle w:val="12"/>
        <w:tabs>
          <w:tab w:val="right" w:leader="dot" w:pos="8306"/>
        </w:tabs>
        <w:rPr>
          <w:ins w:id="1330" w:author="user" w:date="2017-10-08T23:05:12Z"/>
        </w:rPr>
      </w:pPr>
      <w:ins w:id="1331" w:author="user" w:date="2017-10-08T23:05:12Z">
        <w:r>
          <w:rPr>
            <w:bCs/>
            <w:color w:val="000000"/>
            <w:lang w:val="zh-CN"/>
          </w:rPr>
          <w:fldChar w:fldCharType="begin"/>
        </w:r>
      </w:ins>
      <w:ins w:id="1332" w:author="user" w:date="2017-10-08T23:05:12Z">
        <w:r>
          <w:rPr>
            <w:bCs/>
            <w:lang w:val="zh-CN"/>
          </w:rPr>
          <w:instrText xml:space="preserve"> HYPERLINK \l _Toc15157 </w:instrText>
        </w:r>
      </w:ins>
      <w:ins w:id="1333" w:author="user" w:date="2017-10-08T23:05:12Z">
        <w:r>
          <w:rPr>
            <w:bCs/>
            <w:lang w:val="zh-CN"/>
          </w:rPr>
          <w:fldChar w:fldCharType="separate"/>
        </w:r>
      </w:ins>
      <w:ins w:id="1334" w:author="user" w:date="2017-10-08T23:05:12Z">
        <w:r>
          <w:rPr>
            <w:rFonts w:hint="eastAsia"/>
          </w:rPr>
          <w:t>5.3 首席专家</w:t>
        </w:r>
      </w:ins>
      <w:ins w:id="1335" w:author="user" w:date="2017-10-08T23:05:12Z">
        <w:r>
          <w:rPr/>
          <w:tab/>
        </w:r>
      </w:ins>
      <w:ins w:id="1336" w:author="user" w:date="2017-10-08T23:05:12Z">
        <w:r>
          <w:rPr/>
          <w:fldChar w:fldCharType="begin"/>
        </w:r>
      </w:ins>
      <w:ins w:id="1337" w:author="user" w:date="2017-10-08T23:05:12Z">
        <w:r>
          <w:rPr/>
          <w:instrText xml:space="preserve"> PAGEREF _Toc15157 </w:instrText>
        </w:r>
      </w:ins>
      <w:ins w:id="1338" w:author="user" w:date="2017-10-08T23:05:12Z">
        <w:r>
          <w:rPr/>
          <w:fldChar w:fldCharType="separate"/>
        </w:r>
      </w:ins>
      <w:ins w:id="1339" w:author="user" w:date="2017-10-08T23:05:13Z">
        <w:r>
          <w:rPr/>
          <w:t>40</w:t>
        </w:r>
      </w:ins>
      <w:ins w:id="1340" w:author="user" w:date="2017-10-08T23:05:12Z">
        <w:r>
          <w:rPr/>
          <w:fldChar w:fldCharType="end"/>
        </w:r>
      </w:ins>
      <w:ins w:id="1341" w:author="user" w:date="2017-10-08T23:05:12Z">
        <w:r>
          <w:rPr>
            <w:bCs/>
            <w:color w:val="000000"/>
            <w:lang w:val="zh-CN"/>
          </w:rPr>
          <w:fldChar w:fldCharType="end"/>
        </w:r>
      </w:ins>
    </w:p>
    <w:p>
      <w:pPr>
        <w:pStyle w:val="12"/>
        <w:tabs>
          <w:tab w:val="right" w:leader="dot" w:pos="8306"/>
        </w:tabs>
        <w:rPr>
          <w:ins w:id="1342" w:author="user" w:date="2017-10-08T23:05:12Z"/>
        </w:rPr>
      </w:pPr>
      <w:ins w:id="1343" w:author="user" w:date="2017-10-08T23:05:12Z">
        <w:r>
          <w:rPr>
            <w:bCs/>
            <w:color w:val="000000"/>
            <w:lang w:val="zh-CN"/>
          </w:rPr>
          <w:fldChar w:fldCharType="begin"/>
        </w:r>
      </w:ins>
      <w:ins w:id="1344" w:author="user" w:date="2017-10-08T23:05:12Z">
        <w:r>
          <w:rPr>
            <w:bCs/>
            <w:lang w:val="zh-CN"/>
          </w:rPr>
          <w:instrText xml:space="preserve"> HYPERLINK \l _Toc15871 </w:instrText>
        </w:r>
      </w:ins>
      <w:ins w:id="1345" w:author="user" w:date="2017-10-08T23:05:12Z">
        <w:r>
          <w:rPr>
            <w:bCs/>
            <w:lang w:val="zh-CN"/>
          </w:rPr>
          <w:fldChar w:fldCharType="separate"/>
        </w:r>
      </w:ins>
      <w:ins w:id="1346" w:author="user" w:date="2017-10-08T23:05:12Z">
        <w:r>
          <w:rPr>
            <w:rFonts w:hint="eastAsia"/>
          </w:rPr>
          <w:t>5.4</w:t>
        </w:r>
      </w:ins>
      <w:ins w:id="1347" w:author="user" w:date="2017-10-08T23:05:12Z">
        <w:r>
          <w:rPr/>
          <w:t xml:space="preserve"> </w:t>
        </w:r>
      </w:ins>
      <w:ins w:id="1348" w:author="user" w:date="2017-10-08T23:05:12Z">
        <w:r>
          <w:rPr>
            <w:rFonts w:hint="eastAsia"/>
          </w:rPr>
          <w:t>团队成员</w:t>
        </w:r>
      </w:ins>
      <w:ins w:id="1349" w:author="user" w:date="2017-10-08T23:05:12Z">
        <w:r>
          <w:rPr/>
          <w:tab/>
        </w:r>
      </w:ins>
      <w:ins w:id="1350" w:author="user" w:date="2017-10-08T23:05:12Z">
        <w:r>
          <w:rPr/>
          <w:fldChar w:fldCharType="begin"/>
        </w:r>
      </w:ins>
      <w:ins w:id="1351" w:author="user" w:date="2017-10-08T23:05:12Z">
        <w:r>
          <w:rPr/>
          <w:instrText xml:space="preserve"> PAGEREF _Toc15871 </w:instrText>
        </w:r>
      </w:ins>
      <w:ins w:id="1352" w:author="user" w:date="2017-10-08T23:05:12Z">
        <w:r>
          <w:rPr/>
          <w:fldChar w:fldCharType="separate"/>
        </w:r>
      </w:ins>
      <w:ins w:id="1353" w:author="user" w:date="2017-10-08T23:05:13Z">
        <w:r>
          <w:rPr/>
          <w:t>41</w:t>
        </w:r>
      </w:ins>
      <w:ins w:id="1354" w:author="user" w:date="2017-10-08T23:05:12Z">
        <w:r>
          <w:rPr/>
          <w:fldChar w:fldCharType="end"/>
        </w:r>
      </w:ins>
      <w:ins w:id="1355" w:author="user" w:date="2017-10-08T23:05:12Z">
        <w:r>
          <w:rPr>
            <w:bCs/>
            <w:color w:val="000000"/>
            <w:lang w:val="zh-CN"/>
          </w:rPr>
          <w:fldChar w:fldCharType="end"/>
        </w:r>
      </w:ins>
    </w:p>
    <w:p>
      <w:pPr>
        <w:pStyle w:val="7"/>
        <w:tabs>
          <w:tab w:val="right" w:leader="dot" w:pos="8306"/>
        </w:tabs>
        <w:rPr>
          <w:ins w:id="1356" w:author="user" w:date="2017-10-08T23:05:12Z"/>
        </w:rPr>
      </w:pPr>
      <w:ins w:id="1357" w:author="user" w:date="2017-10-08T23:05:12Z">
        <w:r>
          <w:rPr>
            <w:bCs/>
            <w:color w:val="000000"/>
            <w:lang w:val="zh-CN"/>
          </w:rPr>
          <w:fldChar w:fldCharType="begin"/>
        </w:r>
      </w:ins>
      <w:ins w:id="1358" w:author="user" w:date="2017-10-08T23:05:12Z">
        <w:r>
          <w:rPr>
            <w:bCs/>
            <w:lang w:val="zh-CN"/>
          </w:rPr>
          <w:instrText xml:space="preserve"> HYPERLINK \l _Toc31616 </w:instrText>
        </w:r>
      </w:ins>
      <w:ins w:id="1359" w:author="user" w:date="2017-10-08T23:05:12Z">
        <w:r>
          <w:rPr>
            <w:bCs/>
            <w:lang w:val="zh-CN"/>
          </w:rPr>
          <w:fldChar w:fldCharType="separate"/>
        </w:r>
      </w:ins>
      <w:ins w:id="1360" w:author="user" w:date="2017-10-08T23:05:12Z">
        <w:r>
          <w:rPr/>
          <w:tab/>
        </w:r>
      </w:ins>
      <w:ins w:id="1361" w:author="user" w:date="2017-10-08T23:05:12Z">
        <w:r>
          <w:rPr/>
          <w:fldChar w:fldCharType="begin"/>
        </w:r>
      </w:ins>
      <w:ins w:id="1362" w:author="user" w:date="2017-10-08T23:05:12Z">
        <w:r>
          <w:rPr/>
          <w:instrText xml:space="preserve"> PAGEREF _Toc31616 </w:instrText>
        </w:r>
      </w:ins>
      <w:ins w:id="1363" w:author="user" w:date="2017-10-08T23:05:12Z">
        <w:r>
          <w:rPr/>
          <w:fldChar w:fldCharType="separate"/>
        </w:r>
      </w:ins>
      <w:ins w:id="1364" w:author="user" w:date="2017-10-08T23:05:13Z">
        <w:r>
          <w:rPr/>
          <w:t>41</w:t>
        </w:r>
      </w:ins>
      <w:ins w:id="1365" w:author="user" w:date="2017-10-08T23:05:12Z">
        <w:r>
          <w:rPr/>
          <w:fldChar w:fldCharType="end"/>
        </w:r>
      </w:ins>
      <w:ins w:id="1366" w:author="user" w:date="2017-10-08T23:05:12Z">
        <w:r>
          <w:rPr>
            <w:bCs/>
            <w:color w:val="000000"/>
            <w:lang w:val="zh-CN"/>
          </w:rPr>
          <w:fldChar w:fldCharType="end"/>
        </w:r>
      </w:ins>
    </w:p>
    <w:p>
      <w:pPr>
        <w:pStyle w:val="7"/>
        <w:tabs>
          <w:tab w:val="right" w:leader="dot" w:pos="8306"/>
        </w:tabs>
        <w:rPr>
          <w:ins w:id="1367" w:author="user" w:date="2017-10-08T23:05:12Z"/>
        </w:rPr>
      </w:pPr>
      <w:ins w:id="1368" w:author="user" w:date="2017-10-08T23:05:12Z">
        <w:r>
          <w:rPr>
            <w:bCs/>
            <w:color w:val="000000"/>
            <w:lang w:val="zh-CN"/>
          </w:rPr>
          <w:fldChar w:fldCharType="begin"/>
        </w:r>
      </w:ins>
      <w:ins w:id="1369" w:author="user" w:date="2017-10-08T23:05:12Z">
        <w:r>
          <w:rPr>
            <w:bCs/>
            <w:lang w:val="zh-CN"/>
          </w:rPr>
          <w:instrText xml:space="preserve"> HYPERLINK \l _Toc1613 </w:instrText>
        </w:r>
      </w:ins>
      <w:ins w:id="1370" w:author="user" w:date="2017-10-08T23:05:12Z">
        <w:r>
          <w:rPr>
            <w:bCs/>
            <w:lang w:val="zh-CN"/>
          </w:rPr>
          <w:fldChar w:fldCharType="separate"/>
        </w:r>
      </w:ins>
      <w:ins w:id="1371" w:author="user" w:date="2017-10-08T23:05:12Z">
        <w:r>
          <w:rPr/>
          <w:tab/>
        </w:r>
      </w:ins>
      <w:ins w:id="1372" w:author="user" w:date="2017-10-08T23:05:12Z">
        <w:r>
          <w:rPr/>
          <w:fldChar w:fldCharType="begin"/>
        </w:r>
      </w:ins>
      <w:ins w:id="1373" w:author="user" w:date="2017-10-08T23:05:12Z">
        <w:r>
          <w:rPr/>
          <w:instrText xml:space="preserve"> PAGEREF _Toc1613 </w:instrText>
        </w:r>
      </w:ins>
      <w:ins w:id="1374" w:author="user" w:date="2017-10-08T23:05:12Z">
        <w:r>
          <w:rPr/>
          <w:fldChar w:fldCharType="separate"/>
        </w:r>
      </w:ins>
      <w:ins w:id="1375" w:author="user" w:date="2017-10-08T23:05:13Z">
        <w:r>
          <w:rPr/>
          <w:t>43</w:t>
        </w:r>
      </w:ins>
      <w:ins w:id="1376" w:author="user" w:date="2017-10-08T23:05:12Z">
        <w:r>
          <w:rPr/>
          <w:fldChar w:fldCharType="end"/>
        </w:r>
      </w:ins>
      <w:ins w:id="1377" w:author="user" w:date="2017-10-08T23:05:12Z">
        <w:r>
          <w:rPr>
            <w:bCs/>
            <w:color w:val="000000"/>
            <w:lang w:val="zh-CN"/>
          </w:rPr>
          <w:fldChar w:fldCharType="end"/>
        </w:r>
      </w:ins>
    </w:p>
    <w:p>
      <w:pPr>
        <w:pStyle w:val="12"/>
        <w:tabs>
          <w:tab w:val="right" w:leader="dot" w:pos="8306"/>
        </w:tabs>
        <w:rPr>
          <w:ins w:id="1378" w:author="user" w:date="2017-10-08T23:05:12Z"/>
        </w:rPr>
      </w:pPr>
      <w:ins w:id="1379" w:author="user" w:date="2017-10-08T23:05:12Z">
        <w:r>
          <w:rPr>
            <w:bCs/>
            <w:color w:val="000000"/>
            <w:lang w:val="zh-CN"/>
          </w:rPr>
          <w:fldChar w:fldCharType="begin"/>
        </w:r>
      </w:ins>
      <w:ins w:id="1380" w:author="user" w:date="2017-10-08T23:05:12Z">
        <w:r>
          <w:rPr>
            <w:bCs/>
            <w:lang w:val="zh-CN"/>
          </w:rPr>
          <w:instrText xml:space="preserve"> HYPERLINK \l _Toc7466 </w:instrText>
        </w:r>
      </w:ins>
      <w:ins w:id="1381" w:author="user" w:date="2017-10-08T23:05:12Z">
        <w:r>
          <w:rPr>
            <w:bCs/>
            <w:lang w:val="zh-CN"/>
          </w:rPr>
          <w:fldChar w:fldCharType="separate"/>
        </w:r>
      </w:ins>
      <w:ins w:id="1382" w:author="user" w:date="2017-10-08T23:05:12Z">
        <w:r>
          <w:rPr>
            <w:rFonts w:hint="eastAsia"/>
          </w:rPr>
          <w:t>5.5 天使投资人</w:t>
        </w:r>
      </w:ins>
      <w:ins w:id="1383" w:author="user" w:date="2017-10-08T23:05:12Z">
        <w:r>
          <w:rPr/>
          <w:tab/>
        </w:r>
      </w:ins>
      <w:ins w:id="1384" w:author="user" w:date="2017-10-08T23:05:12Z">
        <w:r>
          <w:rPr/>
          <w:fldChar w:fldCharType="begin"/>
        </w:r>
      </w:ins>
      <w:ins w:id="1385" w:author="user" w:date="2017-10-08T23:05:12Z">
        <w:r>
          <w:rPr/>
          <w:instrText xml:space="preserve"> PAGEREF _Toc7466 </w:instrText>
        </w:r>
      </w:ins>
      <w:ins w:id="1386" w:author="user" w:date="2017-10-08T23:05:12Z">
        <w:r>
          <w:rPr/>
          <w:fldChar w:fldCharType="separate"/>
        </w:r>
      </w:ins>
      <w:ins w:id="1387" w:author="user" w:date="2017-10-08T23:05:13Z">
        <w:r>
          <w:rPr/>
          <w:t>43</w:t>
        </w:r>
      </w:ins>
      <w:ins w:id="1388" w:author="user" w:date="2017-10-08T23:05:12Z">
        <w:r>
          <w:rPr/>
          <w:fldChar w:fldCharType="end"/>
        </w:r>
      </w:ins>
      <w:ins w:id="1389" w:author="user" w:date="2017-10-08T23:05:12Z">
        <w:r>
          <w:rPr>
            <w:bCs/>
            <w:color w:val="000000"/>
            <w:lang w:val="zh-CN"/>
          </w:rPr>
          <w:fldChar w:fldCharType="end"/>
        </w:r>
      </w:ins>
    </w:p>
    <w:p>
      <w:pPr>
        <w:pStyle w:val="12"/>
        <w:tabs>
          <w:tab w:val="right" w:leader="dot" w:pos="8306"/>
        </w:tabs>
        <w:rPr>
          <w:ins w:id="1390" w:author="user" w:date="2017-10-08T23:05:12Z"/>
        </w:rPr>
      </w:pPr>
      <w:ins w:id="1391" w:author="user" w:date="2017-10-08T23:05:12Z">
        <w:r>
          <w:rPr>
            <w:bCs/>
            <w:color w:val="000000"/>
            <w:lang w:val="zh-CN"/>
          </w:rPr>
          <w:fldChar w:fldCharType="begin"/>
        </w:r>
      </w:ins>
      <w:ins w:id="1392" w:author="user" w:date="2017-10-08T23:05:12Z">
        <w:r>
          <w:rPr>
            <w:bCs/>
            <w:lang w:val="zh-CN"/>
          </w:rPr>
          <w:instrText xml:space="preserve"> HYPERLINK \l _Toc28469 </w:instrText>
        </w:r>
      </w:ins>
      <w:ins w:id="1393" w:author="user" w:date="2017-10-08T23:05:12Z">
        <w:r>
          <w:rPr>
            <w:bCs/>
            <w:lang w:val="zh-CN"/>
          </w:rPr>
          <w:fldChar w:fldCharType="separate"/>
        </w:r>
      </w:ins>
      <w:ins w:id="1394" w:author="user" w:date="2017-10-08T23:05:12Z">
        <w:r>
          <w:rPr>
            <w:rFonts w:hint="eastAsia"/>
          </w:rPr>
          <w:t>5.6 顾问团队</w:t>
        </w:r>
      </w:ins>
      <w:ins w:id="1395" w:author="user" w:date="2017-10-08T23:05:12Z">
        <w:r>
          <w:rPr/>
          <w:tab/>
        </w:r>
      </w:ins>
      <w:ins w:id="1396" w:author="user" w:date="2017-10-08T23:05:12Z">
        <w:r>
          <w:rPr/>
          <w:fldChar w:fldCharType="begin"/>
        </w:r>
      </w:ins>
      <w:ins w:id="1397" w:author="user" w:date="2017-10-08T23:05:12Z">
        <w:r>
          <w:rPr/>
          <w:instrText xml:space="preserve"> PAGEREF _Toc28469 </w:instrText>
        </w:r>
      </w:ins>
      <w:ins w:id="1398" w:author="user" w:date="2017-10-08T23:05:12Z">
        <w:r>
          <w:rPr/>
          <w:fldChar w:fldCharType="separate"/>
        </w:r>
      </w:ins>
      <w:ins w:id="1399" w:author="user" w:date="2017-10-08T23:05:13Z">
        <w:r>
          <w:rPr/>
          <w:t>44</w:t>
        </w:r>
      </w:ins>
      <w:ins w:id="1400" w:author="user" w:date="2017-10-08T23:05:12Z">
        <w:r>
          <w:rPr/>
          <w:fldChar w:fldCharType="end"/>
        </w:r>
      </w:ins>
      <w:ins w:id="1401" w:author="user" w:date="2017-10-08T23:05:12Z">
        <w:r>
          <w:rPr>
            <w:bCs/>
            <w:color w:val="000000"/>
            <w:lang w:val="zh-CN"/>
          </w:rPr>
          <w:fldChar w:fldCharType="end"/>
        </w:r>
      </w:ins>
    </w:p>
    <w:p>
      <w:pPr>
        <w:pStyle w:val="11"/>
        <w:tabs>
          <w:tab w:val="right" w:leader="dot" w:pos="8306"/>
        </w:tabs>
        <w:rPr>
          <w:ins w:id="1402" w:author="user" w:date="2017-10-08T23:05:12Z"/>
        </w:rPr>
      </w:pPr>
      <w:ins w:id="1403" w:author="user" w:date="2017-10-08T23:05:12Z">
        <w:r>
          <w:rPr>
            <w:bCs/>
            <w:color w:val="000000"/>
            <w:lang w:val="zh-CN"/>
          </w:rPr>
          <w:fldChar w:fldCharType="begin"/>
        </w:r>
      </w:ins>
      <w:ins w:id="1404" w:author="user" w:date="2017-10-08T23:05:12Z">
        <w:r>
          <w:rPr>
            <w:bCs/>
            <w:lang w:val="zh-CN"/>
          </w:rPr>
          <w:instrText xml:space="preserve"> HYPERLINK \l _Toc16349 </w:instrText>
        </w:r>
      </w:ins>
      <w:ins w:id="1405" w:author="user" w:date="2017-10-08T23:05:12Z">
        <w:r>
          <w:rPr>
            <w:bCs/>
            <w:lang w:val="zh-CN"/>
          </w:rPr>
          <w:fldChar w:fldCharType="separate"/>
        </w:r>
      </w:ins>
      <w:ins w:id="1406" w:author="user" w:date="2017-10-08T23:05:12Z">
        <w:r>
          <w:rPr>
            <w:rFonts w:hint="eastAsia"/>
          </w:rPr>
          <w:t>第六部分 参考文献</w:t>
        </w:r>
      </w:ins>
      <w:ins w:id="1407" w:author="user" w:date="2017-10-08T23:05:12Z">
        <w:r>
          <w:rPr/>
          <w:tab/>
        </w:r>
      </w:ins>
      <w:ins w:id="1408" w:author="user" w:date="2017-10-08T23:05:12Z">
        <w:r>
          <w:rPr/>
          <w:fldChar w:fldCharType="begin"/>
        </w:r>
      </w:ins>
      <w:ins w:id="1409" w:author="user" w:date="2017-10-08T23:05:12Z">
        <w:r>
          <w:rPr/>
          <w:instrText xml:space="preserve"> PAGEREF _Toc16349 </w:instrText>
        </w:r>
      </w:ins>
      <w:ins w:id="1410" w:author="user" w:date="2017-10-08T23:05:12Z">
        <w:r>
          <w:rPr/>
          <w:fldChar w:fldCharType="separate"/>
        </w:r>
      </w:ins>
      <w:ins w:id="1411" w:author="user" w:date="2017-10-08T23:05:13Z">
        <w:r>
          <w:rPr/>
          <w:t>46</w:t>
        </w:r>
      </w:ins>
      <w:ins w:id="1412" w:author="user" w:date="2017-10-08T23:05:12Z">
        <w:r>
          <w:rPr/>
          <w:fldChar w:fldCharType="end"/>
        </w:r>
      </w:ins>
      <w:ins w:id="1413" w:author="user" w:date="2017-10-08T23:05:12Z">
        <w:r>
          <w:rPr>
            <w:bCs/>
            <w:color w:val="000000"/>
            <w:lang w:val="zh-CN"/>
          </w:rPr>
          <w:fldChar w:fldCharType="end"/>
        </w:r>
      </w:ins>
    </w:p>
    <w:p>
      <w:pPr>
        <w:pStyle w:val="11"/>
        <w:tabs>
          <w:tab w:val="right" w:leader="dot" w:pos="8306"/>
        </w:tabs>
        <w:rPr>
          <w:ins w:id="1414" w:author="user" w:date="2017-10-08T23:05:12Z"/>
        </w:rPr>
      </w:pPr>
      <w:ins w:id="1415" w:author="user" w:date="2017-10-08T23:05:12Z">
        <w:r>
          <w:rPr>
            <w:bCs/>
            <w:color w:val="000000"/>
            <w:lang w:val="zh-CN"/>
          </w:rPr>
          <w:fldChar w:fldCharType="begin"/>
        </w:r>
      </w:ins>
      <w:ins w:id="1416" w:author="user" w:date="2017-10-08T23:05:12Z">
        <w:r>
          <w:rPr>
            <w:bCs/>
            <w:lang w:val="zh-CN"/>
          </w:rPr>
          <w:instrText xml:space="preserve"> HYPERLINK \l _Toc6526 </w:instrText>
        </w:r>
      </w:ins>
      <w:ins w:id="1417" w:author="user" w:date="2017-10-08T23:05:12Z">
        <w:r>
          <w:rPr>
            <w:bCs/>
            <w:lang w:val="zh-CN"/>
          </w:rPr>
          <w:fldChar w:fldCharType="separate"/>
        </w:r>
      </w:ins>
      <w:ins w:id="1418" w:author="user" w:date="2017-10-08T23:05:12Z">
        <w:r>
          <w:rPr>
            <w:rFonts w:hint="eastAsia"/>
          </w:rPr>
          <w:t>附录A 文档修订记录</w:t>
        </w:r>
      </w:ins>
      <w:ins w:id="1419" w:author="user" w:date="2017-10-08T23:05:12Z">
        <w:r>
          <w:rPr/>
          <w:tab/>
        </w:r>
      </w:ins>
      <w:ins w:id="1420" w:author="user" w:date="2017-10-08T23:05:12Z">
        <w:r>
          <w:rPr/>
          <w:fldChar w:fldCharType="begin"/>
        </w:r>
      </w:ins>
      <w:ins w:id="1421" w:author="user" w:date="2017-10-08T23:05:12Z">
        <w:r>
          <w:rPr/>
          <w:instrText xml:space="preserve"> PAGEREF _Toc6526 </w:instrText>
        </w:r>
      </w:ins>
      <w:ins w:id="1422" w:author="user" w:date="2017-10-08T23:05:12Z">
        <w:r>
          <w:rPr/>
          <w:fldChar w:fldCharType="separate"/>
        </w:r>
      </w:ins>
      <w:ins w:id="1423" w:author="user" w:date="2017-10-08T23:05:13Z">
        <w:r>
          <w:rPr/>
          <w:t>48</w:t>
        </w:r>
      </w:ins>
      <w:ins w:id="1424" w:author="user" w:date="2017-10-08T23:05:12Z">
        <w:r>
          <w:rPr/>
          <w:fldChar w:fldCharType="end"/>
        </w:r>
      </w:ins>
      <w:ins w:id="1425" w:author="user" w:date="2017-10-08T23:05:12Z">
        <w:r>
          <w:rPr>
            <w:bCs/>
            <w:color w:val="000000"/>
            <w:lang w:val="zh-CN"/>
          </w:rPr>
          <w:fldChar w:fldCharType="end"/>
        </w:r>
      </w:ins>
    </w:p>
    <w:p>
      <w:pPr>
        <w:rPr>
          <w:b/>
          <w:bCs/>
          <w:color w:val="000000"/>
          <w:lang w:val="zh-CN"/>
        </w:rPr>
        <w:sectPr>
          <w:headerReference r:id="rId5" w:type="first"/>
          <w:headerReference r:id="rId3" w:type="default"/>
          <w:footerReference r:id="rId6" w:type="default"/>
          <w:headerReference r:id="rId4" w:type="even"/>
          <w:pgSz w:w="11906" w:h="16838"/>
          <w:pgMar w:top="1440" w:right="1800" w:bottom="1440" w:left="1800" w:header="851" w:footer="992" w:gutter="0"/>
          <w:pgNumType w:start="1"/>
          <w:cols w:space="720" w:num="1"/>
          <w:titlePg/>
          <w:docGrid w:type="lines" w:linePitch="312" w:charSpace="0"/>
        </w:sectPr>
      </w:pPr>
      <w:r>
        <w:rPr>
          <w:b/>
          <w:bCs/>
          <w:color w:val="000000"/>
          <w:lang w:val="zh-CN"/>
        </w:rPr>
        <w:fldChar w:fldCharType="end"/>
      </w:r>
      <w:bookmarkEnd w:id="928"/>
    </w:p>
    <w:p>
      <w:pPr>
        <w:pStyle w:val="2"/>
        <w:jc w:val="center"/>
        <w:rPr>
          <w:rFonts w:ascii="宋体" w:hAnsi="宋体" w:cs="宋体"/>
          <w:color w:val="000000"/>
          <w:sz w:val="28"/>
          <w:szCs w:val="28"/>
        </w:rPr>
      </w:pPr>
      <w:bookmarkStart w:id="31" w:name="_Toc31924"/>
      <w:bookmarkStart w:id="32" w:name="_Toc484560850"/>
      <w:bookmarkStart w:id="33" w:name="_Toc8303"/>
      <w:bookmarkStart w:id="34" w:name="_Toc14956"/>
      <w:bookmarkStart w:id="35" w:name="_Toc730"/>
      <w:bookmarkStart w:id="36" w:name="_Toc19084"/>
      <w:bookmarkStart w:id="37" w:name="_Toc22403"/>
      <w:bookmarkStart w:id="38" w:name="_Toc16254"/>
      <w:bookmarkStart w:id="39" w:name="_Toc24365"/>
      <w:bookmarkStart w:id="40" w:name="_Toc28003"/>
      <w:bookmarkStart w:id="41" w:name="_Toc23971"/>
      <w:bookmarkStart w:id="42" w:name="_Toc4390"/>
      <w:bookmarkStart w:id="43" w:name="_Toc27208"/>
      <w:bookmarkStart w:id="44" w:name="_Toc12197"/>
      <w:bookmarkStart w:id="45" w:name="_Toc486227241"/>
      <w:bookmarkStart w:id="46" w:name="_Toc5274"/>
      <w:r>
        <w:rPr>
          <w:rFonts w:hint="eastAsia"/>
          <w:color w:val="000000"/>
        </w:rPr>
        <w:t>第一部分 开篇</w:t>
      </w:r>
      <w:bookmarkEnd w:id="31"/>
      <w:bookmarkEnd w:id="32"/>
      <w:bookmarkEnd w:id="33"/>
      <w:bookmarkEnd w:id="34"/>
      <w:bookmarkEnd w:id="35"/>
      <w:bookmarkEnd w:id="36"/>
      <w:bookmarkEnd w:id="37"/>
      <w:r>
        <w:rPr>
          <w:rFonts w:hint="eastAsia"/>
          <w:color w:val="000000"/>
        </w:rPr>
        <w:t>——价值物联网概念</w:t>
      </w:r>
      <w:bookmarkEnd w:id="38"/>
      <w:bookmarkEnd w:id="39"/>
      <w:bookmarkEnd w:id="40"/>
      <w:bookmarkEnd w:id="41"/>
      <w:bookmarkEnd w:id="42"/>
      <w:bookmarkEnd w:id="43"/>
      <w:bookmarkEnd w:id="44"/>
      <w:bookmarkEnd w:id="45"/>
      <w:bookmarkEnd w:id="46"/>
    </w:p>
    <w:p>
      <w:pPr>
        <w:pStyle w:val="3"/>
      </w:pPr>
      <w:bookmarkStart w:id="47" w:name="_Toc4367"/>
      <w:bookmarkStart w:id="48" w:name="_Toc486227242"/>
      <w:bookmarkStart w:id="49" w:name="_Toc6677"/>
      <w:bookmarkStart w:id="50" w:name="_Toc27303"/>
      <w:bookmarkStart w:id="51" w:name="_Toc16465"/>
      <w:bookmarkStart w:id="52" w:name="_Toc27560"/>
      <w:bookmarkStart w:id="53" w:name="_Toc28191"/>
      <w:bookmarkStart w:id="54" w:name="_Toc15310"/>
      <w:bookmarkStart w:id="55" w:name="_Toc7139"/>
      <w:r>
        <w:rPr>
          <w:rFonts w:hint="eastAsia"/>
        </w:rPr>
        <w:t>1.1互联网技术革新必然趋势：价值物联网</w:t>
      </w:r>
      <w:bookmarkEnd w:id="47"/>
      <w:bookmarkEnd w:id="48"/>
      <w:bookmarkEnd w:id="49"/>
      <w:bookmarkEnd w:id="50"/>
      <w:bookmarkEnd w:id="51"/>
      <w:bookmarkEnd w:id="52"/>
      <w:bookmarkEnd w:id="53"/>
      <w:bookmarkEnd w:id="54"/>
      <w:bookmarkEnd w:id="55"/>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我们所处的时代，是新技术引领社会变革的时代。在信息互联网时代，人们的协作和交流突破了时间和空间的限制，世界成为一个整体互动平台。</w:t>
      </w:r>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近几年，互联网发展进入“互联网</w:t>
      </w:r>
      <w:r>
        <w:rPr>
          <w:rFonts w:ascii="宋体" w:hAnsi="宋体" w:cs="宋体"/>
          <w:b/>
          <w:bCs/>
          <w:color w:val="000000"/>
          <w:sz w:val="24"/>
          <w:szCs w:val="24"/>
        </w:rPr>
        <w:t>+”的新业态，这一阶段是知识社会创新2.0推动下的“互联网+各个传统行业”的经济社会发展新形态，为各行各业的改革、创新、发展提供了广阔的网络平台。</w:t>
      </w:r>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当前，信息化时代进入空前的重要发展阶段，互联网能够实现“物物相连”，这一阶段被称为继计算机、互联网之后世界信息产业发展的第三次浪潮：物联网时代。物联网技术包含两层含义：其一，物联网的核心和基础仍然是互联网，是在互联网基础上的延伸和扩展的网络；其二，其用户端延伸和扩展到了任何物品与物品之间，进行信息交换和通信，也就是物物相息。</w:t>
      </w:r>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然而，从互联网，到“互联网</w:t>
      </w:r>
      <w:r>
        <w:rPr>
          <w:rFonts w:ascii="宋体" w:hAnsi="宋体" w:cs="宋体"/>
          <w:b/>
          <w:bCs/>
          <w:color w:val="000000"/>
          <w:sz w:val="24"/>
          <w:szCs w:val="24"/>
        </w:rPr>
        <w:t>+”，再到物联网，所有阶段都未能解决信息传播的局域化问题（中心化）。在当前中心化构架下的物联网很难完成真正意义的自主协作和有效交易，因为这种协作和交易的相关方往往是属于不同的利益主体，具有复杂和难以确定的信任关系。因此，目前的物联网设备的协作和交易只能够在同一信任域下进行；即，协作和交易的设备必须由同一个物联网运营服务商提供或者进行授权验证，这大大降低了物联网应用的真正商业价值。</w:t>
      </w:r>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在这种情形下，我们提出“价值物联网”，重点将区块链技术引入物联网，解决物联网发展过程中所面临的中心化问题。区块链是一种去中心化的交易记录存储技术，它基于密码学原理，凭借分布式点对点网络，实现有序交易记录的永久性存储，不可删除和篡改，公开并且可溯源，因此它被公认为迎接上述挑战的不二选择。在区块链的生态，人们不需要事先建立信任，便可以安全的进行交易，因为每一笔交易都记录在区块链的“公共帐本”上，有据可查，它能完美解决互联网虚拟世界的信任和权益问题。价值物联网的必然趋势如图</w:t>
      </w:r>
      <w:r>
        <w:rPr>
          <w:rFonts w:ascii="宋体" w:hAnsi="宋体" w:cs="宋体"/>
          <w:b/>
          <w:bCs/>
          <w:color w:val="000000"/>
          <w:sz w:val="24"/>
          <w:szCs w:val="24"/>
        </w:rPr>
        <w:t>1.1所示。</w:t>
      </w:r>
    </w:p>
    <w:p>
      <w:pPr>
        <w:jc w:val="center"/>
        <w:rPr>
          <w:rFonts w:ascii="宋体" w:hAnsi="宋体" w:cs="宋体"/>
          <w:b/>
          <w:bCs/>
          <w:color w:val="000000"/>
          <w:sz w:val="24"/>
          <w:szCs w:val="24"/>
        </w:rPr>
      </w:pPr>
      <w:r>
        <w:rPr>
          <w:rFonts w:ascii="宋体" w:hAnsi="宋体" w:cs="宋体"/>
          <w:b/>
          <w:bCs/>
          <w:color w:val="000000"/>
          <w:sz w:val="24"/>
          <w:szCs w:val="24"/>
        </w:rPr>
        <w:drawing>
          <wp:inline distT="0" distB="0" distL="114300" distR="114300">
            <wp:extent cx="3263900" cy="3065145"/>
            <wp:effectExtent l="19050" t="0" r="0" b="0"/>
            <wp:docPr id="4" name="图片 4" descr="少时诵诗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少时诵诗书"/>
                    <pic:cNvPicPr>
                      <a:picLocks noChangeAspect="1"/>
                    </pic:cNvPicPr>
                  </pic:nvPicPr>
                  <pic:blipFill>
                    <a:blip r:embed="rId13" cstate="print">
                      <a:clrChange>
                        <a:clrFrom>
                          <a:srgbClr val="FFFFFF"/>
                        </a:clrFrom>
                        <a:clrTo>
                          <a:srgbClr val="FFFFFF">
                            <a:alpha val="0"/>
                          </a:srgbClr>
                        </a:clrTo>
                      </a:clrChange>
                    </a:blip>
                    <a:stretch>
                      <a:fillRect/>
                    </a:stretch>
                  </pic:blipFill>
                  <pic:spPr>
                    <a:xfrm>
                      <a:off x="0" y="0"/>
                      <a:ext cx="3263900" cy="3065145"/>
                    </a:xfrm>
                    <a:prstGeom prst="rect">
                      <a:avLst/>
                    </a:prstGeom>
                  </pic:spPr>
                </pic:pic>
              </a:graphicData>
            </a:graphic>
          </wp:inline>
        </w:drawing>
      </w:r>
    </w:p>
    <w:p>
      <w:pPr>
        <w:jc w:val="center"/>
        <w:rPr>
          <w:rFonts w:ascii="微软雅黑" w:hAnsi="微软雅黑" w:eastAsia="微软雅黑" w:cs="微软雅黑"/>
          <w:b/>
          <w:bCs/>
          <w:color w:val="000000"/>
          <w:kern w:val="2"/>
          <w:sz w:val="24"/>
          <w:szCs w:val="24"/>
        </w:rPr>
      </w:pPr>
      <w:r>
        <w:rPr>
          <w:rFonts w:hint="eastAsia"/>
          <w:b/>
          <w:bCs/>
          <w:color w:val="000000"/>
        </w:rPr>
        <w:t>图</w:t>
      </w:r>
      <w:r>
        <w:rPr>
          <w:b/>
          <w:bCs/>
          <w:color w:val="000000"/>
        </w:rPr>
        <w:t xml:space="preserve">1.1   </w:t>
      </w:r>
      <w:r>
        <w:rPr>
          <w:rFonts w:hint="eastAsia"/>
          <w:b/>
          <w:bCs/>
          <w:color w:val="000000"/>
        </w:rPr>
        <w:t>价值物联网的必然趋势</w:t>
      </w:r>
    </w:p>
    <w:p>
      <w:pPr>
        <w:pStyle w:val="3"/>
      </w:pPr>
      <w:bookmarkStart w:id="56" w:name="_Toc29548"/>
      <w:bookmarkStart w:id="57" w:name="_Toc486227243"/>
      <w:bookmarkStart w:id="58" w:name="_Toc28785"/>
      <w:bookmarkStart w:id="59" w:name="_Toc24053"/>
      <w:bookmarkStart w:id="60" w:name="_Toc18902"/>
      <w:bookmarkStart w:id="61" w:name="_Toc25989"/>
      <w:bookmarkStart w:id="62" w:name="_Toc27828"/>
      <w:bookmarkStart w:id="63" w:name="_Toc20270"/>
      <w:bookmarkStart w:id="64" w:name="_Toc15518"/>
      <w:r>
        <w:rPr>
          <w:rFonts w:hint="eastAsia"/>
        </w:rPr>
        <w:t>1.2区块链技术发展趋势：应用领域急速扩张</w:t>
      </w:r>
      <w:bookmarkEnd w:id="56"/>
      <w:bookmarkEnd w:id="57"/>
      <w:bookmarkEnd w:id="58"/>
      <w:bookmarkEnd w:id="59"/>
      <w:bookmarkEnd w:id="60"/>
      <w:bookmarkEnd w:id="61"/>
      <w:bookmarkEnd w:id="62"/>
      <w:bookmarkEnd w:id="63"/>
      <w:bookmarkEnd w:id="64"/>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比特币自</w:t>
      </w:r>
      <w:r>
        <w:rPr>
          <w:rFonts w:ascii="宋体" w:hAnsi="宋体" w:cs="宋体"/>
          <w:b/>
          <w:bCs/>
          <w:color w:val="000000"/>
          <w:sz w:val="24"/>
          <w:szCs w:val="24"/>
        </w:rPr>
        <w:t>2009年出现并开始流通至今，总市值已超过300亿美元，成为区块链技术在数字货币领域的成功应用。以太坊紧接着引入智能合约，它能把复杂的合同规则以代码的方式编程到区块链，在达到约定条件时自动触发执行，为区块链的应用开拓了更广阔的领域；具有代表性的namecoin和datacoin把区块链的承载对象，从比特币时代的电子货币交易记录，</w:t>
      </w:r>
      <w:r>
        <w:rPr>
          <w:rFonts w:hint="eastAsia" w:ascii="宋体" w:hAnsi="宋体" w:cs="宋体"/>
          <w:b/>
          <w:bCs/>
          <w:color w:val="000000"/>
          <w:sz w:val="24"/>
          <w:szCs w:val="24"/>
        </w:rPr>
        <w:t>分别</w:t>
      </w:r>
      <w:r>
        <w:rPr>
          <w:rFonts w:ascii="宋体" w:hAnsi="宋体" w:cs="宋体"/>
          <w:b/>
          <w:bCs/>
          <w:color w:val="000000"/>
          <w:sz w:val="24"/>
          <w:szCs w:val="24"/>
        </w:rPr>
        <w:t>推广到了域名和用户数据等领域。</w:t>
      </w:r>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作为区块链分布式实现的有机组成部分，共识机制也经历了充分发展，先后产生了以下几个主要共识机制：</w:t>
      </w:r>
    </w:p>
    <w:p>
      <w:pPr>
        <w:ind w:firstLine="482" w:firstLineChars="200"/>
        <w:rPr>
          <w:rFonts w:ascii="宋体" w:hAnsi="宋体" w:cs="宋体"/>
          <w:b/>
          <w:bCs/>
          <w:color w:val="000000"/>
          <w:sz w:val="24"/>
          <w:szCs w:val="24"/>
        </w:rPr>
      </w:pPr>
      <w:r>
        <w:rPr>
          <w:rFonts w:ascii="宋体" w:hAnsi="宋体" w:cs="宋体"/>
          <w:b/>
          <w:bCs/>
          <w:color w:val="000000"/>
          <w:sz w:val="24"/>
          <w:szCs w:val="24"/>
        </w:rPr>
        <w:t>POW：Proof of Work，即工作量证明共识机制，亦称挖矿机制。比特币首先采用了POW机制来主导Block生成，节点通过不断的尝试计算每个Block帐本内容对应的Block Hash值，使之满足特定的条件，即由N个零作为前导。这将增加生成Block的难度，使迅速生成更长的恶意支链替换正确支链的危险性大大降低，但同时也造成了大量矿机运算资源的浪费。</w:t>
      </w:r>
    </w:p>
    <w:p>
      <w:pPr>
        <w:ind w:firstLine="482" w:firstLineChars="200"/>
        <w:rPr>
          <w:rFonts w:ascii="宋体" w:hAnsi="宋体" w:cs="宋体"/>
          <w:b/>
          <w:bCs/>
          <w:color w:val="000000"/>
          <w:sz w:val="24"/>
          <w:szCs w:val="24"/>
        </w:rPr>
      </w:pPr>
      <w:r>
        <w:rPr>
          <w:rFonts w:ascii="宋体" w:hAnsi="宋体" w:cs="宋体"/>
          <w:b/>
          <w:bCs/>
          <w:color w:val="000000"/>
          <w:sz w:val="24"/>
          <w:szCs w:val="24"/>
        </w:rPr>
        <w:t>POS：Proof of Stake，即股权证明共识机制。</w:t>
      </w:r>
      <w:r>
        <w:rPr>
          <w:rFonts w:hint="eastAsia" w:ascii="宋体" w:hAnsi="宋体" w:cs="宋体"/>
          <w:b/>
          <w:bCs/>
          <w:color w:val="000000"/>
          <w:sz w:val="24"/>
          <w:szCs w:val="24"/>
        </w:rPr>
        <w:t>这</w:t>
      </w:r>
      <w:r>
        <w:rPr>
          <w:rFonts w:ascii="宋体" w:hAnsi="宋体" w:cs="宋体"/>
          <w:b/>
          <w:bCs/>
          <w:color w:val="000000"/>
          <w:sz w:val="24"/>
          <w:szCs w:val="24"/>
        </w:rPr>
        <w:t>是POW的一种升级的共识机制，根据节点拥有代币的多少和持有代币的时间，来控制挖矿时间的长短；它可以有效的降低挖矿时间，但是仍然没有避免矿机运算资源浪费的问题。</w:t>
      </w:r>
    </w:p>
    <w:p>
      <w:pPr>
        <w:ind w:firstLine="482" w:firstLineChars="200"/>
        <w:rPr>
          <w:rFonts w:ascii="宋体" w:hAnsi="宋体" w:cs="宋体"/>
          <w:b/>
          <w:bCs/>
          <w:color w:val="000000"/>
          <w:sz w:val="24"/>
          <w:szCs w:val="24"/>
        </w:rPr>
      </w:pPr>
      <w:r>
        <w:rPr>
          <w:rFonts w:ascii="宋体" w:hAnsi="宋体" w:cs="宋体"/>
          <w:b/>
          <w:bCs/>
          <w:color w:val="000000"/>
          <w:sz w:val="24"/>
          <w:szCs w:val="24"/>
        </w:rPr>
        <w:t>DPOS：Delegated Proof of Stake，即委任权益证明共识机制，它的原理是代币通过投票选出一定数量的节点，为它们完成验证和记帐的工作，这种共识机制可以大大减少参与记帐和验证的节点数量，达到快速的共识验证，但是这种机制也需要依赖代币的存在，使某些不需要代币存在的应用受到限制。</w:t>
      </w:r>
    </w:p>
    <w:p>
      <w:pPr>
        <w:ind w:firstLine="482" w:firstLineChars="200"/>
        <w:rPr>
          <w:rFonts w:ascii="宋体" w:hAnsi="宋体" w:cs="宋体"/>
          <w:b/>
          <w:bCs/>
          <w:color w:val="000000"/>
          <w:sz w:val="24"/>
          <w:szCs w:val="24"/>
        </w:rPr>
      </w:pPr>
      <w:r>
        <w:rPr>
          <w:rFonts w:ascii="宋体" w:hAnsi="宋体" w:cs="宋体"/>
          <w:b/>
          <w:bCs/>
          <w:color w:val="000000"/>
          <w:sz w:val="24"/>
          <w:szCs w:val="24"/>
        </w:rPr>
        <w:t>PBFT：Practical Byzantine Fault Tolerance，即实用拜占庭容错算法共识机制。它是一种消息传递的一致性算法，通过三个阶段达成一致性，确定最终的区块产生，假如有3f+1个节点，这种算法机制决定了可以容忍f个错误节点的存在，而使一致性结果不受影响，这种机制可以脱离币的存在，共识节点可由参与方与监管方组成，2-5秒的共享延时也基本能满足商用要求。</w:t>
      </w:r>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各种共识机制在各自的业务场景和技术手段上都有自身的考虑和意义，相互之间有不同方面的改善和提升，又有不同方面的劣势，似乎没有最优的共识机制；实现各种共识机制的可插拔应用，能够根据具体的应用场景灵活选择合适的共识机制，最优化区块链的应用，才是打通更多应用领域的最佳途径。</w:t>
      </w:r>
    </w:p>
    <w:p>
      <w:pPr>
        <w:ind w:firstLine="482" w:firstLineChars="200"/>
        <w:rPr>
          <w:b/>
          <w:bCs/>
        </w:rPr>
      </w:pPr>
      <w:r>
        <w:rPr>
          <w:rFonts w:hint="eastAsia" w:ascii="宋体" w:hAnsi="宋体" w:cs="宋体"/>
          <w:b/>
          <w:bCs/>
          <w:color w:val="000000"/>
          <w:sz w:val="24"/>
          <w:szCs w:val="24"/>
        </w:rPr>
        <w:t>种种趋势表明，区块链技术正在数字货币、智能合约等越来越多的应用领域扩张，而在此之前出现的相关技术无法突破虚拟网络与现实世界的连接屏障。将区块链应用到物联网和智能系统，再凭借</w:t>
      </w:r>
      <w:r>
        <w:rPr>
          <w:rFonts w:ascii="宋体" w:hAnsi="宋体" w:cs="宋体"/>
          <w:b/>
          <w:bCs/>
          <w:color w:val="000000"/>
          <w:sz w:val="24"/>
          <w:szCs w:val="24"/>
        </w:rPr>
        <w:t>RFID技术将真实世界的物品标签、身份标签贯通到虚拟网络，将顺利构建这一连接，最终实现万物互联，开创价值物联网时代。</w:t>
      </w:r>
    </w:p>
    <w:p>
      <w:pPr>
        <w:pStyle w:val="3"/>
      </w:pPr>
      <w:bookmarkStart w:id="65" w:name="_Toc1714"/>
      <w:bookmarkStart w:id="66" w:name="_Toc24957"/>
      <w:bookmarkStart w:id="67" w:name="_Toc14102"/>
      <w:bookmarkStart w:id="68" w:name="_Toc21402"/>
      <w:bookmarkStart w:id="69" w:name="_Toc19933"/>
      <w:bookmarkStart w:id="70" w:name="_Toc486227244"/>
      <w:bookmarkStart w:id="71" w:name="_Toc20938"/>
      <w:bookmarkStart w:id="72" w:name="_Toc22432"/>
      <w:bookmarkStart w:id="73" w:name="_Toc26518"/>
      <w:r>
        <w:rPr>
          <w:rFonts w:hint="eastAsia"/>
        </w:rPr>
        <w:t>1.3技术准备已经完成，开创价值物联网时代</w:t>
      </w:r>
      <w:bookmarkEnd w:id="65"/>
      <w:bookmarkEnd w:id="66"/>
      <w:bookmarkEnd w:id="67"/>
      <w:bookmarkEnd w:id="68"/>
      <w:bookmarkEnd w:id="69"/>
      <w:bookmarkEnd w:id="70"/>
      <w:bookmarkEnd w:id="71"/>
      <w:bookmarkEnd w:id="72"/>
      <w:bookmarkEnd w:id="73"/>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传统的物联网（</w:t>
      </w:r>
      <w:r>
        <w:rPr>
          <w:rFonts w:ascii="宋体" w:hAnsi="宋体" w:cs="宋体"/>
          <w:b/>
          <w:bCs/>
          <w:color w:val="000000"/>
          <w:sz w:val="24"/>
          <w:szCs w:val="24"/>
        </w:rPr>
        <w:t>Internet of Things，简称IoT）是让所有能行使独立功能的普通物体实现互联互通的网络，它通过网络技术将传感器、控制器和客观实体连通起来，实现智能化管理和控制。例如通过射频识别（RFID）、红外感应器、全球定位系统、激光扫描器等信息传感设备，按约定的协议把任何物品与互联网连接起来，进行信息交换和通讯，以实现智能化识别、定位、跟踪、监控和管理。物联网作为互联网的延伸，进一步促进机器与机器、人与机器的连接，实现了数据在信息世界的</w:t>
      </w:r>
      <w:r>
        <w:rPr>
          <w:rFonts w:ascii="宋体" w:hAnsi="宋体" w:cs="宋体"/>
          <w:b/>
          <w:bCs/>
          <w:color w:val="000000" w:themeColor="text1"/>
          <w:sz w:val="24"/>
          <w:szCs w:val="24"/>
          <w14:textFill>
            <w14:solidFill>
              <w14:schemeClr w14:val="tx1"/>
            </w14:solidFill>
          </w14:textFill>
        </w:rPr>
        <w:t>全生命周期</w:t>
      </w:r>
      <w:r>
        <w:rPr>
          <w:rFonts w:ascii="宋体" w:hAnsi="宋体" w:cs="宋体"/>
          <w:b/>
          <w:bCs/>
          <w:color w:val="000000"/>
          <w:sz w:val="24"/>
          <w:szCs w:val="24"/>
        </w:rPr>
        <w:t>的流通管理。</w:t>
      </w:r>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随着技术的不断进步，物联网技术的发展和应用在最近几年取得了显著的成果，目前在世界范围内已经有数十亿个传感器和智能控制器投入使用，预计在未来几年这个数字还会成倍的增长。但是，物联网技术也面临着许多问题和挑战，比如传感器数据的采集缺乏标签身份认证，中心化存储的数据风险高，金融领域物联网应用的安防成本太高，这些问题有可能成为物联网在未来发展和应用的巨大障碍。而</w:t>
      </w:r>
      <w:r>
        <w:rPr>
          <w:rFonts w:ascii="宋体" w:hAnsi="宋体" w:cs="宋体"/>
          <w:b/>
          <w:bCs/>
          <w:color w:val="000000"/>
          <w:sz w:val="24"/>
          <w:szCs w:val="24"/>
        </w:rPr>
        <w:t>RFID技术和区块链技术引领的价值物联网，可以给这些问题提供解决方案。</w:t>
      </w:r>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价值物联网的技术实现，是通过以</w:t>
      </w:r>
      <w:r>
        <w:rPr>
          <w:rFonts w:ascii="宋体" w:hAnsi="宋体" w:cs="宋体"/>
          <w:b/>
          <w:bCs/>
          <w:color w:val="000000"/>
          <w:sz w:val="24"/>
          <w:szCs w:val="24"/>
        </w:rPr>
        <w:t>RFID芯片为核心构筑的底层硬件平台，将现实世界中的物品标签、事件标签、人物身体标签等实体标签与互联网的虚拟世界进行连通，并结合区块链技术这条传递价值、构造信任的纽带，实现真正意义上的万物互联。</w:t>
      </w:r>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由信息互联网、传统物联网向基于</w:t>
      </w:r>
      <w:r>
        <w:rPr>
          <w:rFonts w:ascii="宋体" w:hAnsi="宋体" w:cs="宋体"/>
          <w:b/>
          <w:bCs/>
          <w:color w:val="000000"/>
          <w:sz w:val="24"/>
          <w:szCs w:val="24"/>
        </w:rPr>
        <w:t>RFID技术和区块链技术的价值物联网转型，其发展速度可能会远远超过目前人们的普遍预期，当价值物联网真正实现万物互联互通的时候，RFID技术和区块链技术将得到更大的发挥。</w:t>
      </w:r>
      <w:bookmarkStart w:id="74" w:name="_Toc29425"/>
      <w:bookmarkStart w:id="75" w:name="_Toc5573"/>
      <w:bookmarkStart w:id="76" w:name="_Toc485064677"/>
      <w:bookmarkStart w:id="77" w:name="_Toc8193"/>
      <w:bookmarkStart w:id="78" w:name="_Toc19448"/>
      <w:bookmarkStart w:id="79" w:name="_Toc484560856"/>
      <w:bookmarkStart w:id="80" w:name="_Toc3336"/>
      <w:bookmarkStart w:id="81" w:name="_Toc10744"/>
      <w:bookmarkStart w:id="82" w:name="_Toc6763"/>
    </w:p>
    <w:p>
      <w:pPr>
        <w:pStyle w:val="2"/>
        <w:jc w:val="center"/>
        <w:rPr>
          <w:color w:val="000000"/>
        </w:rPr>
      </w:pPr>
      <w:bookmarkStart w:id="83" w:name="_Toc18940"/>
      <w:bookmarkStart w:id="84" w:name="_Toc12835"/>
      <w:bookmarkStart w:id="85" w:name="_Toc486227245"/>
      <w:bookmarkStart w:id="86" w:name="_Toc30891"/>
      <w:bookmarkStart w:id="87" w:name="_Toc21009"/>
      <w:bookmarkStart w:id="88" w:name="_Toc17067"/>
      <w:bookmarkStart w:id="89" w:name="_Toc30761"/>
      <w:bookmarkStart w:id="90" w:name="_Toc27746"/>
      <w:r>
        <w:rPr>
          <w:rFonts w:hint="eastAsia"/>
          <w:color w:val="000000"/>
        </w:rPr>
        <w:t>第二部分 征程——价值物联网的实现</w:t>
      </w:r>
      <w:bookmarkEnd w:id="74"/>
      <w:bookmarkEnd w:id="83"/>
      <w:bookmarkEnd w:id="84"/>
      <w:bookmarkEnd w:id="85"/>
      <w:bookmarkEnd w:id="86"/>
      <w:bookmarkEnd w:id="87"/>
      <w:bookmarkEnd w:id="88"/>
      <w:bookmarkEnd w:id="89"/>
      <w:bookmarkEnd w:id="90"/>
    </w:p>
    <w:bookmarkEnd w:id="75"/>
    <w:bookmarkEnd w:id="76"/>
    <w:bookmarkEnd w:id="77"/>
    <w:bookmarkEnd w:id="78"/>
    <w:bookmarkEnd w:id="79"/>
    <w:bookmarkEnd w:id="80"/>
    <w:bookmarkEnd w:id="81"/>
    <w:bookmarkEnd w:id="82"/>
    <w:p>
      <w:pPr>
        <w:pStyle w:val="3"/>
        <w:rPr>
          <w:color w:val="000000"/>
        </w:rPr>
      </w:pPr>
      <w:bookmarkStart w:id="91" w:name="_Toc7389"/>
      <w:bookmarkStart w:id="92" w:name="_Toc19104"/>
      <w:bookmarkStart w:id="93" w:name="_Toc29164"/>
      <w:bookmarkStart w:id="94" w:name="_Toc486227246"/>
      <w:bookmarkStart w:id="95" w:name="_Toc2464"/>
      <w:bookmarkStart w:id="96" w:name="_Toc20684"/>
      <w:bookmarkStart w:id="97" w:name="_Toc14095"/>
      <w:bookmarkStart w:id="98" w:name="_Toc5413"/>
      <w:bookmarkStart w:id="99" w:name="_Toc1364"/>
      <w:bookmarkStart w:id="100" w:name="_Toc32228"/>
      <w:bookmarkStart w:id="101" w:name="_Toc485064678"/>
      <w:bookmarkStart w:id="102" w:name="_Toc13276"/>
      <w:bookmarkStart w:id="103" w:name="_Toc27863"/>
      <w:bookmarkStart w:id="104" w:name="_Toc15490"/>
      <w:bookmarkStart w:id="105" w:name="_Toc20689"/>
      <w:bookmarkStart w:id="106" w:name="_Toc12230"/>
      <w:bookmarkStart w:id="107" w:name="_Toc484560857"/>
      <w:r>
        <w:rPr>
          <w:rFonts w:hint="eastAsia"/>
          <w:color w:val="000000"/>
        </w:rPr>
        <w:t>2.1 总体描述</w:t>
      </w:r>
      <w:bookmarkEnd w:id="91"/>
      <w:bookmarkEnd w:id="92"/>
      <w:bookmarkEnd w:id="93"/>
      <w:bookmarkEnd w:id="94"/>
      <w:bookmarkEnd w:id="95"/>
      <w:bookmarkEnd w:id="96"/>
      <w:bookmarkEnd w:id="97"/>
      <w:bookmarkEnd w:id="98"/>
      <w:bookmarkEnd w:id="99"/>
    </w:p>
    <w:p>
      <w:pPr>
        <w:ind w:firstLine="482" w:firstLineChars="200"/>
        <w:jc w:val="both"/>
        <w:rPr>
          <w:rStyle w:val="16"/>
          <w:rFonts w:ascii="宋体" w:hAnsi="宋体" w:cs="宋体"/>
          <w:b/>
          <w:bCs/>
          <w:color w:val="000000"/>
          <w:sz w:val="24"/>
          <w:szCs w:val="24"/>
          <w:u w:val="none"/>
        </w:rPr>
      </w:pPr>
      <w:r>
        <w:rPr>
          <w:rStyle w:val="16"/>
          <w:rFonts w:hint="eastAsia" w:ascii="宋体" w:hAnsi="宋体" w:cs="宋体"/>
          <w:b/>
          <w:bCs/>
          <w:color w:val="000000"/>
          <w:sz w:val="24"/>
          <w:szCs w:val="24"/>
          <w:u w:val="none"/>
        </w:rPr>
        <w:t>价值物联网的整体系统可分为硬件和软件两大部分。硬件部分包含</w:t>
      </w:r>
      <w:r>
        <w:rPr>
          <w:rStyle w:val="16"/>
          <w:rFonts w:ascii="宋体" w:hAnsi="宋体" w:cs="宋体"/>
          <w:b/>
          <w:bCs/>
          <w:color w:val="000000"/>
          <w:sz w:val="24"/>
          <w:szCs w:val="24"/>
          <w:u w:val="none"/>
        </w:rPr>
        <w:t>RFID标签芯片部分和RFID读写器芯片部分</w:t>
      </w:r>
      <w:r>
        <w:rPr>
          <w:rFonts w:hint="eastAsia" w:ascii="宋体" w:hAnsi="宋体" w:cs="宋体"/>
          <w:b/>
          <w:bCs/>
          <w:color w:val="000000"/>
          <w:sz w:val="24"/>
          <w:szCs w:val="24"/>
        </w:rPr>
        <w:t>，</w:t>
      </w:r>
      <w:r>
        <w:rPr>
          <w:rFonts w:ascii="宋体" w:hAnsi="宋体" w:cs="宋体"/>
          <w:b/>
          <w:bCs/>
          <w:color w:val="000000"/>
          <w:sz w:val="24"/>
          <w:szCs w:val="24"/>
        </w:rPr>
        <w:t>RFID标签作为所有资产上链的接口,读写器部分是所有资产上链的桥梁并可作为链上的一个节点；软件部分则包含沃尔顿链（Waltonchain）的软件系统、沃尔顿协议与</w:t>
      </w:r>
      <w:del w:id="1426" w:author="user" w:date="2017-10-07T11:26:07Z">
        <w:r>
          <w:rPr>
            <w:rFonts w:ascii="宋体" w:hAnsi="宋体" w:cs="宋体"/>
            <w:b/>
            <w:bCs/>
            <w:color w:val="000000"/>
            <w:sz w:val="24"/>
            <w:szCs w:val="24"/>
          </w:rPr>
          <w:delText>沃尔顿币</w:delText>
        </w:r>
      </w:del>
      <w:ins w:id="1427" w:author="user" w:date="2017-10-07T11:26:07Z">
        <w:r>
          <w:rPr>
            <w:rFonts w:hint="eastAsia" w:ascii="宋体" w:hAnsi="宋体" w:cs="宋体"/>
            <w:b/>
            <w:bCs/>
            <w:color w:val="000000"/>
            <w:sz w:val="24"/>
            <w:szCs w:val="24"/>
            <w:lang w:eastAsia="zh-CN"/>
          </w:rPr>
          <w:t>Waltoncoin</w:t>
        </w:r>
      </w:ins>
      <w:r>
        <w:rPr>
          <w:rFonts w:ascii="宋体" w:hAnsi="宋体" w:cs="宋体"/>
          <w:b/>
          <w:bCs/>
          <w:color w:val="000000"/>
          <w:sz w:val="24"/>
          <w:szCs w:val="24"/>
        </w:rPr>
        <w:t>。价值物联</w:t>
      </w:r>
      <w:r>
        <w:rPr>
          <w:rFonts w:hint="eastAsia" w:ascii="宋体" w:hAnsi="宋体" w:cs="宋体"/>
          <w:b/>
          <w:bCs/>
          <w:color w:val="000000"/>
          <w:sz w:val="24"/>
          <w:szCs w:val="24"/>
        </w:rPr>
        <w:t>网</w:t>
      </w:r>
      <w:r>
        <w:rPr>
          <w:rFonts w:ascii="宋体" w:hAnsi="宋体" w:cs="宋体"/>
          <w:b/>
          <w:bCs/>
          <w:color w:val="000000"/>
          <w:sz w:val="24"/>
          <w:szCs w:val="24"/>
        </w:rPr>
        <w:t>通过这种软硬结合的方式，可以真正实现万物上链，所有资产的数字化。</w:t>
      </w:r>
    </w:p>
    <w:p>
      <w:pPr>
        <w:pStyle w:val="3"/>
        <w:rPr>
          <w:color w:val="000000"/>
        </w:rPr>
      </w:pPr>
      <w:bookmarkStart w:id="108" w:name="_Toc12867"/>
      <w:bookmarkStart w:id="109" w:name="_Toc13573"/>
      <w:bookmarkStart w:id="110" w:name="_Toc20094"/>
      <w:bookmarkStart w:id="111" w:name="_Toc1949"/>
      <w:bookmarkStart w:id="112" w:name="_Toc14846"/>
      <w:bookmarkStart w:id="113" w:name="_Toc486227247"/>
      <w:bookmarkStart w:id="114" w:name="_Toc22485"/>
      <w:bookmarkStart w:id="115" w:name="_Toc32215"/>
      <w:bookmarkStart w:id="116" w:name="_Toc23341"/>
      <w:r>
        <w:rPr>
          <w:rFonts w:hint="eastAsia"/>
          <w:color w:val="000000"/>
        </w:rPr>
        <w:t>2.2 价值物联网的硬件</w:t>
      </w:r>
      <w:bookmarkEnd w:id="108"/>
      <w:bookmarkEnd w:id="109"/>
      <w:bookmarkEnd w:id="110"/>
      <w:bookmarkEnd w:id="111"/>
      <w:bookmarkEnd w:id="112"/>
      <w:bookmarkEnd w:id="113"/>
      <w:bookmarkEnd w:id="114"/>
      <w:bookmarkEnd w:id="115"/>
      <w:bookmarkEnd w:id="116"/>
    </w:p>
    <w:p>
      <w:pPr>
        <w:pStyle w:val="3"/>
        <w:rPr>
          <w:color w:val="000000"/>
        </w:rPr>
      </w:pPr>
      <w:bookmarkStart w:id="117" w:name="_Toc23916"/>
      <w:bookmarkStart w:id="118" w:name="_Toc20180"/>
      <w:bookmarkStart w:id="119" w:name="_Toc30445"/>
      <w:bookmarkStart w:id="120" w:name="_Toc30991"/>
      <w:bookmarkStart w:id="121" w:name="_Toc19658"/>
      <w:bookmarkStart w:id="122" w:name="_Toc486227248"/>
      <w:bookmarkStart w:id="123" w:name="_Toc3404"/>
      <w:bookmarkStart w:id="124" w:name="_Toc4730"/>
      <w:bookmarkStart w:id="125" w:name="_Toc29573"/>
      <w:r>
        <w:rPr>
          <w:rFonts w:hint="eastAsia"/>
          <w:color w:val="000000"/>
        </w:rPr>
        <w:t>2.2.1 什么是RFID</w:t>
      </w:r>
      <w:bookmarkEnd w:id="100"/>
      <w:bookmarkEnd w:id="101"/>
      <w:bookmarkEnd w:id="102"/>
      <w:bookmarkEnd w:id="103"/>
      <w:bookmarkEnd w:id="104"/>
      <w:bookmarkEnd w:id="105"/>
      <w:bookmarkEnd w:id="106"/>
      <w:bookmarkEnd w:id="107"/>
      <w:bookmarkEnd w:id="117"/>
      <w:bookmarkEnd w:id="118"/>
      <w:bookmarkEnd w:id="119"/>
      <w:bookmarkEnd w:id="120"/>
      <w:bookmarkEnd w:id="121"/>
      <w:bookmarkEnd w:id="122"/>
      <w:bookmarkEnd w:id="123"/>
      <w:bookmarkEnd w:id="124"/>
      <w:bookmarkEnd w:id="125"/>
    </w:p>
    <w:p>
      <w:pPr>
        <w:ind w:firstLine="420" w:firstLineChars="200"/>
        <w:jc w:val="both"/>
        <w:rPr>
          <w:rFonts w:ascii="宋体" w:hAnsi="宋体" w:cs="宋体"/>
          <w:b/>
          <w:bCs/>
          <w:color w:val="000000"/>
          <w:sz w:val="24"/>
          <w:szCs w:val="24"/>
        </w:rPr>
      </w:pPr>
      <w:r>
        <w:fldChar w:fldCharType="begin"/>
      </w:r>
      <w:r>
        <w:instrText xml:space="preserve"> HYPERLINK "http://baike.baidu.com/item/RFID" \t "http://baike.baidu.com/_blank" </w:instrText>
      </w:r>
      <w:r>
        <w:fldChar w:fldCharType="separate"/>
      </w:r>
      <w:r>
        <w:rPr>
          <w:rStyle w:val="16"/>
          <w:rFonts w:ascii="宋体" w:hAnsi="宋体" w:cs="宋体"/>
          <w:b/>
          <w:bCs/>
          <w:color w:val="000000"/>
          <w:sz w:val="24"/>
          <w:szCs w:val="24"/>
          <w:u w:val="none"/>
        </w:rPr>
        <w:t>RFID</w:t>
      </w:r>
      <w:r>
        <w:rPr>
          <w:rStyle w:val="16"/>
          <w:rFonts w:ascii="宋体" w:hAnsi="宋体" w:cs="宋体"/>
          <w:b/>
          <w:bCs/>
          <w:color w:val="000000"/>
          <w:sz w:val="24"/>
          <w:szCs w:val="24"/>
          <w:u w:val="none"/>
        </w:rPr>
        <w:fldChar w:fldCharType="end"/>
      </w:r>
      <w:r>
        <w:rPr>
          <w:rFonts w:hint="eastAsia" w:ascii="宋体" w:hAnsi="宋体" w:cs="宋体"/>
          <w:b/>
          <w:bCs/>
          <w:color w:val="000000"/>
          <w:sz w:val="24"/>
          <w:szCs w:val="24"/>
        </w:rPr>
        <w:t>（</w:t>
      </w:r>
      <w:r>
        <w:rPr>
          <w:rFonts w:ascii="宋体" w:hAnsi="宋体" w:cs="宋体"/>
          <w:b/>
          <w:bCs/>
          <w:color w:val="000000"/>
          <w:sz w:val="24"/>
          <w:szCs w:val="24"/>
        </w:rPr>
        <w:t>Radio Frequency Identification）是</w:t>
      </w:r>
      <w:r>
        <w:fldChar w:fldCharType="begin"/>
      </w:r>
      <w:r>
        <w:instrText xml:space="preserve"> HYPERLINK "http://baike.baidu.com/item/%E5%B0%84%E9%A2%91%E8%AF%86%E5%88%AB" \t "http://baike.baidu.com/_blank" </w:instrText>
      </w:r>
      <w:r>
        <w:fldChar w:fldCharType="separate"/>
      </w:r>
      <w:r>
        <w:rPr>
          <w:rStyle w:val="16"/>
          <w:rFonts w:hint="eastAsia" w:ascii="宋体" w:hAnsi="宋体" w:cs="宋体"/>
          <w:b/>
          <w:bCs/>
          <w:color w:val="000000"/>
          <w:sz w:val="24"/>
          <w:szCs w:val="24"/>
          <w:u w:val="none"/>
        </w:rPr>
        <w:t>射频识别</w:t>
      </w:r>
      <w:r>
        <w:rPr>
          <w:rStyle w:val="16"/>
          <w:rFonts w:ascii="宋体" w:hAnsi="宋体" w:cs="宋体"/>
          <w:b/>
          <w:bCs/>
          <w:color w:val="000000"/>
          <w:sz w:val="24"/>
          <w:szCs w:val="24"/>
          <w:u w:val="none"/>
        </w:rPr>
        <w:fldChar w:fldCharType="end"/>
      </w:r>
      <w:r>
        <w:rPr>
          <w:rFonts w:hint="eastAsia" w:ascii="宋体" w:hAnsi="宋体" w:cs="宋体"/>
          <w:b/>
          <w:bCs/>
          <w:color w:val="000000"/>
          <w:sz w:val="24"/>
          <w:szCs w:val="24"/>
        </w:rPr>
        <w:t>技术，又称</w:t>
      </w:r>
      <w:r>
        <w:fldChar w:fldCharType="begin"/>
      </w:r>
      <w:r>
        <w:instrText xml:space="preserve"> HYPERLINK "http://baike.baidu.com/item/%E6%97%A0%E7%BA%BF%E5%B0%84%E9%A2%91%E8%AF%86%E5%88%AB" \t "http://baike.baidu.com/_blank" </w:instrText>
      </w:r>
      <w:r>
        <w:fldChar w:fldCharType="separate"/>
      </w:r>
      <w:r>
        <w:rPr>
          <w:rStyle w:val="16"/>
          <w:rFonts w:hint="eastAsia" w:ascii="宋体" w:hAnsi="宋体" w:cs="宋体"/>
          <w:b/>
          <w:bCs/>
          <w:color w:val="000000"/>
          <w:sz w:val="24"/>
          <w:szCs w:val="24"/>
          <w:u w:val="none"/>
        </w:rPr>
        <w:t>无线射频识别</w:t>
      </w:r>
      <w:r>
        <w:rPr>
          <w:rStyle w:val="16"/>
          <w:rFonts w:hint="eastAsia" w:ascii="宋体" w:hAnsi="宋体" w:cs="宋体"/>
          <w:b/>
          <w:bCs/>
          <w:color w:val="000000"/>
          <w:sz w:val="24"/>
          <w:szCs w:val="24"/>
          <w:u w:val="none"/>
        </w:rPr>
        <w:fldChar w:fldCharType="end"/>
      </w:r>
      <w:r>
        <w:rPr>
          <w:rFonts w:hint="eastAsia" w:ascii="宋体" w:hAnsi="宋体" w:cs="宋体"/>
          <w:b/>
          <w:bCs/>
          <w:color w:val="000000"/>
          <w:sz w:val="24"/>
          <w:szCs w:val="24"/>
        </w:rPr>
        <w:t>，是一种</w:t>
      </w:r>
      <w:r>
        <w:fldChar w:fldCharType="begin"/>
      </w:r>
      <w:r>
        <w:instrText xml:space="preserve"> HYPERLINK "http://baike.baidu.com/item/%E9%80%9A%E4%BF%A1%E6%8A%80%E6%9C%AF/2865397" \t "http://baike.baidu.com/_blank" </w:instrText>
      </w:r>
      <w:r>
        <w:fldChar w:fldCharType="separate"/>
      </w:r>
      <w:r>
        <w:rPr>
          <w:rStyle w:val="16"/>
          <w:rFonts w:hint="eastAsia" w:ascii="宋体" w:hAnsi="宋体" w:cs="宋体"/>
          <w:b/>
          <w:bCs/>
          <w:color w:val="000000"/>
          <w:sz w:val="24"/>
          <w:szCs w:val="24"/>
          <w:u w:val="none"/>
        </w:rPr>
        <w:t>通信技术</w:t>
      </w:r>
      <w:r>
        <w:rPr>
          <w:rStyle w:val="16"/>
          <w:rFonts w:hint="eastAsia" w:ascii="宋体" w:hAnsi="宋体" w:cs="宋体"/>
          <w:b/>
          <w:bCs/>
          <w:color w:val="000000"/>
          <w:sz w:val="24"/>
          <w:szCs w:val="24"/>
          <w:u w:val="none"/>
        </w:rPr>
        <w:fldChar w:fldCharType="end"/>
      </w:r>
      <w:r>
        <w:rPr>
          <w:rFonts w:hint="eastAsia" w:ascii="宋体" w:hAnsi="宋体" w:cs="宋体"/>
          <w:b/>
          <w:bCs/>
          <w:color w:val="000000"/>
          <w:sz w:val="24"/>
          <w:szCs w:val="24"/>
        </w:rPr>
        <w:t>，可通过无线电讯号识别特定目标并读写相关数据，而无需识别系统与特定目标之间建立机械或光学接触。</w:t>
      </w:r>
      <w:r>
        <w:fldChar w:fldCharType="begin"/>
      </w:r>
      <w:r>
        <w:instrText xml:space="preserve"> HYPERLINK "http://baike.baidu.com/item/RFID%E8%AF%BB%E5%86%99%E5%99%A8" \t "http://baike.baidu.com/_blank" </w:instrText>
      </w:r>
      <w:r>
        <w:fldChar w:fldCharType="separate"/>
      </w:r>
      <w:r>
        <w:rPr>
          <w:rStyle w:val="16"/>
          <w:rFonts w:ascii="宋体" w:hAnsi="宋体" w:cs="宋体"/>
          <w:b/>
          <w:bCs/>
          <w:color w:val="000000"/>
          <w:sz w:val="24"/>
          <w:szCs w:val="24"/>
          <w:u w:val="none"/>
        </w:rPr>
        <w:t>RFID读写器</w:t>
      </w:r>
      <w:r>
        <w:rPr>
          <w:rStyle w:val="16"/>
          <w:rFonts w:ascii="宋体" w:hAnsi="宋体" w:cs="宋体"/>
          <w:b/>
          <w:bCs/>
          <w:color w:val="000000"/>
          <w:sz w:val="24"/>
          <w:szCs w:val="24"/>
          <w:u w:val="none"/>
        </w:rPr>
        <w:fldChar w:fldCharType="end"/>
      </w:r>
      <w:r>
        <w:rPr>
          <w:rFonts w:hint="eastAsia" w:ascii="宋体" w:hAnsi="宋体" w:cs="宋体"/>
          <w:b/>
          <w:bCs/>
          <w:color w:val="000000"/>
          <w:sz w:val="24"/>
          <w:szCs w:val="24"/>
        </w:rPr>
        <w:t>分为移动式和固定式，目前</w:t>
      </w:r>
      <w:r>
        <w:rPr>
          <w:rFonts w:ascii="宋体" w:hAnsi="宋体" w:cs="宋体"/>
          <w:b/>
          <w:bCs/>
          <w:color w:val="000000"/>
          <w:sz w:val="24"/>
          <w:szCs w:val="24"/>
        </w:rPr>
        <w:t>RFID技术应用很广，如：图书馆门禁系统、食品安全溯源等。</w:t>
      </w:r>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射频标签是产品电子代码（</w:t>
      </w:r>
      <w:r>
        <w:rPr>
          <w:rFonts w:ascii="宋体" w:hAnsi="宋体" w:cs="宋体"/>
          <w:b/>
          <w:bCs/>
          <w:color w:val="000000"/>
          <w:sz w:val="24"/>
          <w:szCs w:val="24"/>
        </w:rPr>
        <w:t>EPC）的物理载体，附着于可跟踪的物品上，可全球流通并对其进行识别和读写。RFID技术作为构建“物联网”的关键技术近年来受到人们的关注。RFID技术最早起源于英国，应用于第二次世界大战中辨别敌我飞机身份，20世纪60年代开始商用。RFID技术是一种自动识别技术，美国国防部规定2005年1月1日以后，所有军需物资都要使用RFID标签；美国食品与药品管理局（FDA）建议制药商从2006年起利用RFID跟踪易造假的药品。Walmart和Metro零售业应用RFID技术等一系列行动更是推动了RFID在全世界的应用热潮。2000年时，每个RFID标签的价格是1美元。许多研究者认为RFID标签非常昂贵，只有降低成本才能大规模应用。2005年时，每个RFID标签的价格是12美分左右，现在超高频RFID的价格是10美分左右。RFID要大规模应用，一方面是要降低RFID标签价格，另一方面要看应用RFID之后能否带来增值服务。欧盟统计办公室的统计数据表明：2010年，欧盟有3%的公司应用RFID技术，应用分布在身份证件和门禁控制、供应链和库存跟踪、汽车收费、防盗、生产控制、资产管理。2010年以来，由于经济形势的好转和</w:t>
      </w:r>
      <w:r>
        <w:fldChar w:fldCharType="begin"/>
      </w:r>
      <w:r>
        <w:instrText xml:space="preserve"> HYPERLINK "http://baike.baidu.com/item/%E7%89%A9%E8%81%94%E7%BD%91" \t "http://baike.baidu.com/_blank" </w:instrText>
      </w:r>
      <w:r>
        <w:fldChar w:fldCharType="separate"/>
      </w:r>
      <w:r>
        <w:rPr>
          <w:rStyle w:val="16"/>
          <w:rFonts w:hint="eastAsia" w:ascii="宋体" w:hAnsi="宋体" w:cs="宋体"/>
          <w:b/>
          <w:bCs/>
          <w:color w:val="000000"/>
          <w:sz w:val="24"/>
          <w:szCs w:val="24"/>
          <w:u w:val="none"/>
        </w:rPr>
        <w:t>物联网</w:t>
      </w:r>
      <w:r>
        <w:rPr>
          <w:rStyle w:val="16"/>
          <w:rFonts w:ascii="宋体" w:hAnsi="宋体" w:cs="宋体"/>
          <w:b/>
          <w:bCs/>
          <w:color w:val="000000"/>
          <w:sz w:val="24"/>
          <w:szCs w:val="24"/>
          <w:u w:val="none"/>
        </w:rPr>
        <w:fldChar w:fldCharType="end"/>
      </w:r>
      <w:r>
        <w:rPr>
          <w:rFonts w:hint="eastAsia" w:ascii="宋体" w:hAnsi="宋体" w:cs="宋体"/>
          <w:b/>
          <w:bCs/>
          <w:color w:val="000000"/>
          <w:sz w:val="24"/>
          <w:szCs w:val="24"/>
        </w:rPr>
        <w:t>产业发展等利好因素推动，全球</w:t>
      </w:r>
      <w:r>
        <w:rPr>
          <w:rFonts w:ascii="宋体" w:hAnsi="宋体" w:cs="宋体"/>
          <w:b/>
          <w:bCs/>
          <w:color w:val="000000"/>
          <w:sz w:val="24"/>
          <w:szCs w:val="24"/>
        </w:rPr>
        <w:t>RFID市场也持续升温，并呈现持续上升趋势，RFID的应用领域越来越多，人们对RFID产业发展的期待也越来越高。RFID技术正处于迅速成熟的时期，许多国家都将RFID作为一项重要产业予以积极推动。</w:t>
      </w:r>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近两年来，虽然无源超高频电子标签价格下降很快，但是从</w:t>
      </w:r>
      <w:r>
        <w:rPr>
          <w:rFonts w:ascii="宋体" w:hAnsi="宋体" w:cs="宋体"/>
          <w:b/>
          <w:bCs/>
          <w:color w:val="000000"/>
          <w:sz w:val="24"/>
          <w:szCs w:val="24"/>
        </w:rPr>
        <w:t>RFID芯片以及包含</w:t>
      </w:r>
      <w:r>
        <w:fldChar w:fldCharType="begin"/>
      </w:r>
      <w:r>
        <w:instrText xml:space="preserve"> HYPERLINK "http://baike.baidu.com/item/%E8%AF%BB%E5%86%99%E5%99%A8" \t "http://baike.baidu.com/_blank" </w:instrText>
      </w:r>
      <w:r>
        <w:fldChar w:fldCharType="separate"/>
      </w:r>
      <w:r>
        <w:rPr>
          <w:rStyle w:val="16"/>
          <w:rFonts w:hint="eastAsia" w:ascii="宋体" w:hAnsi="宋体" w:cs="宋体"/>
          <w:b/>
          <w:bCs/>
          <w:color w:val="000000"/>
          <w:sz w:val="24"/>
          <w:szCs w:val="24"/>
          <w:u w:val="none"/>
        </w:rPr>
        <w:t>读写器</w:t>
      </w:r>
      <w:r>
        <w:rPr>
          <w:rStyle w:val="16"/>
          <w:rFonts w:ascii="宋体" w:hAnsi="宋体" w:cs="宋体"/>
          <w:b/>
          <w:bCs/>
          <w:color w:val="000000"/>
          <w:sz w:val="24"/>
          <w:szCs w:val="24"/>
          <w:u w:val="none"/>
        </w:rPr>
        <w:fldChar w:fldCharType="end"/>
      </w:r>
      <w:r>
        <w:rPr>
          <w:rFonts w:hint="eastAsia" w:ascii="宋体" w:hAnsi="宋体" w:cs="宋体"/>
          <w:b/>
          <w:bCs/>
          <w:color w:val="000000"/>
          <w:sz w:val="24"/>
          <w:szCs w:val="24"/>
        </w:rPr>
        <w:t>、电子标签、</w:t>
      </w:r>
      <w:r>
        <w:fldChar w:fldCharType="begin"/>
      </w:r>
      <w:r>
        <w:instrText xml:space="preserve"> HYPERLINK "http://baike.baidu.com/item/%E4%B8%AD%E9%97%B4%E4%BB%B6" \t "http://baike.baidu.com/_blank" </w:instrText>
      </w:r>
      <w:r>
        <w:fldChar w:fldCharType="separate"/>
      </w:r>
      <w:r>
        <w:rPr>
          <w:rStyle w:val="16"/>
          <w:rFonts w:hint="eastAsia" w:ascii="宋体" w:hAnsi="宋体" w:cs="宋体"/>
          <w:b/>
          <w:bCs/>
          <w:color w:val="000000"/>
          <w:sz w:val="24"/>
          <w:szCs w:val="24"/>
          <w:u w:val="none"/>
        </w:rPr>
        <w:t>中间件</w:t>
      </w:r>
      <w:r>
        <w:rPr>
          <w:rStyle w:val="16"/>
          <w:rFonts w:hint="eastAsia" w:ascii="宋体" w:hAnsi="宋体" w:cs="宋体"/>
          <w:b/>
          <w:bCs/>
          <w:color w:val="000000"/>
          <w:sz w:val="24"/>
          <w:szCs w:val="24"/>
          <w:u w:val="none"/>
        </w:rPr>
        <w:fldChar w:fldCharType="end"/>
      </w:r>
      <w:r>
        <w:rPr>
          <w:rFonts w:hint="eastAsia" w:ascii="宋体" w:hAnsi="宋体" w:cs="宋体"/>
          <w:b/>
          <w:bCs/>
          <w:color w:val="000000"/>
          <w:sz w:val="24"/>
          <w:szCs w:val="24"/>
        </w:rPr>
        <w:t>、系统维护的整体成本而言，超高频</w:t>
      </w:r>
      <w:r>
        <w:rPr>
          <w:rFonts w:ascii="宋体" w:hAnsi="宋体" w:cs="宋体"/>
          <w:b/>
          <w:bCs/>
          <w:color w:val="000000"/>
          <w:sz w:val="24"/>
          <w:szCs w:val="24"/>
        </w:rPr>
        <w:t>RFID系统价格依然偏高，而应用超高频RFID系统的项目成本是最终用户权衡项目投资收益的重要指标。成本瓶颈已成为制约超高频系统市场发展的重要因素。</w:t>
      </w:r>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总之，无源超高频市场还处于发展的初期，核心技术急需突破，商业模式有待创新和完善，产业链需要进一步发展和壮大。只有核心问题得到有效解决，才能够真正迎来</w:t>
      </w:r>
      <w:r>
        <w:rPr>
          <w:rFonts w:ascii="宋体" w:hAnsi="宋体" w:cs="宋体"/>
          <w:b/>
          <w:bCs/>
          <w:color w:val="000000"/>
          <w:sz w:val="24"/>
          <w:szCs w:val="24"/>
        </w:rPr>
        <w:t>RFID无源超高频市场的发展。</w:t>
      </w:r>
    </w:p>
    <w:p>
      <w:pPr>
        <w:pStyle w:val="3"/>
        <w:rPr>
          <w:color w:val="000000"/>
        </w:rPr>
      </w:pPr>
      <w:bookmarkStart w:id="126" w:name="_Toc484560866"/>
      <w:bookmarkStart w:id="127" w:name="_Toc16997"/>
      <w:bookmarkStart w:id="128" w:name="_Toc25797"/>
      <w:bookmarkStart w:id="129" w:name="_Toc2204"/>
      <w:bookmarkStart w:id="130" w:name="_Toc485064687"/>
      <w:bookmarkStart w:id="131" w:name="_Toc16919"/>
      <w:bookmarkStart w:id="132" w:name="_Toc436"/>
      <w:bookmarkStart w:id="133" w:name="_Toc22281"/>
      <w:bookmarkStart w:id="134" w:name="_Toc21851"/>
      <w:bookmarkStart w:id="135" w:name="_Toc16319"/>
      <w:bookmarkStart w:id="136" w:name="_Toc486227249"/>
      <w:bookmarkStart w:id="137" w:name="_Toc782"/>
      <w:bookmarkStart w:id="138" w:name="_Toc6765"/>
      <w:bookmarkStart w:id="139" w:name="_Toc3634"/>
      <w:bookmarkStart w:id="140" w:name="_Toc5554"/>
      <w:bookmarkStart w:id="141" w:name="_Toc22720"/>
      <w:bookmarkStart w:id="142" w:name="_Toc32599"/>
      <w:bookmarkStart w:id="143" w:name="_Toc10493"/>
      <w:r>
        <w:rPr>
          <w:rFonts w:hint="eastAsia"/>
          <w:color w:val="000000"/>
        </w:rPr>
        <w:t>2</w:t>
      </w:r>
      <w:r>
        <w:rPr>
          <w:color w:val="000000"/>
        </w:rPr>
        <w:t>.</w:t>
      </w:r>
      <w:r>
        <w:rPr>
          <w:rFonts w:hint="eastAsia"/>
          <w:color w:val="000000"/>
        </w:rPr>
        <w:t>2.2 RFID</w:t>
      </w:r>
      <w:bookmarkEnd w:id="126"/>
      <w:bookmarkEnd w:id="127"/>
      <w:bookmarkEnd w:id="128"/>
      <w:bookmarkEnd w:id="129"/>
      <w:r>
        <w:rPr>
          <w:rFonts w:hint="eastAsia"/>
          <w:color w:val="000000"/>
        </w:rPr>
        <w:t>标签</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pPr>
        <w:ind w:firstLine="482" w:firstLineChars="200"/>
        <w:jc w:val="both"/>
        <w:rPr>
          <w:rFonts w:ascii="宋体" w:hAnsi="宋体" w:cs="宋体"/>
          <w:b/>
          <w:bCs/>
          <w:color w:val="000000"/>
          <w:sz w:val="24"/>
          <w:szCs w:val="24"/>
        </w:rPr>
      </w:pPr>
      <w:bookmarkStart w:id="144" w:name="_Toc16064"/>
      <w:bookmarkEnd w:id="144"/>
      <w:bookmarkStart w:id="145" w:name="_Toc6464"/>
      <w:bookmarkEnd w:id="145"/>
      <w:r>
        <w:rPr>
          <w:rFonts w:ascii="宋体" w:hAnsi="宋体" w:cs="宋体"/>
          <w:b/>
          <w:bCs/>
          <w:color w:val="000000"/>
          <w:sz w:val="24"/>
          <w:szCs w:val="24"/>
        </w:rPr>
        <w:t>RFID标签包含了电子存储的信息。标签不需要处在识别器视线之内，也可以嵌入被追踪物体之内。RFID标签包括无源标签和有源标签两大类。</w:t>
      </w:r>
    </w:p>
    <w:p>
      <w:pPr>
        <w:ind w:firstLine="482" w:firstLineChars="200"/>
        <w:jc w:val="both"/>
        <w:rPr>
          <w:rFonts w:ascii="宋体" w:hAnsi="宋体" w:cs="宋体"/>
          <w:b/>
          <w:bCs/>
          <w:color w:val="000000"/>
          <w:sz w:val="24"/>
          <w:szCs w:val="24"/>
        </w:rPr>
      </w:pPr>
      <w:bookmarkStart w:id="146" w:name="_Toc17970"/>
      <w:bookmarkStart w:id="147" w:name="_Toc22381"/>
      <w:r>
        <w:rPr>
          <w:rFonts w:hint="eastAsia" w:ascii="宋体" w:hAnsi="宋体" w:cs="宋体"/>
          <w:b/>
          <w:bCs/>
          <w:color w:val="000000"/>
          <w:sz w:val="24"/>
          <w:szCs w:val="24"/>
        </w:rPr>
        <w:t>无源标签：从读写器发出的电磁场中就可以得到能量，无需电池。</w:t>
      </w:r>
      <w:bookmarkEnd w:id="146"/>
      <w:bookmarkEnd w:id="147"/>
    </w:p>
    <w:p>
      <w:pPr>
        <w:ind w:firstLine="482" w:firstLineChars="200"/>
        <w:jc w:val="both"/>
        <w:rPr>
          <w:rFonts w:ascii="宋体" w:hAnsi="宋体" w:cs="宋体"/>
          <w:b/>
          <w:bCs/>
          <w:color w:val="000000"/>
          <w:sz w:val="24"/>
          <w:szCs w:val="24"/>
        </w:rPr>
      </w:pPr>
      <w:bookmarkStart w:id="148" w:name="_Toc22624"/>
      <w:bookmarkStart w:id="149" w:name="_Toc24283"/>
      <w:r>
        <w:rPr>
          <w:rFonts w:hint="eastAsia" w:ascii="宋体" w:hAnsi="宋体" w:cs="宋体"/>
          <w:b/>
          <w:bCs/>
          <w:color w:val="000000"/>
          <w:sz w:val="24"/>
          <w:szCs w:val="24"/>
        </w:rPr>
        <w:t>有源标签：标签本身拥有电源，并可以主动发出无线电波。</w:t>
      </w:r>
      <w:bookmarkEnd w:id="148"/>
      <w:bookmarkEnd w:id="149"/>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图</w:t>
      </w:r>
      <w:r>
        <w:rPr>
          <w:rFonts w:ascii="宋体" w:hAnsi="宋体" w:cs="宋体"/>
          <w:b/>
          <w:bCs/>
          <w:color w:val="000000"/>
          <w:sz w:val="24"/>
          <w:szCs w:val="24"/>
        </w:rPr>
        <w:t>2.1是RFID在实际应用场景的示意。</w:t>
      </w:r>
    </w:p>
    <w:p>
      <w:pPr>
        <w:jc w:val="center"/>
        <w:rPr>
          <w:rFonts w:ascii="微软雅黑" w:hAnsi="微软雅黑" w:eastAsia="微软雅黑" w:cs="微软雅黑"/>
          <w:b/>
          <w:bCs/>
          <w:color w:val="000000"/>
          <w:kern w:val="2"/>
          <w:sz w:val="24"/>
          <w:szCs w:val="24"/>
        </w:rPr>
      </w:pPr>
      <w:r>
        <w:rPr>
          <w:b/>
          <w:bCs/>
          <w:color w:val="000000"/>
        </w:rPr>
        <w:drawing>
          <wp:inline distT="0" distB="0" distL="114300" distR="114300">
            <wp:extent cx="5146040" cy="1471295"/>
            <wp:effectExtent l="19050" t="0" r="0" b="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noChangeArrowheads="1"/>
                    </pic:cNvPicPr>
                  </pic:nvPicPr>
                  <pic:blipFill>
                    <a:blip r:embed="rId14" cstate="print">
                      <a:clrChange>
                        <a:clrFrom>
                          <a:srgbClr val="FFFFFF"/>
                        </a:clrFrom>
                        <a:clrTo>
                          <a:srgbClr val="FFFFFF">
                            <a:alpha val="0"/>
                          </a:srgbClr>
                        </a:clrTo>
                      </a:clrChange>
                    </a:blip>
                    <a:srcRect/>
                    <a:stretch>
                      <a:fillRect/>
                    </a:stretch>
                  </pic:blipFill>
                  <pic:spPr>
                    <a:xfrm>
                      <a:off x="0" y="0"/>
                      <a:ext cx="5146040" cy="1471295"/>
                    </a:xfrm>
                    <a:prstGeom prst="rect">
                      <a:avLst/>
                    </a:prstGeom>
                    <a:noFill/>
                    <a:ln w="9525">
                      <a:noFill/>
                      <a:miter lim="800000"/>
                      <a:headEnd/>
                      <a:tailEnd/>
                    </a:ln>
                  </pic:spPr>
                </pic:pic>
              </a:graphicData>
            </a:graphic>
          </wp:inline>
        </w:drawing>
      </w:r>
      <w:r>
        <w:rPr>
          <w:rFonts w:hint="eastAsia"/>
          <w:b/>
          <w:bCs/>
          <w:color w:val="000000"/>
        </w:rPr>
        <w:t>图</w:t>
      </w:r>
      <w:r>
        <w:rPr>
          <w:b/>
          <w:bCs/>
          <w:color w:val="000000"/>
        </w:rPr>
        <w:t>2.1   RFID</w:t>
      </w:r>
      <w:r>
        <w:rPr>
          <w:rFonts w:hint="eastAsia"/>
          <w:b/>
          <w:bCs/>
          <w:color w:val="000000"/>
        </w:rPr>
        <w:t>在实际的应用场景示意</w:t>
      </w:r>
    </w:p>
    <w:p>
      <w:pPr>
        <w:pStyle w:val="3"/>
        <w:rPr>
          <w:color w:val="000000"/>
        </w:rPr>
      </w:pPr>
      <w:bookmarkStart w:id="150" w:name="_Toc5806"/>
      <w:bookmarkStart w:id="151" w:name="_Toc485064688"/>
      <w:bookmarkStart w:id="152" w:name="_Toc8613"/>
      <w:bookmarkStart w:id="153" w:name="_Toc5291"/>
      <w:bookmarkStart w:id="154" w:name="_Toc4533"/>
      <w:bookmarkStart w:id="155" w:name="_Toc18710"/>
      <w:bookmarkStart w:id="156" w:name="_Toc486227250"/>
      <w:bookmarkStart w:id="157" w:name="_Toc13083"/>
      <w:bookmarkStart w:id="158" w:name="_Toc4690"/>
      <w:bookmarkStart w:id="159" w:name="_Toc12430"/>
      <w:bookmarkStart w:id="160" w:name="_Toc484560867"/>
      <w:bookmarkStart w:id="161" w:name="_Toc23910"/>
      <w:bookmarkStart w:id="162" w:name="_Toc19304"/>
      <w:bookmarkStart w:id="163" w:name="_Toc19681"/>
      <w:bookmarkStart w:id="164" w:name="_Toc10348"/>
      <w:bookmarkStart w:id="165" w:name="_Toc22847"/>
      <w:bookmarkStart w:id="166" w:name="_Toc13219"/>
      <w:bookmarkStart w:id="167" w:name="_Toc26757"/>
      <w:r>
        <w:rPr>
          <w:rFonts w:hint="eastAsia"/>
          <w:color w:val="000000"/>
        </w:rPr>
        <w:t>2</w:t>
      </w:r>
      <w:r>
        <w:rPr>
          <w:color w:val="000000"/>
        </w:rPr>
        <w:t>.2</w:t>
      </w:r>
      <w:r>
        <w:rPr>
          <w:rFonts w:hint="eastAsia"/>
          <w:color w:val="000000"/>
        </w:rPr>
        <w:t>.3 超高频射频芯片介绍</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pPr>
        <w:ind w:firstLine="482" w:firstLineChars="200"/>
        <w:jc w:val="both"/>
        <w:rPr>
          <w:rFonts w:ascii="宋体" w:hAnsi="宋体" w:cs="宋体"/>
          <w:b/>
          <w:bCs/>
          <w:color w:val="000000"/>
          <w:sz w:val="24"/>
          <w:szCs w:val="24"/>
        </w:rPr>
      </w:pPr>
      <w:bookmarkStart w:id="168" w:name="_Toc26310"/>
      <w:bookmarkStart w:id="169" w:name="_Toc23236"/>
      <w:r>
        <w:rPr>
          <w:rFonts w:hint="eastAsia" w:ascii="宋体" w:hAnsi="宋体" w:cs="宋体"/>
          <w:b/>
          <w:bCs/>
          <w:color w:val="000000"/>
          <w:sz w:val="24"/>
          <w:szCs w:val="24"/>
        </w:rPr>
        <w:t>经过多年的发展，</w:t>
      </w:r>
      <w:r>
        <w:rPr>
          <w:rFonts w:ascii="宋体" w:hAnsi="宋体" w:cs="宋体"/>
          <w:b/>
          <w:bCs/>
          <w:color w:val="000000"/>
          <w:sz w:val="24"/>
          <w:szCs w:val="24"/>
        </w:rPr>
        <w:t>13.56MHz以下的RFID技术已相对成熟，目前业界最关注的是位于超高频RFID，它在860MHz～960MHz频率下工作，具有支持快速读写，多目标识别，非视距识别，移动定位及长期跟踪管理，作用距离远（通常是3m～10m），通信速度快等优点。超高频RFID技术已成为业界发展的热点，超高频无源RFID标签和系统应用得以迅猛增长。</w:t>
      </w:r>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超高频识别（读写）器内置的射频芯片是为识别器提供读取能力的核心部件。在接收端将接收到无线有用信号进行</w:t>
      </w:r>
      <w:r>
        <w:rPr>
          <w:rFonts w:ascii="宋体" w:hAnsi="宋体" w:cs="宋体"/>
          <w:b/>
          <w:bCs/>
          <w:color w:val="000000"/>
          <w:sz w:val="24"/>
          <w:szCs w:val="24"/>
        </w:rPr>
        <w:t>LNA放大，I/Q混频，滤波和ADC转换后输入MCU；在发射端将MCU输出信号I/Q混频，PA放大后传输到天线发射到标签。图2.2是超高频识别（读写）器射频芯片的结构示意图。</w:t>
      </w:r>
    </w:p>
    <w:bookmarkEnd w:id="168"/>
    <w:bookmarkEnd w:id="169"/>
    <w:p>
      <w:pPr>
        <w:jc w:val="center"/>
        <w:rPr>
          <w:rFonts w:ascii="宋体" w:hAnsi="宋体" w:cs="宋体"/>
          <w:b/>
          <w:bCs/>
          <w:color w:val="000000"/>
          <w:sz w:val="24"/>
          <w:szCs w:val="24"/>
        </w:rPr>
      </w:pPr>
      <w:del w:id="1428" w:author="user" w:date="2017-10-07T11:29:38Z">
        <w:r>
          <w:rPr>
            <w:rFonts w:ascii="宋体" w:hAnsi="宋体" w:cs="宋体"/>
            <w:b/>
            <w:bCs/>
            <w:color w:val="000000"/>
            <w:sz w:val="24"/>
            <w:szCs w:val="24"/>
          </w:rPr>
          <w:drawing>
            <wp:inline distT="0" distB="0" distL="0" distR="0">
              <wp:extent cx="4669790" cy="2170430"/>
              <wp:effectExtent l="0" t="0" r="0" b="0"/>
              <wp:docPr id="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4"/>
                      <pic:cNvPicPr>
                        <a:picLocks noChangeAspect="1" noChangeArrowheads="1"/>
                      </pic:cNvPicPr>
                    </pic:nvPicPr>
                    <pic:blipFill>
                      <a:blip r:embed="rId15" cstate="print">
                        <a:clrChange>
                          <a:clrFrom>
                            <a:srgbClr val="FFFFFF"/>
                          </a:clrFrom>
                          <a:clrTo>
                            <a:srgbClr val="FFFFFF">
                              <a:alpha val="0"/>
                            </a:srgbClr>
                          </a:clrTo>
                        </a:clrChange>
                      </a:blip>
                      <a:srcRect/>
                      <a:stretch>
                        <a:fillRect/>
                      </a:stretch>
                    </pic:blipFill>
                    <pic:spPr>
                      <a:xfrm>
                        <a:off x="0" y="0"/>
                        <a:ext cx="4669790" cy="2170430"/>
                      </a:xfrm>
                      <a:prstGeom prst="rect">
                        <a:avLst/>
                      </a:prstGeom>
                      <a:noFill/>
                      <a:ln w="9525">
                        <a:noFill/>
                        <a:miter lim="800000"/>
                        <a:headEnd/>
                        <a:tailEnd/>
                      </a:ln>
                    </pic:spPr>
                  </pic:pic>
                </a:graphicData>
              </a:graphic>
            </wp:inline>
          </w:drawing>
        </w:r>
      </w:del>
      <w:ins w:id="1430" w:author="user" w:date="2017-10-07T11:29:34Z">
        <w:r>
          <w:rPr>
            <w:rFonts w:ascii="宋体" w:hAnsi="宋体" w:cs="宋体"/>
            <w:b/>
            <w:bCs/>
            <w:color w:val="000000"/>
            <w:sz w:val="24"/>
            <w:szCs w:val="24"/>
          </w:rPr>
          <w:drawing>
            <wp:inline distT="0" distB="0" distL="0" distR="0">
              <wp:extent cx="4267200" cy="2590800"/>
              <wp:effectExtent l="0" t="0" r="0" b="0"/>
              <wp:docPr id="6"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5"/>
                      <pic:cNvPicPr>
                        <a:picLocks noChangeAspect="1" noChangeArrowheads="1"/>
                      </pic:cNvPicPr>
                    </pic:nvPicPr>
                    <pic:blipFill>
                      <a:blip r:embed="rId16" cstate="print">
                        <a:clrChange>
                          <a:clrFrom>
                            <a:srgbClr val="FFFFFF"/>
                          </a:clrFrom>
                          <a:clrTo>
                            <a:srgbClr val="FFFFFF">
                              <a:alpha val="0"/>
                            </a:srgbClr>
                          </a:clrTo>
                        </a:clrChange>
                      </a:blip>
                      <a:srcRect/>
                      <a:stretch>
                        <a:fillRect/>
                      </a:stretch>
                    </pic:blipFill>
                    <pic:spPr>
                      <a:xfrm>
                        <a:off x="0" y="0"/>
                        <a:ext cx="4267200" cy="2590800"/>
                      </a:xfrm>
                      <a:prstGeom prst="rect">
                        <a:avLst/>
                      </a:prstGeom>
                      <a:noFill/>
                      <a:ln w="9525">
                        <a:noFill/>
                        <a:miter lim="800000"/>
                        <a:headEnd/>
                        <a:tailEnd/>
                      </a:ln>
                    </pic:spPr>
                  </pic:pic>
                </a:graphicData>
              </a:graphic>
            </wp:inline>
          </w:drawing>
        </w:r>
      </w:ins>
    </w:p>
    <w:p>
      <w:pPr>
        <w:jc w:val="center"/>
        <w:rPr>
          <w:b/>
          <w:bCs/>
          <w:color w:val="000000"/>
        </w:rPr>
      </w:pPr>
      <w:r>
        <w:rPr>
          <w:rFonts w:hint="eastAsia"/>
          <w:b/>
          <w:bCs/>
          <w:color w:val="000000"/>
        </w:rPr>
        <w:t>图</w:t>
      </w:r>
      <w:r>
        <w:rPr>
          <w:b/>
          <w:bCs/>
          <w:color w:val="000000"/>
        </w:rPr>
        <w:t xml:space="preserve">2.2  </w:t>
      </w:r>
      <w:r>
        <w:rPr>
          <w:rFonts w:hint="eastAsia"/>
          <w:b/>
          <w:bCs/>
          <w:color w:val="000000"/>
        </w:rPr>
        <w:t>超高频识别（读写）器射频芯片的结构示意图</w:t>
      </w:r>
    </w:p>
    <w:p>
      <w:pPr>
        <w:ind w:firstLine="480"/>
        <w:jc w:val="both"/>
        <w:rPr>
          <w:rFonts w:ascii="宋体" w:hAnsi="宋体" w:cs="宋体"/>
          <w:b/>
          <w:bCs/>
          <w:color w:val="000000"/>
          <w:sz w:val="24"/>
          <w:szCs w:val="24"/>
        </w:rPr>
      </w:pPr>
      <w:r>
        <w:rPr>
          <w:rFonts w:hint="eastAsia" w:ascii="宋体" w:hAnsi="宋体" w:cs="宋体"/>
          <w:b/>
          <w:bCs/>
          <w:color w:val="000000"/>
          <w:sz w:val="24"/>
          <w:szCs w:val="24"/>
        </w:rPr>
        <w:t>超高频标签芯片：是为标签提供内存和性能的核心部件。将接收到无线信号作能量管理，并将储存的内存数据进行载波调制后，传输到天线发射出去。图</w:t>
      </w:r>
      <w:r>
        <w:rPr>
          <w:rFonts w:ascii="宋体" w:hAnsi="宋体" w:cs="宋体"/>
          <w:b/>
          <w:bCs/>
          <w:color w:val="000000"/>
          <w:sz w:val="24"/>
          <w:szCs w:val="24"/>
        </w:rPr>
        <w:t>2.3</w:t>
      </w:r>
      <w:r>
        <w:rPr>
          <w:rFonts w:hint="eastAsia" w:ascii="宋体" w:hAnsi="宋体" w:cs="宋体"/>
          <w:b/>
          <w:bCs/>
          <w:color w:val="000000"/>
          <w:sz w:val="24"/>
          <w:szCs w:val="24"/>
        </w:rPr>
        <w:t>是超高频</w:t>
      </w:r>
      <w:r>
        <w:rPr>
          <w:rFonts w:ascii="宋体" w:hAnsi="宋体" w:cs="宋体"/>
          <w:b/>
          <w:bCs/>
          <w:color w:val="000000"/>
          <w:sz w:val="24"/>
          <w:szCs w:val="24"/>
        </w:rPr>
        <w:t>RFID标签芯片的结构示意图。</w:t>
      </w:r>
    </w:p>
    <w:p>
      <w:pPr>
        <w:jc w:val="center"/>
        <w:rPr>
          <w:rFonts w:ascii="宋体" w:hAnsi="宋体" w:cs="宋体"/>
          <w:b/>
          <w:bCs/>
          <w:color w:val="000000"/>
          <w:sz w:val="24"/>
          <w:szCs w:val="24"/>
        </w:rPr>
      </w:pPr>
      <w:ins w:id="1432" w:author="user" w:date="2017-10-07T11:29:42Z">
        <w:r>
          <w:rPr>
            <w:rFonts w:ascii="宋体" w:hAnsi="宋体" w:cs="宋体"/>
            <w:b/>
            <w:bCs/>
            <w:color w:val="000000"/>
            <w:sz w:val="24"/>
            <w:szCs w:val="24"/>
          </w:rPr>
          <w:drawing>
            <wp:inline distT="0" distB="0" distL="0" distR="0">
              <wp:extent cx="4669790" cy="2170430"/>
              <wp:effectExtent l="0" t="0" r="0" b="1270"/>
              <wp:docPr id="16"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4"/>
                      <pic:cNvPicPr>
                        <a:picLocks noChangeAspect="1" noChangeArrowheads="1"/>
                      </pic:cNvPicPr>
                    </pic:nvPicPr>
                    <pic:blipFill>
                      <a:blip r:embed="rId15" cstate="print">
                        <a:clrChange>
                          <a:clrFrom>
                            <a:srgbClr val="FFFFFF"/>
                          </a:clrFrom>
                          <a:clrTo>
                            <a:srgbClr val="FFFFFF">
                              <a:alpha val="0"/>
                            </a:srgbClr>
                          </a:clrTo>
                        </a:clrChange>
                      </a:blip>
                      <a:srcRect/>
                      <a:stretch>
                        <a:fillRect/>
                      </a:stretch>
                    </pic:blipFill>
                    <pic:spPr>
                      <a:xfrm>
                        <a:off x="0" y="0"/>
                        <a:ext cx="4669790" cy="2170430"/>
                      </a:xfrm>
                      <a:prstGeom prst="rect">
                        <a:avLst/>
                      </a:prstGeom>
                      <a:noFill/>
                      <a:ln w="9525">
                        <a:noFill/>
                        <a:miter lim="800000"/>
                        <a:headEnd/>
                        <a:tailEnd/>
                      </a:ln>
                    </pic:spPr>
                  </pic:pic>
                </a:graphicData>
              </a:graphic>
            </wp:inline>
          </w:drawing>
        </w:r>
      </w:ins>
      <w:del w:id="1434" w:author="user" w:date="2017-10-07T11:29:26Z">
        <w:r>
          <w:rPr>
            <w:rFonts w:ascii="宋体" w:hAnsi="宋体" w:cs="宋体"/>
            <w:b/>
            <w:bCs/>
            <w:color w:val="000000"/>
            <w:sz w:val="24"/>
            <w:szCs w:val="24"/>
          </w:rPr>
          <w:drawing>
            <wp:inline distT="0" distB="0" distL="0" distR="0">
              <wp:extent cx="4267200" cy="2590800"/>
              <wp:effectExtent l="19050" t="0" r="0" b="0"/>
              <wp:docPr id="2"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5"/>
                      <pic:cNvPicPr>
                        <a:picLocks noChangeAspect="1" noChangeArrowheads="1"/>
                      </pic:cNvPicPr>
                    </pic:nvPicPr>
                    <pic:blipFill>
                      <a:blip r:embed="rId16" cstate="print">
                        <a:clrChange>
                          <a:clrFrom>
                            <a:srgbClr val="FFFFFF"/>
                          </a:clrFrom>
                          <a:clrTo>
                            <a:srgbClr val="FFFFFF">
                              <a:alpha val="0"/>
                            </a:srgbClr>
                          </a:clrTo>
                        </a:clrChange>
                      </a:blip>
                      <a:srcRect/>
                      <a:stretch>
                        <a:fillRect/>
                      </a:stretch>
                    </pic:blipFill>
                    <pic:spPr>
                      <a:xfrm>
                        <a:off x="0" y="0"/>
                        <a:ext cx="4267200" cy="2590800"/>
                      </a:xfrm>
                      <a:prstGeom prst="rect">
                        <a:avLst/>
                      </a:prstGeom>
                      <a:noFill/>
                      <a:ln w="9525">
                        <a:noFill/>
                        <a:miter lim="800000"/>
                        <a:headEnd/>
                        <a:tailEnd/>
                      </a:ln>
                    </pic:spPr>
                  </pic:pic>
                </a:graphicData>
              </a:graphic>
            </wp:inline>
          </w:drawing>
        </w:r>
      </w:del>
    </w:p>
    <w:p>
      <w:pPr>
        <w:jc w:val="center"/>
        <w:rPr>
          <w:b/>
          <w:bCs/>
          <w:color w:val="000000"/>
        </w:rPr>
      </w:pPr>
      <w:r>
        <w:rPr>
          <w:rFonts w:hint="eastAsia"/>
          <w:b/>
          <w:bCs/>
          <w:color w:val="000000"/>
        </w:rPr>
        <w:t>图</w:t>
      </w:r>
      <w:r>
        <w:rPr>
          <w:b/>
          <w:bCs/>
          <w:color w:val="000000"/>
        </w:rPr>
        <w:t xml:space="preserve">2.3  </w:t>
      </w:r>
      <w:r>
        <w:rPr>
          <w:rFonts w:hint="eastAsia"/>
          <w:b/>
          <w:bCs/>
          <w:color w:val="000000"/>
        </w:rPr>
        <w:t>超高频</w:t>
      </w:r>
      <w:r>
        <w:rPr>
          <w:b/>
          <w:bCs/>
          <w:color w:val="000000"/>
        </w:rPr>
        <w:t>RFID</w:t>
      </w:r>
      <w:r>
        <w:rPr>
          <w:rFonts w:hint="eastAsia"/>
          <w:b/>
          <w:bCs/>
          <w:color w:val="000000"/>
        </w:rPr>
        <w:t>标签芯片的结构示意图</w:t>
      </w:r>
    </w:p>
    <w:p>
      <w:pPr>
        <w:pStyle w:val="3"/>
        <w:rPr>
          <w:color w:val="000000"/>
        </w:rPr>
      </w:pPr>
      <w:bookmarkStart w:id="170" w:name="_Toc9402"/>
      <w:bookmarkStart w:id="171" w:name="_Toc25455"/>
      <w:bookmarkStart w:id="172" w:name="_Toc31987"/>
      <w:bookmarkStart w:id="173" w:name="_Toc485064691"/>
      <w:bookmarkStart w:id="174" w:name="_Toc484560870"/>
      <w:bookmarkStart w:id="175" w:name="_Toc18390"/>
      <w:bookmarkStart w:id="176" w:name="_Toc11524"/>
      <w:bookmarkStart w:id="177" w:name="_Toc10364"/>
      <w:bookmarkStart w:id="178" w:name="_Toc17631"/>
      <w:bookmarkStart w:id="179" w:name="_Toc22420"/>
      <w:bookmarkStart w:id="180" w:name="_Toc15819"/>
      <w:bookmarkStart w:id="181" w:name="_Toc486227251"/>
      <w:bookmarkStart w:id="182" w:name="_Toc9271"/>
      <w:bookmarkStart w:id="183" w:name="_Toc27127"/>
      <w:bookmarkStart w:id="184" w:name="_Toc32732"/>
      <w:bookmarkStart w:id="185" w:name="_Toc29835"/>
      <w:bookmarkStart w:id="186" w:name="_Toc14287"/>
      <w:r>
        <w:rPr>
          <w:rFonts w:hint="eastAsia"/>
          <w:color w:val="000000"/>
        </w:rPr>
        <w:t>2.2</w:t>
      </w:r>
      <w:r>
        <w:rPr>
          <w:color w:val="000000"/>
        </w:rPr>
        <w:t>.</w:t>
      </w:r>
      <w:r>
        <w:rPr>
          <w:rFonts w:hint="eastAsia"/>
          <w:color w:val="000000"/>
        </w:rPr>
        <w:t>4 国际RFID芯片的优劣分析</w:t>
      </w:r>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pPr>
        <w:ind w:firstLine="480"/>
        <w:jc w:val="both"/>
        <w:rPr>
          <w:rFonts w:ascii="宋体" w:hAnsi="宋体" w:cs="宋体"/>
          <w:b/>
          <w:bCs/>
          <w:color w:val="000000"/>
          <w:sz w:val="24"/>
          <w:szCs w:val="24"/>
        </w:rPr>
      </w:pPr>
      <w:r>
        <w:rPr>
          <w:rFonts w:hint="eastAsia" w:ascii="宋体" w:hAnsi="宋体" w:cs="宋体"/>
          <w:b/>
          <w:bCs/>
          <w:color w:val="000000"/>
          <w:sz w:val="24"/>
          <w:szCs w:val="24"/>
        </w:rPr>
        <w:t>读写芯片：在巨额市场吸引下，众多厂商已参与到相关技术的研究、开发与生产之中，射频识别技术在全球范围内掀起阵阵热潮。在加大研究投入的基础上，射频识别技术在核心硬件技术、公共服务平台和测试及标准方面有了长足进步。国际公司在多频段射频识别的射频前端、模拟前端、数字基带和存储单元完成大量技术改进，主流制造工艺达到</w:t>
      </w:r>
      <w:r>
        <w:rPr>
          <w:rFonts w:ascii="宋体" w:hAnsi="宋体" w:cs="宋体"/>
          <w:b/>
          <w:bCs/>
          <w:color w:val="000000"/>
          <w:sz w:val="24"/>
          <w:szCs w:val="24"/>
        </w:rPr>
        <w:t>0.13微米以下，实现低功耗技术芯片的批量生产，如Impinj的R2000,产品接收灵敏度达到-80dBM（10dBM自干扰），发射功率31.5dBM。虽然性能优良，但是价格昂贵。</w:t>
      </w:r>
    </w:p>
    <w:p>
      <w:pPr>
        <w:ind w:firstLine="480"/>
        <w:jc w:val="both"/>
        <w:rPr>
          <w:rFonts w:ascii="宋体" w:hAnsi="宋体" w:cs="宋体"/>
          <w:b/>
          <w:bCs/>
          <w:color w:val="000000"/>
          <w:sz w:val="24"/>
          <w:szCs w:val="24"/>
        </w:rPr>
      </w:pPr>
      <w:r>
        <w:rPr>
          <w:rFonts w:hint="eastAsia" w:ascii="宋体" w:hAnsi="宋体" w:cs="宋体"/>
          <w:b/>
          <w:bCs/>
          <w:color w:val="000000"/>
          <w:sz w:val="24"/>
          <w:szCs w:val="24"/>
        </w:rPr>
        <w:t>标签芯片：在标签芯片技术方面，发达国家已经具备了相对完整的产品线，并且在技术和市场不断的发展和完善等力量的推动下，电子标签工艺不断提升，技术的产业化应用进入了蓬勃发展的阶段。</w:t>
      </w:r>
      <w:r>
        <w:rPr>
          <w:rFonts w:ascii="宋体" w:hAnsi="宋体" w:cs="宋体"/>
          <w:b/>
          <w:bCs/>
          <w:color w:val="000000"/>
          <w:sz w:val="24"/>
          <w:szCs w:val="24"/>
        </w:rPr>
        <w:t>Alien公司的0类设计奠定了第一代RFID标准的实现基础，相对于第一代标准来讲，EPC第二代标签芯片具有很多优势，它的中心频率为900MHz频段，大大提高了识别速率，可以达到500到1500标签/秒；反向散射数据速率可以从每秒数十bit提高到650kbps；扫描范围提高到30英尺。如今已经在市场和实验室出现了具有更多优异性能的UHF第二代RFID标签芯片，如Impinj公司的Monza 4 RFID标签芯片的系列产品已达到了更先进的水平，其优异的性能主要表现在可以扩展的内存选项、创新的保密功能、良好的抗干扰能力、业界领先的灵敏度指标。</w:t>
      </w:r>
    </w:p>
    <w:p>
      <w:pPr>
        <w:ind w:firstLine="480"/>
        <w:jc w:val="both"/>
        <w:rPr>
          <w:rFonts w:ascii="宋体" w:hAnsi="宋体" w:cs="宋体"/>
          <w:b/>
          <w:bCs/>
          <w:color w:val="000000"/>
          <w:sz w:val="24"/>
          <w:szCs w:val="24"/>
        </w:rPr>
      </w:pPr>
      <w:r>
        <w:rPr>
          <w:rFonts w:hint="eastAsia" w:ascii="宋体" w:hAnsi="宋体" w:cs="宋体"/>
          <w:b/>
          <w:bCs/>
          <w:color w:val="000000"/>
          <w:sz w:val="24"/>
          <w:szCs w:val="24"/>
        </w:rPr>
        <w:t>但现有</w:t>
      </w:r>
      <w:r>
        <w:rPr>
          <w:rFonts w:ascii="宋体" w:hAnsi="宋体" w:cs="宋体"/>
          <w:b/>
          <w:bCs/>
          <w:color w:val="000000"/>
          <w:sz w:val="24"/>
          <w:szCs w:val="24"/>
        </w:rPr>
        <w:t>RFID芯片产业不能满足物联网应用的发展，特别是针对价值物联网的应用还无法满足，主要表现在可供选择少，价格高，在发射功率和稳定性方面都有待提升，接收灵敏度低，抗干扰能力差，发射功率低。此外，现有RFID芯片普遍存在功耗较高，与天线匹配不好，系统集成困难等问题。</w:t>
      </w:r>
    </w:p>
    <w:p>
      <w:pPr>
        <w:pStyle w:val="3"/>
        <w:rPr>
          <w:color w:val="000000"/>
        </w:rPr>
      </w:pPr>
      <w:bookmarkStart w:id="187" w:name="_Toc26717"/>
      <w:bookmarkStart w:id="188" w:name="_Toc486227252"/>
      <w:bookmarkStart w:id="189" w:name="_Toc485064693"/>
      <w:bookmarkStart w:id="190" w:name="_Toc30836"/>
      <w:bookmarkStart w:id="191" w:name="_Toc5868"/>
      <w:bookmarkStart w:id="192" w:name="_Toc25168"/>
      <w:bookmarkStart w:id="193" w:name="_Toc25807"/>
      <w:bookmarkStart w:id="194" w:name="_Toc4478"/>
      <w:bookmarkStart w:id="195" w:name="_Toc17884"/>
      <w:bookmarkStart w:id="196" w:name="_Toc484560872"/>
      <w:bookmarkStart w:id="197" w:name="_Toc18938"/>
      <w:bookmarkStart w:id="198" w:name="_Toc23508"/>
      <w:bookmarkStart w:id="199" w:name="_Toc6727"/>
      <w:bookmarkStart w:id="200" w:name="_Toc30926"/>
      <w:bookmarkStart w:id="201" w:name="_Toc24998"/>
      <w:bookmarkStart w:id="202" w:name="_Toc27930"/>
      <w:bookmarkStart w:id="203" w:name="_Toc22334"/>
      <w:r>
        <w:rPr>
          <w:rFonts w:hint="eastAsia"/>
          <w:color w:val="000000"/>
        </w:rPr>
        <w:t>2.2.5 价值物联网RFID芯片的总体设计方案</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该项目包含适合区块链技术应用的</w:t>
      </w:r>
      <w:r>
        <w:rPr>
          <w:rFonts w:ascii="宋体" w:hAnsi="宋体" w:cs="宋体"/>
          <w:b/>
          <w:bCs/>
          <w:color w:val="000000"/>
          <w:sz w:val="24"/>
          <w:szCs w:val="24"/>
        </w:rPr>
        <w:t>RFID标签芯片和读写器芯片，芯片的特点是在现有RFID技术基础上集成椭圆曲线加解密加速模块，以及适合区块链技术应用的通信接口协议。该项目的实施会促进区块链技术在物联网方面的应用，解决目前区块链技术应用中的如下问题：</w:t>
      </w:r>
    </w:p>
    <w:p>
      <w:pPr>
        <w:numPr>
          <w:ilvl w:val="0"/>
          <w:numId w:val="1"/>
        </w:numPr>
        <w:jc w:val="both"/>
        <w:rPr>
          <w:rFonts w:ascii="宋体" w:hAnsi="宋体" w:cs="宋体"/>
          <w:b/>
          <w:bCs/>
          <w:color w:val="000000"/>
          <w:sz w:val="24"/>
          <w:szCs w:val="24"/>
        </w:rPr>
      </w:pPr>
      <w:r>
        <w:rPr>
          <w:rFonts w:hint="eastAsia" w:ascii="宋体" w:hAnsi="宋体" w:cs="宋体"/>
          <w:b/>
          <w:bCs/>
          <w:color w:val="000000"/>
          <w:sz w:val="24"/>
          <w:szCs w:val="24"/>
        </w:rPr>
        <w:t>每个标签不需要存储节点数据，只需要负责签名确认；</w:t>
      </w:r>
    </w:p>
    <w:p>
      <w:pPr>
        <w:ind w:left="360"/>
        <w:jc w:val="both"/>
        <w:rPr>
          <w:rFonts w:ascii="宋体" w:hAnsi="宋体" w:cs="宋体"/>
          <w:b/>
          <w:bCs/>
          <w:color w:val="000000"/>
          <w:sz w:val="24"/>
          <w:szCs w:val="24"/>
        </w:rPr>
      </w:pPr>
      <w:r>
        <w:rPr>
          <w:rFonts w:ascii="宋体" w:hAnsi="宋体" w:cs="宋体"/>
          <w:b/>
          <w:bCs/>
          <w:color w:val="000000"/>
          <w:sz w:val="24"/>
          <w:szCs w:val="24"/>
        </w:rPr>
        <w:t xml:space="preserve">2） </w:t>
      </w:r>
      <w:r>
        <w:rPr>
          <w:rFonts w:hint="eastAsia" w:ascii="宋体" w:hAnsi="宋体" w:cs="宋体"/>
          <w:b/>
          <w:bCs/>
          <w:color w:val="000000"/>
          <w:sz w:val="24"/>
          <w:szCs w:val="24"/>
        </w:rPr>
        <w:t>标签自动生成随机公钥和私钥，保证物联网应用的安全性问题，确保标签唯一性，不可伪造，不可篡改；</w:t>
      </w:r>
    </w:p>
    <w:p>
      <w:pPr>
        <w:numPr>
          <w:ilvl w:val="0"/>
          <w:numId w:val="2"/>
        </w:numPr>
        <w:jc w:val="both"/>
        <w:rPr>
          <w:rFonts w:ascii="宋体" w:hAnsi="宋体" w:cs="宋体"/>
          <w:b/>
          <w:bCs/>
          <w:color w:val="000000"/>
          <w:sz w:val="24"/>
          <w:szCs w:val="24"/>
        </w:rPr>
      </w:pPr>
      <w:r>
        <w:rPr>
          <w:rFonts w:hint="eastAsia" w:ascii="宋体" w:hAnsi="宋体" w:cs="宋体"/>
          <w:b/>
          <w:bCs/>
          <w:color w:val="000000"/>
          <w:sz w:val="24"/>
          <w:szCs w:val="24"/>
        </w:rPr>
        <w:t>可减少信息存储量，解决区块链在物联网应用中数据量大的问题；</w:t>
      </w:r>
    </w:p>
    <w:p>
      <w:pPr>
        <w:numPr>
          <w:ilvl w:val="0"/>
          <w:numId w:val="3"/>
        </w:numPr>
        <w:jc w:val="both"/>
        <w:rPr>
          <w:rFonts w:ascii="宋体" w:hAnsi="宋体" w:cs="宋体"/>
          <w:b/>
          <w:bCs/>
          <w:color w:val="000000"/>
          <w:sz w:val="24"/>
          <w:szCs w:val="24"/>
        </w:rPr>
      </w:pPr>
      <w:r>
        <w:rPr>
          <w:rFonts w:hint="eastAsia" w:ascii="宋体" w:hAnsi="宋体" w:cs="宋体"/>
          <w:b/>
          <w:bCs/>
          <w:color w:val="000000"/>
          <w:sz w:val="24"/>
          <w:szCs w:val="24"/>
        </w:rPr>
        <w:t>解决非对称加密技术加解密速度慢的问题；</w:t>
      </w:r>
    </w:p>
    <w:p>
      <w:pPr>
        <w:ind w:left="360"/>
        <w:jc w:val="both"/>
        <w:rPr>
          <w:rFonts w:ascii="宋体" w:hAnsi="宋体" w:cs="宋体"/>
          <w:b/>
          <w:bCs/>
          <w:color w:val="000000"/>
          <w:sz w:val="24"/>
          <w:szCs w:val="24"/>
        </w:rPr>
      </w:pPr>
      <w:r>
        <w:rPr>
          <w:rFonts w:ascii="宋体" w:hAnsi="宋体" w:cs="宋体"/>
          <w:b/>
          <w:bCs/>
          <w:color w:val="000000"/>
          <w:sz w:val="24"/>
          <w:szCs w:val="24"/>
        </w:rPr>
        <w:t xml:space="preserve">5） </w:t>
      </w:r>
      <w:r>
        <w:rPr>
          <w:rFonts w:hint="eastAsia" w:ascii="宋体" w:hAnsi="宋体" w:cs="宋体"/>
          <w:b/>
          <w:bCs/>
          <w:color w:val="000000"/>
          <w:sz w:val="24"/>
          <w:szCs w:val="24"/>
        </w:rPr>
        <w:t>真正实现物业管理，资产管理等去中心化，数据不可篡改。</w:t>
      </w:r>
    </w:p>
    <w:p>
      <w:pPr>
        <w:ind w:firstLine="482" w:firstLineChars="200"/>
        <w:jc w:val="both"/>
        <w:rPr>
          <w:rFonts w:ascii="宋体" w:hAnsi="宋体" w:cs="宋体"/>
          <w:b/>
          <w:bCs/>
          <w:color w:val="000000"/>
          <w:sz w:val="24"/>
          <w:szCs w:val="24"/>
        </w:rPr>
      </w:pPr>
      <w:r>
        <w:rPr>
          <w:rFonts w:ascii="宋体" w:hAnsi="宋体" w:cs="宋体"/>
          <w:b/>
          <w:bCs/>
          <w:color w:val="000000"/>
          <w:sz w:val="24"/>
          <w:szCs w:val="24"/>
        </w:rPr>
        <w:t>RFID读写器芯片包含射频部分和数字信号处理部分，是读写器的核心部件。接收端信号进行LNA放大后，经过I/Q混频、滤波和ADC转换后输入给数字处理部分；发射端将数字部分输出的数字信号经过DAC转换后，进行I/Q混频，经过PA放大后传输到天线，发射给标签。</w:t>
      </w:r>
    </w:p>
    <w:p>
      <w:pPr>
        <w:ind w:firstLine="482" w:firstLineChars="200"/>
        <w:jc w:val="both"/>
        <w:rPr>
          <w:rFonts w:ascii="宋体" w:hAnsi="宋体" w:cs="宋体"/>
          <w:b/>
          <w:bCs/>
          <w:color w:val="000000"/>
          <w:sz w:val="24"/>
          <w:szCs w:val="24"/>
        </w:rPr>
      </w:pPr>
      <w:r>
        <w:rPr>
          <w:rFonts w:ascii="宋体" w:hAnsi="宋体" w:cs="宋体"/>
          <w:b/>
          <w:bCs/>
          <w:color w:val="000000"/>
          <w:sz w:val="24"/>
          <w:szCs w:val="24"/>
        </w:rPr>
        <w:t>RFID标签芯片包含射频部分、电源管理部分、数字处理部分和存储部分。电源管理部分包含电磁耦合、能量存储、LDO等电路，将接收到无线信号转换成电能，为标签供电，发射部分将储存的内存数据进行载波调制后，传输给天线发射出去。</w:t>
      </w:r>
    </w:p>
    <w:p>
      <w:pPr>
        <w:ind w:firstLine="482" w:firstLineChars="200"/>
        <w:jc w:val="both"/>
        <w:rPr>
          <w:rFonts w:ascii="宋体" w:hAnsi="宋体" w:cs="宋体"/>
          <w:b/>
          <w:bCs/>
          <w:color w:val="000000"/>
          <w:sz w:val="24"/>
          <w:szCs w:val="24"/>
        </w:rPr>
      </w:pPr>
      <w:r>
        <w:rPr>
          <w:rFonts w:ascii="宋体" w:hAnsi="宋体" w:cs="宋体"/>
          <w:b/>
          <w:bCs/>
          <w:color w:val="000000"/>
          <w:sz w:val="24"/>
          <w:szCs w:val="24"/>
        </w:rPr>
        <w:t>RFID读写器芯片市场需求不断增大，但现有技术还存在需要改进的点，如并行识别标签数量、误读、功耗大等问题，本项目针对应用中的问题，给出新的设计方案，并结合区块链技术应用，给出具有核心竞争力的芯片架构方案。</w:t>
      </w:r>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图</w:t>
      </w:r>
      <w:r>
        <w:rPr>
          <w:rFonts w:ascii="宋体" w:hAnsi="宋体" w:cs="宋体"/>
          <w:b/>
          <w:bCs/>
          <w:color w:val="000000"/>
          <w:sz w:val="24"/>
          <w:szCs w:val="24"/>
        </w:rPr>
        <w:t>2.6和图2.7分别给出了本项目涉及的</w:t>
      </w:r>
      <w:r>
        <w:rPr>
          <w:rFonts w:hint="eastAsia" w:ascii="宋体" w:hAnsi="宋体" w:cs="宋体"/>
          <w:b/>
          <w:bCs/>
          <w:color w:val="000000"/>
          <w:sz w:val="24"/>
          <w:szCs w:val="24"/>
        </w:rPr>
        <w:t>标签芯片及读写器芯片的方案框图。设计的</w:t>
      </w:r>
      <w:r>
        <w:rPr>
          <w:rFonts w:ascii="宋体" w:hAnsi="宋体" w:cs="宋体"/>
          <w:b/>
          <w:bCs/>
          <w:color w:val="000000"/>
          <w:sz w:val="24"/>
          <w:szCs w:val="24"/>
        </w:rPr>
        <w:t>RFID标签芯片创新地集成了非对称加密功能，使其适应区块链技术应用，具有良好的抗干扰能力及灵敏度指标，在功耗方面进行了苛刻的设计可以满足目前对功耗的严格要求，在片上天线技术以及与天线的匹配技术上进行了重大的改进和性能提升。</w:t>
      </w:r>
    </w:p>
    <w:p>
      <w:pPr>
        <w:jc w:val="center"/>
        <w:rPr>
          <w:b/>
          <w:bCs/>
          <w:color w:val="000000"/>
        </w:rPr>
      </w:pPr>
      <w:r>
        <w:rPr>
          <w:b/>
          <w:bCs/>
          <w:color w:val="000000"/>
        </w:rPr>
        <w:drawing>
          <wp:inline distT="0" distB="0" distL="114300" distR="114300">
            <wp:extent cx="5281930" cy="2209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cstate="print"/>
                    <a:stretch>
                      <a:fillRect/>
                    </a:stretch>
                  </pic:blipFill>
                  <pic:spPr>
                    <a:xfrm>
                      <a:off x="0" y="0"/>
                      <a:ext cx="5281930" cy="2209800"/>
                    </a:xfrm>
                    <a:prstGeom prst="rect">
                      <a:avLst/>
                    </a:prstGeom>
                    <a:noFill/>
                    <a:ln w="9525">
                      <a:noFill/>
                    </a:ln>
                  </pic:spPr>
                </pic:pic>
              </a:graphicData>
            </a:graphic>
          </wp:inline>
        </w:drawing>
      </w:r>
      <w:r>
        <w:rPr>
          <w:rFonts w:hint="eastAsia"/>
          <w:b/>
          <w:bCs/>
          <w:color w:val="000000"/>
        </w:rPr>
        <w:t>图</w:t>
      </w:r>
      <w:r>
        <w:rPr>
          <w:b/>
          <w:bCs/>
          <w:color w:val="000000"/>
        </w:rPr>
        <w:t xml:space="preserve">2.6  </w:t>
      </w:r>
      <w:r>
        <w:rPr>
          <w:rFonts w:hint="eastAsia"/>
          <w:b/>
          <w:bCs/>
          <w:color w:val="000000"/>
        </w:rPr>
        <w:t>本项目标签芯片方案框图</w:t>
      </w:r>
    </w:p>
    <w:p>
      <w:pPr>
        <w:jc w:val="center"/>
        <w:rPr>
          <w:b/>
          <w:bCs/>
          <w:color w:val="000000"/>
        </w:rPr>
      </w:pPr>
      <w:r>
        <w:rPr>
          <w:b/>
          <w:bCs/>
          <w:color w:val="000000"/>
        </w:rPr>
        <w:drawing>
          <wp:inline distT="0" distB="0" distL="0" distR="0">
            <wp:extent cx="5281930" cy="4196715"/>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81930" cy="4196715"/>
                    </a:xfrm>
                    <a:prstGeom prst="rect">
                      <a:avLst/>
                    </a:prstGeom>
                    <a:noFill/>
                    <a:ln>
                      <a:noFill/>
                    </a:ln>
                  </pic:spPr>
                </pic:pic>
              </a:graphicData>
            </a:graphic>
          </wp:inline>
        </w:drawing>
      </w:r>
      <w:r>
        <w:rPr>
          <w:rFonts w:hint="eastAsia"/>
          <w:b/>
          <w:bCs/>
          <w:color w:val="000000"/>
        </w:rPr>
        <w:t>图</w:t>
      </w:r>
      <w:r>
        <w:rPr>
          <w:b/>
          <w:bCs/>
          <w:color w:val="000000"/>
        </w:rPr>
        <w:t xml:space="preserve">2.7  </w:t>
      </w:r>
      <w:r>
        <w:rPr>
          <w:rFonts w:hint="eastAsia"/>
          <w:b/>
          <w:bCs/>
          <w:color w:val="000000"/>
        </w:rPr>
        <w:t>本项目读写器芯片方案框图</w:t>
      </w:r>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项目设计的芯片具有如下的显著优点：</w:t>
      </w:r>
    </w:p>
    <w:p>
      <w:pPr>
        <w:ind w:firstLine="482" w:firstLineChars="200"/>
        <w:jc w:val="both"/>
        <w:rPr>
          <w:rFonts w:ascii="宋体" w:hAnsi="宋体" w:cs="宋体"/>
          <w:b/>
          <w:bCs/>
          <w:color w:val="000000"/>
          <w:sz w:val="24"/>
          <w:szCs w:val="24"/>
        </w:rPr>
      </w:pPr>
      <w:r>
        <w:rPr>
          <w:rFonts w:ascii="宋体" w:hAnsi="宋体" w:cs="宋体"/>
          <w:b/>
          <w:bCs/>
          <w:color w:val="000000"/>
          <w:sz w:val="24"/>
          <w:szCs w:val="24"/>
        </w:rPr>
        <w:t>1）高安全性，芯片集成非对称随机密码对生成逻辑，采用具有自主知识产权的核心非对称加密算法，优化设计，在不增加芯片成本和功耗情况下，使通信安全性更高；</w:t>
      </w:r>
    </w:p>
    <w:p>
      <w:pPr>
        <w:ind w:firstLine="482" w:firstLineChars="200"/>
        <w:jc w:val="both"/>
        <w:rPr>
          <w:rFonts w:ascii="宋体" w:hAnsi="宋体" w:cs="宋体"/>
          <w:b/>
          <w:bCs/>
          <w:color w:val="000000"/>
          <w:sz w:val="24"/>
          <w:szCs w:val="24"/>
        </w:rPr>
      </w:pPr>
      <w:r>
        <w:rPr>
          <w:rFonts w:ascii="宋体" w:hAnsi="宋体" w:cs="宋体"/>
          <w:b/>
          <w:bCs/>
          <w:color w:val="000000"/>
          <w:sz w:val="24"/>
          <w:szCs w:val="24"/>
        </w:rPr>
        <w:t>2）</w:t>
      </w:r>
      <w:r>
        <w:rPr>
          <w:rFonts w:hint="eastAsia" w:ascii="宋体" w:hAnsi="宋体" w:cs="宋体"/>
          <w:b/>
          <w:bCs/>
          <w:color w:val="000000"/>
          <w:sz w:val="24"/>
          <w:szCs w:val="24"/>
        </w:rPr>
        <w:t>优化的防碰撞设计，芯片采用具有自主知识产权的二进制树防碰撞算法，采用时分多路访问设计，明显提高标签识别成功率和同时可识别标签数量；</w:t>
      </w:r>
    </w:p>
    <w:p>
      <w:pPr>
        <w:ind w:firstLine="482" w:firstLineChars="200"/>
        <w:jc w:val="both"/>
        <w:rPr>
          <w:rFonts w:ascii="宋体" w:hAnsi="宋体" w:cs="宋体"/>
          <w:b/>
          <w:bCs/>
          <w:color w:val="000000"/>
          <w:sz w:val="24"/>
          <w:szCs w:val="24"/>
        </w:rPr>
      </w:pPr>
      <w:r>
        <w:rPr>
          <w:rFonts w:ascii="宋体" w:hAnsi="宋体" w:cs="宋体"/>
          <w:b/>
          <w:bCs/>
          <w:color w:val="000000"/>
          <w:sz w:val="24"/>
          <w:szCs w:val="24"/>
        </w:rPr>
        <w:t>3）高灵敏度，芯片采用优化的噪声抑制技术，改善接受端噪声系数，提高整体接收灵敏度，对提高识别成功率具有重要作用；这些优点使得该芯片针对物联网应用具有较大的优势；</w:t>
      </w:r>
    </w:p>
    <w:p>
      <w:pPr>
        <w:ind w:firstLine="482" w:firstLineChars="200"/>
        <w:jc w:val="both"/>
        <w:rPr>
          <w:rFonts w:ascii="宋体" w:hAnsi="宋体" w:cs="宋体"/>
          <w:b/>
          <w:bCs/>
          <w:color w:val="000000"/>
          <w:sz w:val="24"/>
          <w:szCs w:val="24"/>
        </w:rPr>
      </w:pPr>
      <w:r>
        <w:rPr>
          <w:rFonts w:ascii="宋体" w:hAnsi="宋体" w:cs="宋体"/>
          <w:b/>
          <w:bCs/>
          <w:color w:val="000000"/>
          <w:sz w:val="24"/>
          <w:szCs w:val="24"/>
        </w:rPr>
        <w:t>4</w:t>
      </w:r>
      <w:r>
        <w:rPr>
          <w:rFonts w:hint="eastAsia" w:ascii="宋体" w:hAnsi="宋体" w:cs="宋体"/>
          <w:b/>
          <w:bCs/>
          <w:color w:val="000000"/>
          <w:sz w:val="24"/>
          <w:szCs w:val="24"/>
        </w:rPr>
        <w:t>）兼容性好，芯片同时可以实现高频超高频功能，终端客户可以通过智能手机识读信息，查询到可靠的商品信息。</w:t>
      </w:r>
    </w:p>
    <w:p>
      <w:pPr>
        <w:pStyle w:val="3"/>
        <w:rPr>
          <w:color w:val="000000"/>
        </w:rPr>
      </w:pPr>
      <w:bookmarkStart w:id="204" w:name="_Toc14114"/>
      <w:bookmarkStart w:id="205" w:name="_Toc486227253"/>
      <w:bookmarkStart w:id="206" w:name="_Toc3860"/>
      <w:bookmarkStart w:id="207" w:name="_Toc2235"/>
      <w:bookmarkStart w:id="208" w:name="_Toc27641"/>
      <w:bookmarkStart w:id="209" w:name="_Toc14540"/>
      <w:bookmarkStart w:id="210" w:name="_Toc4503"/>
      <w:bookmarkStart w:id="211" w:name="_Toc4999"/>
      <w:bookmarkStart w:id="212" w:name="_Toc27706"/>
      <w:r>
        <w:rPr>
          <w:rFonts w:hint="eastAsia"/>
          <w:color w:val="000000"/>
        </w:rPr>
        <w:t>2.3 价值物联网的软件</w:t>
      </w:r>
      <w:bookmarkEnd w:id="204"/>
      <w:bookmarkEnd w:id="205"/>
      <w:bookmarkEnd w:id="206"/>
      <w:bookmarkEnd w:id="207"/>
      <w:bookmarkEnd w:id="208"/>
      <w:bookmarkEnd w:id="209"/>
      <w:bookmarkEnd w:id="210"/>
      <w:bookmarkEnd w:id="211"/>
      <w:bookmarkEnd w:id="212"/>
    </w:p>
    <w:p>
      <w:pPr>
        <w:pStyle w:val="3"/>
        <w:jc w:val="both"/>
        <w:rPr>
          <w:color w:val="000000"/>
        </w:rPr>
      </w:pPr>
      <w:bookmarkStart w:id="213" w:name="_Toc7275"/>
      <w:bookmarkStart w:id="214" w:name="_Toc486227254"/>
      <w:bookmarkStart w:id="215" w:name="_Toc26253"/>
      <w:bookmarkStart w:id="216" w:name="_Toc699"/>
      <w:bookmarkStart w:id="217" w:name="_Toc20502"/>
      <w:bookmarkStart w:id="218" w:name="_Toc17780"/>
      <w:bookmarkStart w:id="219" w:name="_Toc16194"/>
      <w:bookmarkStart w:id="220" w:name="_Toc27174"/>
      <w:bookmarkStart w:id="221" w:name="_Toc16861"/>
      <w:r>
        <w:rPr>
          <w:rFonts w:hint="eastAsia"/>
          <w:color w:val="000000"/>
        </w:rPr>
        <w:t>2.3.1 沃尔顿（Walton）的诠释</w:t>
      </w:r>
      <w:bookmarkEnd w:id="213"/>
      <w:bookmarkEnd w:id="214"/>
      <w:bookmarkEnd w:id="215"/>
      <w:bookmarkEnd w:id="216"/>
      <w:bookmarkEnd w:id="217"/>
      <w:bookmarkEnd w:id="218"/>
      <w:bookmarkEnd w:id="219"/>
      <w:bookmarkEnd w:id="220"/>
      <w:bookmarkEnd w:id="221"/>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“沃尔顿”三字源于查理·沃尔顿（</w:t>
      </w:r>
      <w:r>
        <w:rPr>
          <w:rFonts w:ascii="宋体" w:hAnsi="宋体" w:cs="宋体"/>
          <w:b/>
          <w:bCs/>
          <w:color w:val="000000"/>
          <w:sz w:val="24"/>
          <w:szCs w:val="24"/>
        </w:rPr>
        <w:t>Charlie Walton）。查理生于美国加州，于2011年11月30日离世。作为RFID技术的发明人，他的一生为RFID技术的发展奉献了毕生的精力，早在1973年他就收到了第一项涉及RFID技术的专利，并最终积累了超过50余项的发明专利，开创了RFID事业的新纪元，对人类RFID事业的发展做出了卓越贡献。目前，RFID技术在全球的应用已相当普遍，从身份识别到高速路计费再到手机支付、信用卡支付等，到处都有RFID的身影。2016年11月30日，查理·沃尔顿逝世5周年，为纪念这位伟大的RFID技术的发明人，特订立本项目命名为“沃尔顿链”（“Waltonchain”</w:t>
      </w:r>
      <w:r>
        <w:rPr>
          <w:rFonts w:hint="eastAsia" w:ascii="宋体" w:hAnsi="宋体" w:cs="宋体"/>
          <w:b/>
          <w:bCs/>
          <w:color w:val="000000"/>
          <w:sz w:val="24"/>
          <w:szCs w:val="24"/>
        </w:rPr>
        <w:t>）</w:t>
      </w:r>
      <w:r>
        <w:rPr>
          <w:rFonts w:ascii="宋体" w:hAnsi="宋体" w:cs="宋体"/>
          <w:b/>
          <w:bCs/>
          <w:color w:val="000000"/>
          <w:sz w:val="24"/>
          <w:szCs w:val="24"/>
        </w:rPr>
        <w:t>,以延续其发明成果并将其发扬光大，继往开来。</w:t>
      </w:r>
    </w:p>
    <w:p>
      <w:pPr>
        <w:ind w:firstLine="482" w:firstLineChars="200"/>
        <w:jc w:val="both"/>
        <w:rPr>
          <w:rFonts w:ascii="宋体" w:hAnsi="宋体"/>
          <w:b/>
          <w:bCs/>
          <w:color w:val="000000"/>
          <w:sz w:val="24"/>
          <w:szCs w:val="24"/>
        </w:rPr>
      </w:pPr>
      <w:r>
        <w:rPr>
          <w:rFonts w:ascii="宋体" w:hAnsi="宋体"/>
          <w:b/>
          <w:bCs/>
          <w:color w:val="000000"/>
          <w:sz w:val="24"/>
          <w:szCs w:val="24"/>
        </w:rPr>
        <w:t xml:space="preserve">Walton = Wisdom Alters Label, Trade, Organization and Network. </w:t>
      </w:r>
    </w:p>
    <w:p>
      <w:pPr>
        <w:jc w:val="both"/>
        <w:rPr>
          <w:rFonts w:ascii="宋体" w:hAnsi="宋体"/>
          <w:b/>
          <w:bCs/>
          <w:color w:val="000000"/>
          <w:sz w:val="24"/>
          <w:szCs w:val="24"/>
        </w:rPr>
      </w:pPr>
      <w:r>
        <w:rPr>
          <w:rFonts w:ascii="宋体" w:hAnsi="宋体"/>
          <w:b/>
          <w:bCs/>
          <w:color w:val="000000"/>
          <w:sz w:val="24"/>
          <w:szCs w:val="24"/>
        </w:rPr>
        <w:t xml:space="preserve">             用智慧改变标签、交易方式、组织模式和物联网</w:t>
      </w:r>
      <w:r>
        <w:rPr>
          <w:rFonts w:hint="eastAsia" w:ascii="宋体" w:hAnsi="宋体"/>
          <w:b/>
          <w:bCs/>
          <w:color w:val="000000"/>
          <w:sz w:val="24"/>
          <w:szCs w:val="24"/>
        </w:rPr>
        <w:t>。</w:t>
      </w:r>
    </w:p>
    <w:p>
      <w:pPr>
        <w:ind w:firstLine="482" w:firstLineChars="200"/>
        <w:jc w:val="both"/>
        <w:rPr>
          <w:rFonts w:ascii="宋体" w:hAnsi="宋体" w:cs="宋体"/>
          <w:b/>
          <w:bCs/>
          <w:color w:val="000000"/>
          <w:sz w:val="24"/>
          <w:szCs w:val="24"/>
        </w:rPr>
      </w:pPr>
      <w:r>
        <w:rPr>
          <w:rFonts w:ascii="宋体" w:hAnsi="宋体" w:cs="宋体"/>
          <w:b/>
          <w:bCs/>
          <w:color w:val="000000"/>
          <w:sz w:val="24"/>
          <w:szCs w:val="24"/>
        </w:rPr>
        <w:t xml:space="preserve">W—Wisdom: </w:t>
      </w:r>
      <w:r>
        <w:rPr>
          <w:rFonts w:hint="eastAsia" w:ascii="宋体" w:hAnsi="宋体" w:cs="宋体"/>
          <w:b/>
          <w:bCs/>
          <w:color w:val="000000"/>
          <w:sz w:val="24"/>
          <w:szCs w:val="24"/>
        </w:rPr>
        <w:t>智慧</w:t>
      </w:r>
    </w:p>
    <w:p>
      <w:pPr>
        <w:ind w:firstLine="482" w:firstLineChars="200"/>
        <w:jc w:val="both"/>
        <w:rPr>
          <w:rFonts w:ascii="宋体" w:hAnsi="宋体" w:cs="宋体"/>
          <w:b/>
          <w:bCs/>
          <w:color w:val="000000"/>
          <w:sz w:val="24"/>
          <w:szCs w:val="24"/>
        </w:rPr>
      </w:pPr>
      <w:r>
        <w:rPr>
          <w:rFonts w:ascii="宋体" w:hAnsi="宋体" w:cs="宋体"/>
          <w:b/>
          <w:bCs/>
          <w:color w:val="000000"/>
          <w:sz w:val="24"/>
          <w:szCs w:val="24"/>
        </w:rPr>
        <w:t xml:space="preserve">A—Alter: </w:t>
      </w:r>
      <w:r>
        <w:rPr>
          <w:rFonts w:hint="eastAsia" w:ascii="宋体" w:hAnsi="宋体" w:cs="宋体"/>
          <w:b/>
          <w:bCs/>
          <w:color w:val="000000"/>
          <w:sz w:val="24"/>
          <w:szCs w:val="24"/>
        </w:rPr>
        <w:t>改变</w:t>
      </w:r>
    </w:p>
    <w:p>
      <w:pPr>
        <w:ind w:firstLine="482" w:firstLineChars="200"/>
        <w:jc w:val="both"/>
        <w:rPr>
          <w:rFonts w:ascii="宋体" w:hAnsi="宋体" w:cs="宋体"/>
          <w:b/>
          <w:bCs/>
          <w:color w:val="000000"/>
          <w:sz w:val="24"/>
          <w:szCs w:val="24"/>
        </w:rPr>
      </w:pPr>
      <w:r>
        <w:rPr>
          <w:rFonts w:ascii="宋体" w:hAnsi="宋体" w:cs="宋体"/>
          <w:b/>
          <w:bCs/>
          <w:color w:val="000000"/>
          <w:sz w:val="24"/>
          <w:szCs w:val="24"/>
        </w:rPr>
        <w:t>L—Label: RFID标签</w:t>
      </w:r>
    </w:p>
    <w:p>
      <w:pPr>
        <w:ind w:firstLine="482" w:firstLineChars="200"/>
        <w:jc w:val="both"/>
        <w:rPr>
          <w:rFonts w:ascii="宋体" w:hAnsi="宋体" w:cs="宋体"/>
          <w:b/>
          <w:bCs/>
          <w:color w:val="000000"/>
          <w:sz w:val="24"/>
          <w:szCs w:val="24"/>
        </w:rPr>
      </w:pPr>
      <w:r>
        <w:rPr>
          <w:rFonts w:ascii="宋体" w:hAnsi="宋体" w:cs="宋体"/>
          <w:b/>
          <w:bCs/>
          <w:color w:val="000000"/>
          <w:sz w:val="24"/>
          <w:szCs w:val="24"/>
        </w:rPr>
        <w:t xml:space="preserve">T—Trade: </w:t>
      </w:r>
      <w:r>
        <w:rPr>
          <w:rFonts w:hint="eastAsia" w:ascii="宋体" w:hAnsi="宋体" w:cs="宋体"/>
          <w:b/>
          <w:bCs/>
          <w:color w:val="000000"/>
          <w:sz w:val="24"/>
          <w:szCs w:val="24"/>
        </w:rPr>
        <w:t>交易方式——基于区块链的记账模式</w:t>
      </w:r>
    </w:p>
    <w:p>
      <w:pPr>
        <w:ind w:firstLine="482" w:firstLineChars="200"/>
        <w:jc w:val="both"/>
        <w:rPr>
          <w:rFonts w:ascii="宋体" w:hAnsi="宋体" w:cs="宋体"/>
          <w:b/>
          <w:bCs/>
          <w:color w:val="000000"/>
          <w:sz w:val="24"/>
          <w:szCs w:val="24"/>
        </w:rPr>
      </w:pPr>
      <w:r>
        <w:rPr>
          <w:rFonts w:ascii="宋体" w:hAnsi="宋体" w:cs="宋体"/>
          <w:b/>
          <w:bCs/>
          <w:color w:val="000000"/>
          <w:sz w:val="24"/>
          <w:szCs w:val="24"/>
        </w:rPr>
        <w:t xml:space="preserve">O—Organization: </w:t>
      </w:r>
      <w:r>
        <w:rPr>
          <w:rFonts w:hint="eastAsia" w:ascii="宋体" w:hAnsi="宋体" w:cs="宋体"/>
          <w:b/>
          <w:bCs/>
          <w:color w:val="000000"/>
          <w:sz w:val="24"/>
          <w:szCs w:val="24"/>
        </w:rPr>
        <w:t>组织管理模式——去中心化自治组织（</w:t>
      </w:r>
      <w:r>
        <w:rPr>
          <w:rFonts w:ascii="宋体" w:hAnsi="宋体" w:cs="宋体"/>
          <w:b/>
          <w:bCs/>
          <w:color w:val="000000"/>
          <w:sz w:val="24"/>
          <w:szCs w:val="24"/>
        </w:rPr>
        <w:t>DAO）</w:t>
      </w:r>
    </w:p>
    <w:p>
      <w:pPr>
        <w:ind w:firstLine="482" w:firstLineChars="200"/>
        <w:jc w:val="both"/>
        <w:rPr>
          <w:rFonts w:ascii="宋体" w:hAnsi="宋体" w:cs="宋体"/>
          <w:b/>
          <w:bCs/>
          <w:color w:val="000000"/>
          <w:sz w:val="24"/>
          <w:szCs w:val="24"/>
        </w:rPr>
      </w:pPr>
      <w:r>
        <w:rPr>
          <w:rFonts w:ascii="宋体" w:hAnsi="宋体" w:cs="宋体"/>
          <w:b/>
          <w:bCs/>
          <w:color w:val="000000"/>
          <w:sz w:val="24"/>
          <w:szCs w:val="24"/>
        </w:rPr>
        <w:t xml:space="preserve">N—Network: </w:t>
      </w:r>
      <w:r>
        <w:rPr>
          <w:rFonts w:hint="eastAsia" w:ascii="宋体" w:hAnsi="宋体" w:cs="宋体"/>
          <w:b/>
          <w:bCs/>
          <w:color w:val="000000"/>
          <w:sz w:val="24"/>
          <w:szCs w:val="24"/>
        </w:rPr>
        <w:t>物联网——</w:t>
      </w:r>
      <w:r>
        <w:rPr>
          <w:rFonts w:ascii="宋体" w:hAnsi="宋体" w:cs="宋体"/>
          <w:b/>
          <w:bCs/>
          <w:color w:val="000000"/>
          <w:sz w:val="24"/>
          <w:szCs w:val="24"/>
        </w:rPr>
        <w:t>P2P网络模式</w:t>
      </w:r>
    </w:p>
    <w:p>
      <w:pPr>
        <w:pStyle w:val="3"/>
        <w:jc w:val="both"/>
        <w:rPr>
          <w:color w:val="000000"/>
        </w:rPr>
      </w:pPr>
      <w:bookmarkStart w:id="222" w:name="_Toc22916"/>
      <w:bookmarkStart w:id="223" w:name="_Toc2501"/>
      <w:bookmarkStart w:id="224" w:name="_Toc484560877"/>
      <w:bookmarkStart w:id="225" w:name="_Toc29338"/>
      <w:bookmarkStart w:id="226" w:name="_Toc2523"/>
      <w:bookmarkStart w:id="227" w:name="_Toc485064698"/>
      <w:bookmarkStart w:id="228" w:name="_Toc3352"/>
      <w:bookmarkStart w:id="229" w:name="_Toc26753"/>
      <w:bookmarkStart w:id="230" w:name="_Toc1891"/>
      <w:bookmarkStart w:id="231" w:name="_Toc4405"/>
      <w:bookmarkStart w:id="232" w:name="_Toc17822"/>
      <w:bookmarkStart w:id="233" w:name="_Toc4103"/>
      <w:bookmarkStart w:id="234" w:name="_Toc486227255"/>
      <w:bookmarkStart w:id="235" w:name="_Toc32005"/>
      <w:bookmarkStart w:id="236" w:name="_Toc1399"/>
      <w:bookmarkStart w:id="237" w:name="_Toc23046"/>
      <w:bookmarkStart w:id="238" w:name="_Toc30691"/>
      <w:r>
        <w:rPr>
          <w:rFonts w:hint="eastAsia"/>
          <w:color w:val="000000"/>
        </w:rPr>
        <w:t>2.3.</w:t>
      </w:r>
      <w:r>
        <w:rPr>
          <w:color w:val="000000"/>
        </w:rPr>
        <w:t>2</w:t>
      </w:r>
      <w:r>
        <w:rPr>
          <w:rFonts w:hint="eastAsia"/>
          <w:color w:val="000000"/>
        </w:rPr>
        <w:t xml:space="preserve"> 沃尔顿链（Waltonchain）的总体架构</w:t>
      </w:r>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pPr>
        <w:ind w:firstLine="482" w:firstLineChars="200"/>
        <w:jc w:val="both"/>
        <w:rPr>
          <w:rFonts w:ascii="宋体" w:hAnsi="宋体" w:cs="宋体"/>
          <w:b/>
          <w:bCs/>
          <w:color w:val="000000"/>
          <w:sz w:val="24"/>
          <w:szCs w:val="24"/>
        </w:rPr>
      </w:pPr>
      <w:del w:id="1436" w:author="user" w:date="2017-10-07T11:18:23Z">
        <w:r>
          <w:rPr>
            <w:rFonts w:ascii="宋体" w:hAnsi="宋体" w:cs="宋体"/>
            <w:b/>
            <w:bCs/>
            <w:color w:val="000000"/>
            <w:sz w:val="24"/>
            <w:szCs w:val="24"/>
          </w:rPr>
          <w:delText>Walton</w:delText>
        </w:r>
      </w:del>
      <w:ins w:id="1437" w:author="user" w:date="2017-10-07T11:18:23Z">
        <w:r>
          <w:rPr>
            <w:rFonts w:hint="eastAsia" w:ascii="宋体" w:hAnsi="宋体" w:cs="宋体"/>
            <w:b/>
            <w:bCs/>
            <w:color w:val="000000"/>
            <w:sz w:val="24"/>
            <w:szCs w:val="24"/>
            <w:lang w:eastAsia="zh-CN"/>
          </w:rPr>
          <w:t>沃尔顿链</w:t>
        </w:r>
      </w:ins>
      <w:r>
        <w:rPr>
          <w:rFonts w:ascii="宋体" w:hAnsi="宋体" w:cs="宋体"/>
          <w:b/>
          <w:bCs/>
          <w:color w:val="000000"/>
          <w:sz w:val="24"/>
          <w:szCs w:val="24"/>
        </w:rPr>
        <w:t>生态系统采用</w:t>
      </w:r>
      <w:r>
        <w:rPr>
          <w:rFonts w:hint="eastAsia" w:ascii="宋体" w:hAnsi="宋体" w:cs="宋体"/>
          <w:b/>
          <w:bCs/>
          <w:color w:val="000000"/>
          <w:sz w:val="24"/>
          <w:szCs w:val="24"/>
        </w:rPr>
        <w:t>“</w:t>
      </w:r>
      <w:r>
        <w:rPr>
          <w:rFonts w:ascii="宋体" w:hAnsi="宋体" w:cs="宋体"/>
          <w:b/>
          <w:bCs/>
          <w:color w:val="000000"/>
          <w:sz w:val="24"/>
          <w:szCs w:val="24"/>
        </w:rPr>
        <w:t>母链+子链</w:t>
      </w:r>
      <w:r>
        <w:rPr>
          <w:rFonts w:hint="eastAsia" w:ascii="宋体" w:hAnsi="宋体" w:cs="宋体"/>
          <w:b/>
          <w:bCs/>
          <w:color w:val="000000"/>
          <w:sz w:val="24"/>
          <w:szCs w:val="24"/>
        </w:rPr>
        <w:t>”</w:t>
      </w:r>
      <w:r>
        <w:rPr>
          <w:rFonts w:ascii="宋体" w:hAnsi="宋体" w:cs="宋体"/>
          <w:b/>
          <w:bCs/>
          <w:color w:val="000000"/>
          <w:sz w:val="24"/>
          <w:szCs w:val="24"/>
        </w:rPr>
        <w:t>的总体架构，其中母链为waltonchain，其中用于流转和支付的代币叫做waltoncoin（WTC）。在项目1.0阶段，母链waltonchain用于打通服装行业的生产、物流、仓储和门店的全供销链条系统。子链理论上可以有无穷多个，如生产车间用于监测产品质量的识别器即可作为生产子链的节点存在，多种品牌的生产车间共同构成生产子链；又如众多不同服装品牌的销售门店可以构成销售子链等等。</w:t>
      </w:r>
    </w:p>
    <w:p>
      <w:pPr>
        <w:ind w:firstLine="482" w:firstLineChars="200"/>
        <w:jc w:val="both"/>
        <w:rPr>
          <w:rFonts w:ascii="宋体" w:hAnsi="宋体" w:cs="宋体"/>
          <w:b/>
          <w:bCs/>
          <w:color w:val="000000"/>
          <w:sz w:val="24"/>
          <w:szCs w:val="24"/>
        </w:rPr>
      </w:pPr>
      <w:del w:id="1438" w:author="user" w:date="2017-10-07T11:24:23Z">
        <w:r>
          <w:rPr>
            <w:rFonts w:ascii="宋体" w:hAnsi="宋体" w:cs="宋体"/>
            <w:b/>
            <w:bCs/>
            <w:color w:val="000000"/>
            <w:sz w:val="24"/>
            <w:szCs w:val="24"/>
          </w:rPr>
          <w:delText>Waltonchain</w:delText>
        </w:r>
      </w:del>
      <w:ins w:id="1439" w:author="user" w:date="2017-10-07T11:24:23Z">
        <w:r>
          <w:rPr>
            <w:rFonts w:hint="eastAsia" w:ascii="宋体" w:hAnsi="宋体" w:cs="宋体"/>
            <w:b/>
            <w:bCs/>
            <w:color w:val="000000"/>
            <w:sz w:val="24"/>
            <w:szCs w:val="24"/>
            <w:lang w:eastAsia="zh-CN"/>
          </w:rPr>
          <w:t>沃尔顿链</w:t>
        </w:r>
      </w:ins>
      <w:r>
        <w:rPr>
          <w:rFonts w:ascii="宋体" w:hAnsi="宋体" w:cs="宋体"/>
          <w:b/>
          <w:bCs/>
          <w:color w:val="000000"/>
          <w:sz w:val="24"/>
          <w:szCs w:val="24"/>
        </w:rPr>
        <w:t>平台采用分层结构，包含底层、核心层、中间层及应用层，平台架构图如下图2.8所示。</w:t>
      </w:r>
    </w:p>
    <w:p>
      <w:pPr>
        <w:jc w:val="center"/>
        <w:rPr>
          <w:b/>
          <w:bCs/>
          <w:color w:val="000000"/>
        </w:rPr>
      </w:pPr>
      <w:r>
        <w:rPr>
          <w:b/>
          <w:bCs/>
          <w:color w:val="000000"/>
        </w:rPr>
        <w:drawing>
          <wp:inline distT="0" distB="0" distL="0" distR="0">
            <wp:extent cx="3950970" cy="4189730"/>
            <wp:effectExtent l="0" t="0" r="0" b="127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950970" cy="4189730"/>
                    </a:xfrm>
                    <a:prstGeom prst="rect">
                      <a:avLst/>
                    </a:prstGeom>
                    <a:noFill/>
                    <a:ln>
                      <a:noFill/>
                    </a:ln>
                  </pic:spPr>
                </pic:pic>
              </a:graphicData>
            </a:graphic>
          </wp:inline>
        </w:drawing>
      </w:r>
    </w:p>
    <w:p>
      <w:pPr>
        <w:jc w:val="center"/>
        <w:rPr>
          <w:b/>
          <w:bCs/>
          <w:color w:val="000000"/>
        </w:rPr>
      </w:pPr>
      <w:r>
        <w:rPr>
          <w:rFonts w:hint="eastAsia"/>
          <w:b/>
          <w:bCs/>
          <w:color w:val="000000"/>
        </w:rPr>
        <w:t>图</w:t>
      </w:r>
      <w:r>
        <w:rPr>
          <w:b/>
          <w:bCs/>
          <w:color w:val="000000"/>
        </w:rPr>
        <w:t xml:space="preserve">2.8  </w:t>
      </w:r>
      <w:del w:id="1440" w:author="user" w:date="2017-10-07T11:24:27Z">
        <w:r>
          <w:rPr>
            <w:b/>
            <w:bCs/>
            <w:color w:val="000000"/>
          </w:rPr>
          <w:delText>Waltonchain</w:delText>
        </w:r>
      </w:del>
      <w:ins w:id="1441" w:author="user" w:date="2017-10-07T11:24:27Z">
        <w:r>
          <w:rPr>
            <w:rFonts w:hint="eastAsia"/>
            <w:b/>
            <w:bCs/>
            <w:color w:val="000000"/>
            <w:lang w:eastAsia="zh-CN"/>
          </w:rPr>
          <w:t>沃尔顿链</w:t>
        </w:r>
      </w:ins>
      <w:r>
        <w:rPr>
          <w:rFonts w:hint="eastAsia"/>
          <w:b/>
          <w:bCs/>
          <w:color w:val="000000"/>
        </w:rPr>
        <w:t>平台架构图</w:t>
      </w:r>
    </w:p>
    <w:p>
      <w:pPr>
        <w:pStyle w:val="4"/>
        <w:jc w:val="both"/>
        <w:rPr>
          <w:rFonts w:ascii="Calibri Light" w:hAnsi="Calibri Light"/>
          <w:color w:val="000000" w:themeColor="text1"/>
          <w:sz w:val="28"/>
          <w:szCs w:val="28"/>
          <w14:textFill>
            <w14:solidFill>
              <w14:schemeClr w14:val="tx1"/>
            </w14:solidFill>
          </w14:textFill>
        </w:rPr>
      </w:pPr>
      <w:bookmarkStart w:id="239" w:name="_Toc19100"/>
      <w:bookmarkStart w:id="240" w:name="_Toc485064699"/>
      <w:bookmarkStart w:id="241" w:name="_Toc484560878"/>
      <w:bookmarkStart w:id="242" w:name="_Toc1707"/>
      <w:bookmarkStart w:id="243" w:name="_Toc15407"/>
      <w:bookmarkStart w:id="244" w:name="_Toc31362"/>
      <w:bookmarkStart w:id="245" w:name="_Toc17105"/>
      <w:bookmarkStart w:id="246" w:name="_Toc16669"/>
      <w:r>
        <w:rPr>
          <w:rFonts w:ascii="Calibri Light" w:hAnsi="Calibri Light"/>
          <w:color w:val="000000" w:themeColor="text1"/>
          <w:sz w:val="28"/>
          <w:szCs w:val="28"/>
          <w14:textFill>
            <w14:solidFill>
              <w14:schemeClr w14:val="tx1"/>
            </w14:solidFill>
          </w14:textFill>
        </w:rPr>
        <w:t xml:space="preserve"> </w:t>
      </w:r>
      <w:del w:id="1442" w:author="user" w:date="2017-10-07T11:18:40Z">
        <w:bookmarkStart w:id="247" w:name="_Toc28651"/>
        <w:bookmarkStart w:id="248" w:name="_Toc486227256"/>
        <w:bookmarkStart w:id="249" w:name="_Toc14110"/>
        <w:bookmarkStart w:id="250" w:name="_Toc20036"/>
        <w:bookmarkStart w:id="251" w:name="_Toc24486"/>
        <w:bookmarkStart w:id="252" w:name="_Toc6393"/>
        <w:bookmarkStart w:id="253" w:name="_Toc28201"/>
        <w:bookmarkStart w:id="254" w:name="_Toc31448"/>
        <w:bookmarkStart w:id="255" w:name="_Toc4849"/>
        <w:r>
          <w:rPr>
            <w:rFonts w:ascii="Calibri Light" w:hAnsi="Calibri Light"/>
            <w:color w:val="000000" w:themeColor="text1"/>
            <w:sz w:val="28"/>
            <w:szCs w:val="28"/>
            <w14:textFill>
              <w14:solidFill>
                <w14:schemeClr w14:val="tx1"/>
              </w14:solidFill>
            </w14:textFill>
          </w:rPr>
          <w:delText>WALTON</w:delText>
        </w:r>
      </w:del>
      <w:ins w:id="1443" w:author="user" w:date="2017-10-07T11:18:40Z">
        <w:r>
          <w:rPr>
            <w:rFonts w:hint="eastAsia" w:ascii="Calibri Light" w:hAnsi="Calibri Light"/>
            <w:color w:val="000000" w:themeColor="text1"/>
            <w:sz w:val="28"/>
            <w:szCs w:val="28"/>
            <w:lang w:eastAsia="zh-CN"/>
            <w14:textFill>
              <w14:solidFill>
                <w14:schemeClr w14:val="tx1"/>
              </w14:solidFill>
            </w14:textFill>
          </w:rPr>
          <w:t>沃尔顿</w:t>
        </w:r>
      </w:ins>
      <w:r>
        <w:rPr>
          <w:rFonts w:hint="eastAsia" w:ascii="Calibri Light" w:hAnsi="Calibri Light"/>
          <w:color w:val="000000" w:themeColor="text1"/>
          <w:sz w:val="28"/>
          <w:szCs w:val="28"/>
          <w14:textFill>
            <w14:solidFill>
              <w14:schemeClr w14:val="tx1"/>
            </w14:solidFill>
          </w14:textFill>
        </w:rPr>
        <w:t>链底层</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r>
        <w:rPr>
          <w:rFonts w:ascii="Calibri Light" w:hAnsi="Calibri Light"/>
          <w:color w:val="000000" w:themeColor="text1"/>
          <w:sz w:val="28"/>
          <w:szCs w:val="28"/>
          <w14:textFill>
            <w14:solidFill>
              <w14:schemeClr w14:val="tx1"/>
            </w14:solidFill>
          </w14:textFill>
        </w:rPr>
        <w:t xml:space="preserve"> </w:t>
      </w:r>
    </w:p>
    <w:p>
      <w:pPr>
        <w:ind w:firstLine="420"/>
        <w:jc w:val="both"/>
        <w:rPr>
          <w:rFonts w:ascii="宋体" w:hAnsi="宋体" w:cs="宋体"/>
          <w:b/>
          <w:bCs/>
          <w:color w:val="000000" w:themeColor="text1"/>
          <w:sz w:val="24"/>
          <w:szCs w:val="24"/>
          <w14:textFill>
            <w14:solidFill>
              <w14:schemeClr w14:val="tx1"/>
            </w14:solidFill>
          </w14:textFill>
        </w:rPr>
      </w:pPr>
      <w:r>
        <w:rPr>
          <w:rFonts w:hint="eastAsia" w:ascii="宋体" w:hAnsi="宋体" w:cs="宋体"/>
          <w:b/>
          <w:bCs/>
          <w:color w:val="000000" w:themeColor="text1"/>
          <w:sz w:val="24"/>
          <w:szCs w:val="24"/>
          <w14:textFill>
            <w14:solidFill>
              <w14:schemeClr w14:val="tx1"/>
            </w14:solidFill>
          </w14:textFill>
        </w:rPr>
        <w:t>底层基础是基于</w:t>
      </w:r>
      <w:del w:id="1444" w:author="user" w:date="2017-10-07T11:18:54Z">
        <w:r>
          <w:rPr>
            <w:rFonts w:ascii="宋体" w:hAnsi="宋体" w:cs="宋体"/>
            <w:b/>
            <w:bCs/>
            <w:color w:val="000000" w:themeColor="text1"/>
            <w:sz w:val="24"/>
            <w:szCs w:val="24"/>
            <w14:textFill>
              <w14:solidFill>
                <w14:schemeClr w14:val="tx1"/>
              </w14:solidFill>
            </w14:textFill>
          </w:rPr>
          <w:delText>WALTON</w:delText>
        </w:r>
      </w:del>
      <w:ins w:id="1445" w:author="user" w:date="2017-10-07T11:18:54Z">
        <w:r>
          <w:rPr>
            <w:rFonts w:hint="eastAsia" w:ascii="宋体" w:hAnsi="宋体" w:cs="宋体"/>
            <w:b/>
            <w:bCs/>
            <w:color w:val="000000" w:themeColor="text1"/>
            <w:sz w:val="24"/>
            <w:szCs w:val="24"/>
            <w:lang w:eastAsia="zh-CN"/>
            <w14:textFill>
              <w14:solidFill>
                <w14:schemeClr w14:val="tx1"/>
              </w14:solidFill>
            </w14:textFill>
          </w:rPr>
          <w:t>沃尔顿</w:t>
        </w:r>
      </w:ins>
      <w:r>
        <w:rPr>
          <w:rFonts w:ascii="宋体" w:hAnsi="宋体" w:cs="宋体"/>
          <w:b/>
          <w:bCs/>
          <w:color w:val="000000" w:themeColor="text1"/>
          <w:sz w:val="24"/>
          <w:szCs w:val="24"/>
          <w14:textFill>
            <w14:solidFill>
              <w14:schemeClr w14:val="tx1"/>
            </w14:solidFill>
          </w14:textFill>
        </w:rPr>
        <w:t>链开发，</w:t>
      </w:r>
      <w:del w:id="1446" w:author="user" w:date="2017-10-07T11:18:56Z">
        <w:r>
          <w:rPr>
            <w:rFonts w:ascii="宋体" w:hAnsi="宋体" w:cs="宋体"/>
            <w:b/>
            <w:bCs/>
            <w:color w:val="000000" w:themeColor="text1"/>
            <w:sz w:val="24"/>
            <w:szCs w:val="24"/>
            <w14:textFill>
              <w14:solidFill>
                <w14:schemeClr w14:val="tx1"/>
              </w14:solidFill>
            </w14:textFill>
          </w:rPr>
          <w:delText>WALTON</w:delText>
        </w:r>
      </w:del>
      <w:ins w:id="1447" w:author="user" w:date="2017-10-07T11:18:56Z">
        <w:r>
          <w:rPr>
            <w:rFonts w:hint="eastAsia" w:ascii="宋体" w:hAnsi="宋体" w:cs="宋体"/>
            <w:b/>
            <w:bCs/>
            <w:color w:val="000000" w:themeColor="text1"/>
            <w:sz w:val="24"/>
            <w:szCs w:val="24"/>
            <w:lang w:eastAsia="zh-CN"/>
            <w14:textFill>
              <w14:solidFill>
                <w14:schemeClr w14:val="tx1"/>
              </w14:solidFill>
            </w14:textFill>
          </w:rPr>
          <w:t>沃尔顿</w:t>
        </w:r>
      </w:ins>
      <w:r>
        <w:rPr>
          <w:rFonts w:ascii="宋体" w:hAnsi="宋体" w:cs="宋体"/>
          <w:b/>
          <w:bCs/>
          <w:color w:val="000000" w:themeColor="text1"/>
          <w:sz w:val="24"/>
          <w:szCs w:val="24"/>
          <w14:textFill>
            <w14:solidFill>
              <w14:schemeClr w14:val="tx1"/>
            </w14:solidFill>
          </w14:textFill>
        </w:rPr>
        <w:t>链具有很多优点，详细请见</w:t>
      </w:r>
      <w:del w:id="1448" w:author="user" w:date="2017-10-07T11:19:03Z">
        <w:r>
          <w:rPr>
            <w:rFonts w:ascii="宋体" w:hAnsi="宋体" w:cs="宋体"/>
            <w:b/>
            <w:bCs/>
            <w:color w:val="000000" w:themeColor="text1"/>
            <w:sz w:val="24"/>
            <w:szCs w:val="24"/>
            <w14:textFill>
              <w14:solidFill>
                <w14:schemeClr w14:val="tx1"/>
              </w14:solidFill>
            </w14:textFill>
          </w:rPr>
          <w:delText>WALTON</w:delText>
        </w:r>
      </w:del>
      <w:ins w:id="1449" w:author="user" w:date="2017-10-07T11:19:03Z">
        <w:r>
          <w:rPr>
            <w:rFonts w:hint="eastAsia" w:ascii="宋体" w:hAnsi="宋体" w:cs="宋体"/>
            <w:b/>
            <w:bCs/>
            <w:color w:val="000000" w:themeColor="text1"/>
            <w:sz w:val="24"/>
            <w:szCs w:val="24"/>
            <w:lang w:eastAsia="zh-CN"/>
            <w14:textFill>
              <w14:solidFill>
                <w14:schemeClr w14:val="tx1"/>
              </w14:solidFill>
            </w14:textFill>
          </w:rPr>
          <w:t>沃尔顿</w:t>
        </w:r>
      </w:ins>
      <w:r>
        <w:rPr>
          <w:rFonts w:ascii="宋体" w:hAnsi="宋体" w:cs="宋体"/>
          <w:b/>
          <w:bCs/>
          <w:color w:val="000000" w:themeColor="text1"/>
          <w:sz w:val="24"/>
          <w:szCs w:val="24"/>
          <w14:textFill>
            <w14:solidFill>
              <w14:schemeClr w14:val="tx1"/>
            </w14:solidFill>
          </w14:textFill>
        </w:rPr>
        <w:t>链介绍部分</w:t>
      </w:r>
      <w:r>
        <w:rPr>
          <w:rFonts w:hint="eastAsia" w:ascii="宋体" w:hAnsi="宋体" w:cs="宋体"/>
          <w:b/>
          <w:bCs/>
          <w:color w:val="000000" w:themeColor="text1"/>
          <w:sz w:val="24"/>
          <w:szCs w:val="24"/>
          <w14:textFill>
            <w14:solidFill>
              <w14:schemeClr w14:val="tx1"/>
            </w14:solidFill>
          </w14:textFill>
        </w:rPr>
        <w:t>，</w:t>
      </w:r>
      <w:r>
        <w:rPr>
          <w:rFonts w:ascii="宋体" w:hAnsi="宋体" w:cs="宋体"/>
          <w:b/>
          <w:bCs/>
          <w:color w:val="000000" w:themeColor="text1"/>
          <w:sz w:val="24"/>
          <w:szCs w:val="24"/>
          <w14:textFill>
            <w14:solidFill>
              <w14:schemeClr w14:val="tx1"/>
            </w14:solidFill>
          </w14:textFill>
        </w:rPr>
        <w:t>在底层</w:t>
      </w:r>
      <w:r>
        <w:rPr>
          <w:rFonts w:hint="eastAsia" w:ascii="宋体" w:hAnsi="宋体" w:cs="宋体"/>
          <w:b/>
          <w:bCs/>
          <w:color w:val="000000" w:themeColor="text1"/>
          <w:sz w:val="24"/>
          <w:szCs w:val="24"/>
          <w14:textFill>
            <w14:solidFill>
              <w14:schemeClr w14:val="tx1"/>
            </w14:solidFill>
          </w14:textFill>
        </w:rPr>
        <w:t>，</w:t>
      </w:r>
      <w:r>
        <w:rPr>
          <w:rFonts w:ascii="宋体" w:hAnsi="宋体" w:cs="宋体"/>
          <w:b/>
          <w:bCs/>
          <w:color w:val="000000" w:themeColor="text1"/>
          <w:sz w:val="24"/>
          <w:szCs w:val="24"/>
          <w14:textFill>
            <w14:solidFill>
              <w14:schemeClr w14:val="tx1"/>
            </w14:solidFill>
          </w14:textFill>
        </w:rPr>
        <w:t>将主要通过智能合约开发母链与子链中各项应用场景的基类合约</w:t>
      </w:r>
      <w:r>
        <w:rPr>
          <w:rFonts w:hint="eastAsia" w:ascii="宋体" w:hAnsi="宋体" w:cs="宋体"/>
          <w:b/>
          <w:bCs/>
          <w:color w:val="000000" w:themeColor="text1"/>
          <w:sz w:val="24"/>
          <w:szCs w:val="24"/>
          <w14:textFill>
            <w14:solidFill>
              <w14:schemeClr w14:val="tx1"/>
            </w14:solidFill>
          </w14:textFill>
        </w:rPr>
        <w:t>，</w:t>
      </w:r>
      <w:r>
        <w:rPr>
          <w:rFonts w:ascii="宋体" w:hAnsi="宋体" w:cs="宋体"/>
          <w:b/>
          <w:bCs/>
          <w:color w:val="000000" w:themeColor="text1"/>
          <w:sz w:val="24"/>
          <w:szCs w:val="24"/>
          <w14:textFill>
            <w14:solidFill>
              <w14:schemeClr w14:val="tx1"/>
            </w14:solidFill>
          </w14:textFill>
        </w:rPr>
        <w:t>提供需要实现的底层函数通用接口。</w:t>
      </w:r>
    </w:p>
    <w:p>
      <w:pPr>
        <w:pStyle w:val="4"/>
        <w:jc w:val="both"/>
        <w:rPr>
          <w:rFonts w:ascii="Calibri Light" w:hAnsi="Calibri Light"/>
          <w:color w:val="000000" w:themeColor="text1"/>
          <w:sz w:val="28"/>
          <w:szCs w:val="28"/>
          <w14:textFill>
            <w14:solidFill>
              <w14:schemeClr w14:val="tx1"/>
            </w14:solidFill>
          </w14:textFill>
        </w:rPr>
      </w:pPr>
      <w:bookmarkStart w:id="256" w:name="_Toc32146"/>
      <w:bookmarkStart w:id="257" w:name="_Toc485064700"/>
      <w:bookmarkStart w:id="258" w:name="_Toc16652"/>
      <w:bookmarkStart w:id="259" w:name="_Toc21360"/>
      <w:bookmarkStart w:id="260" w:name="_Toc20603"/>
      <w:bookmarkStart w:id="261" w:name="_Toc11822"/>
      <w:bookmarkStart w:id="262" w:name="_Toc8467"/>
      <w:bookmarkStart w:id="263" w:name="_Toc484560879"/>
      <w:r>
        <w:rPr>
          <w:rFonts w:ascii="Calibri Light" w:hAnsi="Calibri Light"/>
          <w:color w:val="000000" w:themeColor="text1"/>
          <w:sz w:val="28"/>
          <w:szCs w:val="28"/>
          <w14:textFill>
            <w14:solidFill>
              <w14:schemeClr w14:val="tx1"/>
            </w14:solidFill>
          </w14:textFill>
        </w:rPr>
        <w:t xml:space="preserve"> </w:t>
      </w:r>
      <w:del w:id="1450" w:author="user" w:date="2017-10-07T11:19:04Z">
        <w:bookmarkStart w:id="264" w:name="_Toc486227257"/>
        <w:bookmarkStart w:id="265" w:name="_Toc13334"/>
        <w:bookmarkStart w:id="266" w:name="_Toc11315"/>
        <w:bookmarkStart w:id="267" w:name="_Toc27857"/>
        <w:bookmarkStart w:id="268" w:name="_Toc29409"/>
        <w:bookmarkStart w:id="269" w:name="_Toc18709"/>
        <w:bookmarkStart w:id="270" w:name="_Toc18261"/>
        <w:bookmarkStart w:id="271" w:name="_Toc9211"/>
        <w:bookmarkStart w:id="272" w:name="_Toc9365"/>
        <w:r>
          <w:rPr>
            <w:rFonts w:ascii="Calibri Light" w:hAnsi="Calibri Light"/>
            <w:color w:val="000000" w:themeColor="text1"/>
            <w:sz w:val="28"/>
            <w:szCs w:val="28"/>
            <w14:textFill>
              <w14:solidFill>
                <w14:schemeClr w14:val="tx1"/>
              </w14:solidFill>
            </w14:textFill>
          </w:rPr>
          <w:delText>WALTON</w:delText>
        </w:r>
      </w:del>
      <w:ins w:id="1451" w:author="user" w:date="2017-10-07T11:19:04Z">
        <w:r>
          <w:rPr>
            <w:rFonts w:hint="eastAsia" w:ascii="Calibri Light" w:hAnsi="Calibri Light"/>
            <w:color w:val="000000" w:themeColor="text1"/>
            <w:sz w:val="28"/>
            <w:szCs w:val="28"/>
            <w:lang w:eastAsia="zh-CN"/>
            <w14:textFill>
              <w14:solidFill>
                <w14:schemeClr w14:val="tx1"/>
              </w14:solidFill>
            </w14:textFill>
          </w:rPr>
          <w:t>沃尔顿</w:t>
        </w:r>
      </w:ins>
      <w:r>
        <w:rPr>
          <w:rFonts w:hint="eastAsia" w:ascii="Calibri Light" w:hAnsi="Calibri Light"/>
          <w:color w:val="000000" w:themeColor="text1"/>
          <w:sz w:val="28"/>
          <w:szCs w:val="28"/>
          <w14:textFill>
            <w14:solidFill>
              <w14:schemeClr w14:val="tx1"/>
            </w14:solidFill>
          </w14:textFill>
        </w:rPr>
        <w:t>链核心层</w:t>
      </w:r>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pPr>
        <w:ind w:firstLine="420"/>
        <w:jc w:val="both"/>
        <w:rPr>
          <w:rFonts w:ascii="宋体" w:hAnsi="宋体" w:cs="宋体"/>
          <w:b/>
          <w:bCs/>
          <w:color w:val="000000" w:themeColor="text1"/>
          <w:sz w:val="24"/>
          <w:szCs w:val="24"/>
          <w14:textFill>
            <w14:solidFill>
              <w14:schemeClr w14:val="tx1"/>
            </w14:solidFill>
          </w14:textFill>
        </w:rPr>
      </w:pPr>
      <w:del w:id="1452" w:author="user" w:date="2017-10-07T11:19:07Z">
        <w:r>
          <w:rPr>
            <w:rFonts w:ascii="宋体" w:hAnsi="宋体" w:cs="宋体"/>
            <w:b/>
            <w:bCs/>
            <w:color w:val="000000" w:themeColor="text1"/>
            <w:sz w:val="24"/>
            <w:szCs w:val="24"/>
            <w14:textFill>
              <w14:solidFill>
                <w14:schemeClr w14:val="tx1"/>
              </w14:solidFill>
            </w14:textFill>
          </w:rPr>
          <w:delText>WALTON</w:delText>
        </w:r>
      </w:del>
      <w:ins w:id="1453" w:author="user" w:date="2017-10-07T11:19:07Z">
        <w:r>
          <w:rPr>
            <w:rFonts w:hint="eastAsia" w:ascii="宋体" w:hAnsi="宋体" w:cs="宋体"/>
            <w:b/>
            <w:bCs/>
            <w:color w:val="000000" w:themeColor="text1"/>
            <w:sz w:val="24"/>
            <w:szCs w:val="24"/>
            <w:lang w:eastAsia="zh-CN"/>
            <w14:textFill>
              <w14:solidFill>
                <w14:schemeClr w14:val="tx1"/>
              </w14:solidFill>
            </w14:textFill>
          </w:rPr>
          <w:t>沃尔顿</w:t>
        </w:r>
      </w:ins>
      <w:r>
        <w:rPr>
          <w:rFonts w:ascii="宋体" w:hAnsi="宋体" w:cs="宋体"/>
          <w:b/>
          <w:bCs/>
          <w:color w:val="000000" w:themeColor="text1"/>
          <w:sz w:val="24"/>
          <w:szCs w:val="24"/>
          <w14:textFill>
            <w14:solidFill>
              <w14:schemeClr w14:val="tx1"/>
            </w14:solidFill>
          </w14:textFill>
        </w:rPr>
        <w:t>链是基于通用区块链技术开发，针对不同的应用有共性和个性的要求，核心层会调用底层的基类合约</w:t>
      </w:r>
      <w:r>
        <w:rPr>
          <w:rFonts w:hint="eastAsia" w:ascii="宋体" w:hAnsi="宋体" w:cs="宋体"/>
          <w:b/>
          <w:bCs/>
          <w:color w:val="000000" w:themeColor="text1"/>
          <w:sz w:val="24"/>
          <w:szCs w:val="24"/>
          <w14:textFill>
            <w14:solidFill>
              <w14:schemeClr w14:val="tx1"/>
            </w14:solidFill>
          </w14:textFill>
        </w:rPr>
        <w:t>，</w:t>
      </w:r>
      <w:r>
        <w:rPr>
          <w:rFonts w:ascii="宋体" w:hAnsi="宋体" w:cs="宋体"/>
          <w:b/>
          <w:bCs/>
          <w:color w:val="000000" w:themeColor="text1"/>
          <w:sz w:val="24"/>
          <w:szCs w:val="24"/>
          <w14:textFill>
            <w14:solidFill>
              <w14:schemeClr w14:val="tx1"/>
            </w14:solidFill>
          </w14:textFill>
        </w:rPr>
        <w:t>针对共性和个性的功能进行合约封装，即根据具体常用的需求定制形成各种应用的核心合约模块。</w:t>
      </w:r>
    </w:p>
    <w:p>
      <w:pPr>
        <w:pStyle w:val="4"/>
        <w:jc w:val="both"/>
        <w:rPr>
          <w:rFonts w:ascii="Calibri Light" w:hAnsi="Calibri Light"/>
          <w:color w:val="000000" w:themeColor="text1"/>
          <w:sz w:val="28"/>
          <w:szCs w:val="28"/>
          <w14:textFill>
            <w14:solidFill>
              <w14:schemeClr w14:val="tx1"/>
            </w14:solidFill>
          </w14:textFill>
        </w:rPr>
      </w:pPr>
      <w:bookmarkStart w:id="273" w:name="_Toc1735"/>
      <w:bookmarkStart w:id="274" w:name="_Toc22607"/>
      <w:bookmarkStart w:id="275" w:name="_Toc21080"/>
      <w:bookmarkStart w:id="276" w:name="_Toc28028"/>
      <w:bookmarkStart w:id="277" w:name="_Toc484560880"/>
      <w:bookmarkStart w:id="278" w:name="_Toc32749"/>
      <w:bookmarkStart w:id="279" w:name="_Toc12116"/>
      <w:bookmarkStart w:id="280" w:name="_Toc485064701"/>
      <w:r>
        <w:rPr>
          <w:rFonts w:ascii="Calibri Light" w:hAnsi="Calibri Light"/>
          <w:color w:val="000000" w:themeColor="text1"/>
          <w:sz w:val="28"/>
          <w:szCs w:val="28"/>
          <w14:textFill>
            <w14:solidFill>
              <w14:schemeClr w14:val="tx1"/>
            </w14:solidFill>
          </w14:textFill>
        </w:rPr>
        <w:t xml:space="preserve"> </w:t>
      </w:r>
      <w:del w:id="1454" w:author="user" w:date="2017-10-07T11:19:09Z">
        <w:bookmarkStart w:id="281" w:name="_Toc10110"/>
        <w:bookmarkStart w:id="282" w:name="_Toc7595"/>
        <w:bookmarkStart w:id="283" w:name="_Toc486227258"/>
        <w:bookmarkStart w:id="284" w:name="_Toc20444"/>
        <w:bookmarkStart w:id="285" w:name="_Toc3715"/>
        <w:bookmarkStart w:id="286" w:name="_Toc30904"/>
        <w:bookmarkStart w:id="287" w:name="_Toc29309"/>
        <w:bookmarkStart w:id="288" w:name="_Toc12026"/>
        <w:bookmarkStart w:id="289" w:name="_Toc14511"/>
        <w:r>
          <w:rPr>
            <w:rFonts w:ascii="Calibri Light" w:hAnsi="Calibri Light"/>
            <w:color w:val="000000" w:themeColor="text1"/>
            <w:sz w:val="28"/>
            <w:szCs w:val="28"/>
            <w14:textFill>
              <w14:solidFill>
                <w14:schemeClr w14:val="tx1"/>
              </w14:solidFill>
            </w14:textFill>
          </w:rPr>
          <w:delText>WALTON</w:delText>
        </w:r>
      </w:del>
      <w:ins w:id="1455" w:author="user" w:date="2017-10-07T11:19:09Z">
        <w:r>
          <w:rPr>
            <w:rFonts w:hint="eastAsia" w:ascii="Calibri Light" w:hAnsi="Calibri Light"/>
            <w:color w:val="000000" w:themeColor="text1"/>
            <w:sz w:val="28"/>
            <w:szCs w:val="28"/>
            <w:lang w:eastAsia="zh-CN"/>
            <w14:textFill>
              <w14:solidFill>
                <w14:schemeClr w14:val="tx1"/>
              </w14:solidFill>
            </w14:textFill>
          </w:rPr>
          <w:t>沃尔顿</w:t>
        </w:r>
      </w:ins>
      <w:r>
        <w:rPr>
          <w:rFonts w:hint="eastAsia" w:ascii="Calibri Light" w:hAnsi="Calibri Light"/>
          <w:color w:val="000000" w:themeColor="text1"/>
          <w:sz w:val="28"/>
          <w:szCs w:val="28"/>
          <w14:textFill>
            <w14:solidFill>
              <w14:schemeClr w14:val="tx1"/>
            </w14:solidFill>
          </w14:textFill>
        </w:rPr>
        <w:t>链中间层</w:t>
      </w:r>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
    <w:p>
      <w:pPr>
        <w:ind w:firstLine="420"/>
        <w:jc w:val="both"/>
        <w:rPr>
          <w:rFonts w:ascii="宋体" w:hAnsi="宋体" w:cs="宋体"/>
          <w:b/>
          <w:bCs/>
          <w:color w:val="000000" w:themeColor="text1"/>
          <w:sz w:val="24"/>
          <w:szCs w:val="24"/>
          <w14:textFill>
            <w14:solidFill>
              <w14:schemeClr w14:val="tx1"/>
            </w14:solidFill>
          </w14:textFill>
        </w:rPr>
      </w:pPr>
      <w:r>
        <w:rPr>
          <w:rFonts w:hint="eastAsia" w:ascii="宋体" w:hAnsi="宋体" w:cs="宋体"/>
          <w:b/>
          <w:bCs/>
          <w:color w:val="000000" w:themeColor="text1"/>
          <w:sz w:val="24"/>
          <w:szCs w:val="24"/>
          <w14:textFill>
            <w14:solidFill>
              <w14:schemeClr w14:val="tx1"/>
            </w14:solidFill>
          </w14:textFill>
        </w:rPr>
        <w:t>针对不同的应用，</w:t>
      </w:r>
      <w:del w:id="1456" w:author="user" w:date="2017-10-07T11:19:18Z">
        <w:r>
          <w:rPr>
            <w:rFonts w:ascii="宋体" w:hAnsi="宋体" w:cs="宋体"/>
            <w:b/>
            <w:bCs/>
            <w:color w:val="000000" w:themeColor="text1"/>
            <w:sz w:val="24"/>
            <w:szCs w:val="24"/>
            <w14:textFill>
              <w14:solidFill>
                <w14:schemeClr w14:val="tx1"/>
              </w14:solidFill>
            </w14:textFill>
          </w:rPr>
          <w:delText>WALTON</w:delText>
        </w:r>
      </w:del>
      <w:ins w:id="1457" w:author="user" w:date="2017-10-07T11:19:18Z">
        <w:r>
          <w:rPr>
            <w:rFonts w:hint="eastAsia" w:ascii="宋体" w:hAnsi="宋体" w:cs="宋体"/>
            <w:b/>
            <w:bCs/>
            <w:color w:val="000000" w:themeColor="text1"/>
            <w:sz w:val="24"/>
            <w:szCs w:val="24"/>
            <w:lang w:eastAsia="zh-CN"/>
            <w14:textFill>
              <w14:solidFill>
                <w14:schemeClr w14:val="tx1"/>
              </w14:solidFill>
            </w14:textFill>
          </w:rPr>
          <w:t>沃尔顿链</w:t>
        </w:r>
      </w:ins>
      <w:r>
        <w:rPr>
          <w:rFonts w:ascii="宋体" w:hAnsi="宋体" w:cs="宋体"/>
          <w:b/>
          <w:bCs/>
          <w:color w:val="000000" w:themeColor="text1"/>
          <w:sz w:val="24"/>
          <w:szCs w:val="24"/>
          <w14:textFill>
            <w14:solidFill>
              <w14:schemeClr w14:val="tx1"/>
            </w14:solidFill>
          </w14:textFill>
        </w:rPr>
        <w:t>会有专用和通用的接口给应用层直接调用，应用层调用核心层的相关合约时</w:t>
      </w:r>
      <w:r>
        <w:rPr>
          <w:rFonts w:hint="eastAsia" w:ascii="宋体" w:hAnsi="宋体" w:cs="宋体"/>
          <w:b/>
          <w:bCs/>
          <w:color w:val="000000" w:themeColor="text1"/>
          <w:sz w:val="24"/>
          <w:szCs w:val="24"/>
          <w14:textFill>
            <w14:solidFill>
              <w14:schemeClr w14:val="tx1"/>
            </w14:solidFill>
          </w14:textFill>
        </w:rPr>
        <w:t>，</w:t>
      </w:r>
      <w:r>
        <w:rPr>
          <w:rFonts w:ascii="宋体" w:hAnsi="宋体" w:cs="宋体"/>
          <w:b/>
          <w:bCs/>
          <w:color w:val="000000" w:themeColor="text1"/>
          <w:sz w:val="24"/>
          <w:szCs w:val="24"/>
          <w14:textFill>
            <w14:solidFill>
              <w14:schemeClr w14:val="tx1"/>
            </w14:solidFill>
          </w14:textFill>
        </w:rPr>
        <w:t>由于具体应用需求</w:t>
      </w:r>
      <w:r>
        <w:rPr>
          <w:rFonts w:hint="eastAsia" w:ascii="宋体" w:hAnsi="宋体" w:cs="宋体"/>
          <w:b/>
          <w:bCs/>
          <w:color w:val="000000" w:themeColor="text1"/>
          <w:sz w:val="24"/>
          <w:szCs w:val="24"/>
          <w14:textFill>
            <w14:solidFill>
              <w14:schemeClr w14:val="tx1"/>
            </w14:solidFill>
          </w14:textFill>
        </w:rPr>
        <w:t>，</w:t>
      </w:r>
      <w:r>
        <w:rPr>
          <w:rFonts w:ascii="宋体" w:hAnsi="宋体" w:cs="宋体"/>
          <w:b/>
          <w:bCs/>
          <w:color w:val="000000" w:themeColor="text1"/>
          <w:sz w:val="24"/>
          <w:szCs w:val="24"/>
          <w14:textFill>
            <w14:solidFill>
              <w14:schemeClr w14:val="tx1"/>
            </w14:solidFill>
          </w14:textFill>
        </w:rPr>
        <w:t>还是会同合约内提供的功能有些许不同</w:t>
      </w:r>
      <w:r>
        <w:rPr>
          <w:rFonts w:hint="eastAsia" w:ascii="宋体" w:hAnsi="宋体" w:cs="宋体"/>
          <w:b/>
          <w:bCs/>
          <w:color w:val="000000" w:themeColor="text1"/>
          <w:sz w:val="24"/>
          <w:szCs w:val="24"/>
          <w14:textFill>
            <w14:solidFill>
              <w14:schemeClr w14:val="tx1"/>
            </w14:solidFill>
          </w14:textFill>
        </w:rPr>
        <w:t>，此时就需要</w:t>
      </w:r>
      <w:r>
        <w:rPr>
          <w:rFonts w:ascii="宋体" w:hAnsi="宋体" w:cs="宋体"/>
          <w:b/>
          <w:bCs/>
          <w:color w:val="000000" w:themeColor="text1"/>
          <w:sz w:val="24"/>
          <w:szCs w:val="24"/>
          <w14:textFill>
            <w14:solidFill>
              <w14:schemeClr w14:val="tx1"/>
            </w14:solidFill>
          </w14:textFill>
        </w:rPr>
        <w:t>中间层实现对这些接口的定制封装，</w:t>
      </w:r>
      <w:r>
        <w:rPr>
          <w:rFonts w:hint="eastAsia" w:ascii="宋体" w:hAnsi="宋体" w:cs="宋体"/>
          <w:b/>
          <w:bCs/>
          <w:color w:val="000000" w:themeColor="text1"/>
          <w:sz w:val="24"/>
          <w:szCs w:val="24"/>
          <w14:textFill>
            <w14:solidFill>
              <w14:schemeClr w14:val="tx1"/>
            </w14:solidFill>
          </w14:textFill>
        </w:rPr>
        <w:t>以便</w:t>
      </w:r>
      <w:r>
        <w:rPr>
          <w:rFonts w:ascii="宋体" w:hAnsi="宋体" w:cs="宋体"/>
          <w:b/>
          <w:bCs/>
          <w:color w:val="000000" w:themeColor="text1"/>
          <w:sz w:val="24"/>
          <w:szCs w:val="24"/>
          <w14:textFill>
            <w14:solidFill>
              <w14:schemeClr w14:val="tx1"/>
            </w14:solidFill>
          </w14:textFill>
        </w:rPr>
        <w:t>简化应用层工作，降低应用难度。</w:t>
      </w:r>
    </w:p>
    <w:p>
      <w:pPr>
        <w:pStyle w:val="4"/>
        <w:jc w:val="both"/>
        <w:rPr>
          <w:rFonts w:ascii="Calibri Light" w:hAnsi="Calibri Light"/>
          <w:color w:val="000000" w:themeColor="text1"/>
          <w:sz w:val="28"/>
          <w:szCs w:val="28"/>
          <w14:textFill>
            <w14:solidFill>
              <w14:schemeClr w14:val="tx1"/>
            </w14:solidFill>
          </w14:textFill>
        </w:rPr>
      </w:pPr>
      <w:bookmarkStart w:id="290" w:name="_Toc928"/>
      <w:bookmarkStart w:id="291" w:name="_Toc12676"/>
      <w:bookmarkStart w:id="292" w:name="_Toc5125"/>
      <w:bookmarkStart w:id="293" w:name="_Toc15598"/>
      <w:bookmarkStart w:id="294" w:name="_Toc1074"/>
      <w:bookmarkStart w:id="295" w:name="_Toc485064702"/>
      <w:bookmarkStart w:id="296" w:name="_Toc23160"/>
      <w:bookmarkStart w:id="297" w:name="_Toc484560881"/>
      <w:bookmarkStart w:id="298" w:name="_Toc27889"/>
      <w:bookmarkStart w:id="299" w:name="_Toc25146"/>
      <w:r>
        <w:rPr>
          <w:rFonts w:ascii="Calibri Light" w:hAnsi="Calibri Light"/>
          <w:color w:val="000000" w:themeColor="text1"/>
          <w:sz w:val="28"/>
          <w:szCs w:val="28"/>
          <w14:textFill>
            <w14:solidFill>
              <w14:schemeClr w14:val="tx1"/>
            </w14:solidFill>
          </w14:textFill>
        </w:rPr>
        <w:t xml:space="preserve"> </w:t>
      </w:r>
      <w:del w:id="1458" w:author="user" w:date="2017-10-07T11:19:45Z">
        <w:bookmarkStart w:id="300" w:name="_Toc12217"/>
        <w:bookmarkStart w:id="301" w:name="_Toc23986"/>
        <w:bookmarkStart w:id="302" w:name="_Toc22519"/>
        <w:bookmarkStart w:id="303" w:name="_Toc486227259"/>
        <w:bookmarkStart w:id="304" w:name="_Toc15281"/>
        <w:bookmarkStart w:id="305" w:name="_Toc16185"/>
        <w:bookmarkStart w:id="306" w:name="_Toc3324"/>
        <w:r>
          <w:rPr>
            <w:rFonts w:ascii="Calibri Light" w:hAnsi="Calibri Light"/>
            <w:color w:val="000000" w:themeColor="text1"/>
            <w:sz w:val="28"/>
            <w:szCs w:val="28"/>
            <w14:textFill>
              <w14:solidFill>
                <w14:schemeClr w14:val="tx1"/>
              </w14:solidFill>
            </w14:textFill>
          </w:rPr>
          <w:delText>WALTON</w:delText>
        </w:r>
      </w:del>
      <w:ins w:id="1459" w:author="user" w:date="2017-10-07T11:19:45Z">
        <w:r>
          <w:rPr>
            <w:rFonts w:hint="eastAsia" w:ascii="Calibri Light" w:hAnsi="Calibri Light"/>
            <w:color w:val="000000" w:themeColor="text1"/>
            <w:sz w:val="28"/>
            <w:szCs w:val="28"/>
            <w:lang w:eastAsia="zh-CN"/>
            <w14:textFill>
              <w14:solidFill>
                <w14:schemeClr w14:val="tx1"/>
              </w14:solidFill>
            </w14:textFill>
          </w:rPr>
          <w:t>沃尔顿</w:t>
        </w:r>
      </w:ins>
      <w:r>
        <w:rPr>
          <w:rFonts w:hint="eastAsia" w:ascii="Calibri Light" w:hAnsi="Calibri Light"/>
          <w:color w:val="000000" w:themeColor="text1"/>
          <w:sz w:val="28"/>
          <w:szCs w:val="28"/>
          <w14:textFill>
            <w14:solidFill>
              <w14:schemeClr w14:val="tx1"/>
            </w14:solidFill>
          </w14:textFill>
        </w:rPr>
        <w:t>链应用层</w:t>
      </w:r>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pPr>
        <w:ind w:firstLine="482" w:firstLineChars="200"/>
        <w:jc w:val="both"/>
        <w:rPr>
          <w:rFonts w:ascii="宋体" w:hAnsi="宋体" w:cs="宋体"/>
          <w:b/>
          <w:bCs/>
          <w:color w:val="000000" w:themeColor="text1"/>
          <w:sz w:val="24"/>
          <w:szCs w:val="24"/>
          <w14:textFill>
            <w14:solidFill>
              <w14:schemeClr w14:val="tx1"/>
            </w14:solidFill>
          </w14:textFill>
        </w:rPr>
      </w:pPr>
      <w:r>
        <w:rPr>
          <w:rFonts w:hint="eastAsia" w:ascii="宋体" w:hAnsi="宋体" w:cs="宋体"/>
          <w:b/>
          <w:bCs/>
          <w:color w:val="000000" w:themeColor="text1"/>
          <w:sz w:val="24"/>
          <w:szCs w:val="24"/>
          <w14:textFill>
            <w14:solidFill>
              <w14:schemeClr w14:val="tx1"/>
            </w14:solidFill>
          </w14:textFill>
        </w:rPr>
        <w:t>最上层的内容，用户、企业或</w:t>
      </w:r>
      <w:del w:id="1460" w:author="user" w:date="2017-10-07T11:20:03Z">
        <w:r>
          <w:rPr>
            <w:rFonts w:ascii="宋体" w:hAnsi="宋体" w:cs="宋体"/>
            <w:b/>
            <w:bCs/>
            <w:color w:val="000000" w:themeColor="text1"/>
            <w:sz w:val="24"/>
            <w:szCs w:val="24"/>
            <w14:textFill>
              <w14:solidFill>
                <w14:schemeClr w14:val="tx1"/>
              </w14:solidFill>
            </w14:textFill>
          </w:rPr>
          <w:delText>WALTON</w:delText>
        </w:r>
      </w:del>
      <w:ins w:id="1461" w:author="user" w:date="2017-10-07T11:20:03Z">
        <w:r>
          <w:rPr>
            <w:rFonts w:hint="eastAsia" w:ascii="宋体" w:hAnsi="宋体" w:cs="宋体"/>
            <w:b/>
            <w:bCs/>
            <w:color w:val="000000" w:themeColor="text1"/>
            <w:sz w:val="24"/>
            <w:szCs w:val="24"/>
            <w:lang w:eastAsia="zh-CN"/>
            <w14:textFill>
              <w14:solidFill>
                <w14:schemeClr w14:val="tx1"/>
              </w14:solidFill>
            </w14:textFill>
          </w:rPr>
          <w:t>沃尔顿链</w:t>
        </w:r>
      </w:ins>
      <w:r>
        <w:rPr>
          <w:rFonts w:ascii="宋体" w:hAnsi="宋体" w:cs="宋体"/>
          <w:b/>
          <w:bCs/>
          <w:color w:val="000000" w:themeColor="text1"/>
          <w:sz w:val="24"/>
          <w:szCs w:val="24"/>
          <w14:textFill>
            <w14:solidFill>
              <w14:schemeClr w14:val="tx1"/>
            </w14:solidFill>
          </w14:textFill>
        </w:rPr>
        <w:t>团队针对不同的应用场景，开发相应的平台或环境，以方便满足用户个人、团队或企业所要的应用需求</w:t>
      </w:r>
      <w:r>
        <w:rPr>
          <w:rFonts w:hint="eastAsia" w:ascii="宋体" w:hAnsi="宋体" w:cs="宋体"/>
          <w:b/>
          <w:bCs/>
          <w:color w:val="000000" w:themeColor="text1"/>
          <w:sz w:val="24"/>
          <w:szCs w:val="24"/>
          <w14:textFill>
            <w14:solidFill>
              <w14:schemeClr w14:val="tx1"/>
            </w14:solidFill>
          </w14:textFill>
        </w:rPr>
        <w:t>，</w:t>
      </w:r>
      <w:r>
        <w:rPr>
          <w:rFonts w:ascii="宋体" w:hAnsi="宋体" w:cs="宋体"/>
          <w:b/>
          <w:bCs/>
          <w:color w:val="000000" w:themeColor="text1"/>
          <w:sz w:val="24"/>
          <w:szCs w:val="24"/>
          <w14:textFill>
            <w14:solidFill>
              <w14:schemeClr w14:val="tx1"/>
            </w14:solidFill>
          </w14:textFill>
        </w:rPr>
        <w:t>同时更加重要的是</w:t>
      </w:r>
      <w:r>
        <w:rPr>
          <w:rFonts w:hint="eastAsia" w:ascii="宋体" w:hAnsi="宋体" w:cs="宋体"/>
          <w:b/>
          <w:bCs/>
          <w:color w:val="000000" w:themeColor="text1"/>
          <w:sz w:val="24"/>
          <w:szCs w:val="24"/>
          <w14:textFill>
            <w14:solidFill>
              <w14:schemeClr w14:val="tx1"/>
            </w14:solidFill>
          </w14:textFill>
        </w:rPr>
        <w:t>，</w:t>
      </w:r>
      <w:r>
        <w:rPr>
          <w:rFonts w:ascii="宋体" w:hAnsi="宋体" w:cs="宋体"/>
          <w:b/>
          <w:bCs/>
          <w:color w:val="000000" w:themeColor="text1"/>
          <w:sz w:val="24"/>
          <w:szCs w:val="24"/>
          <w14:textFill>
            <w14:solidFill>
              <w14:schemeClr w14:val="tx1"/>
            </w14:solidFill>
          </w14:textFill>
        </w:rPr>
        <w:t>应用层平台或环境的实现可以使得无论有无区块链相关知识的人都可以同操作传统的信息系统或平台一样</w:t>
      </w:r>
      <w:r>
        <w:rPr>
          <w:rFonts w:hint="eastAsia" w:ascii="宋体" w:hAnsi="宋体" w:cs="宋体"/>
          <w:b/>
          <w:bCs/>
          <w:color w:val="000000" w:themeColor="text1"/>
          <w:sz w:val="24"/>
          <w:szCs w:val="24"/>
          <w14:textFill>
            <w14:solidFill>
              <w14:schemeClr w14:val="tx1"/>
            </w14:solidFill>
          </w14:textFill>
        </w:rPr>
        <w:t>，</w:t>
      </w:r>
      <w:r>
        <w:rPr>
          <w:rFonts w:ascii="宋体" w:hAnsi="宋体" w:cs="宋体"/>
          <w:b/>
          <w:bCs/>
          <w:color w:val="000000" w:themeColor="text1"/>
          <w:sz w:val="24"/>
          <w:szCs w:val="24"/>
          <w14:textFill>
            <w14:solidFill>
              <w14:schemeClr w14:val="tx1"/>
            </w14:solidFill>
          </w14:textFill>
        </w:rPr>
        <w:t>来对沃顿链上的各种功能进行方便的设置和调用。</w:t>
      </w:r>
    </w:p>
    <w:p>
      <w:pPr>
        <w:pStyle w:val="3"/>
        <w:jc w:val="both"/>
        <w:rPr>
          <w:color w:val="000000"/>
        </w:rPr>
      </w:pPr>
      <w:bookmarkStart w:id="307" w:name="_Toc9637"/>
      <w:bookmarkStart w:id="308" w:name="_Toc31795"/>
      <w:bookmarkStart w:id="309" w:name="_Toc486227260"/>
      <w:bookmarkStart w:id="310" w:name="_Toc4495"/>
      <w:bookmarkStart w:id="311" w:name="_Toc2461"/>
      <w:bookmarkStart w:id="312" w:name="_Toc31232"/>
      <w:bookmarkStart w:id="313" w:name="_Toc29695"/>
      <w:bookmarkStart w:id="314" w:name="_Toc28022"/>
      <w:bookmarkStart w:id="315" w:name="_Toc23351"/>
      <w:r>
        <w:rPr>
          <w:rFonts w:hint="eastAsia"/>
          <w:color w:val="000000"/>
        </w:rPr>
        <w:t>2.3.</w:t>
      </w:r>
      <w:r>
        <w:rPr>
          <w:color w:val="000000"/>
        </w:rPr>
        <w:t>3</w:t>
      </w:r>
      <w:r>
        <w:rPr>
          <w:rFonts w:hint="eastAsia"/>
          <w:color w:val="000000"/>
        </w:rPr>
        <w:t xml:space="preserve"> </w:t>
      </w:r>
      <w:del w:id="1462" w:author="user" w:date="2017-10-07T11:14:13Z">
        <w:r>
          <w:rPr>
            <w:rFonts w:hint="eastAsia"/>
            <w:color w:val="000000"/>
          </w:rPr>
          <w:delText>沃尔顿</w:delText>
        </w:r>
      </w:del>
      <w:ins w:id="1463" w:author="user" w:date="2017-10-07T11:14:13Z">
        <w:r>
          <w:rPr>
            <w:rFonts w:hint="eastAsia"/>
            <w:color w:val="000000"/>
            <w:lang w:eastAsia="zh-CN"/>
          </w:rPr>
          <w:t>沃尔顿链</w:t>
        </w:r>
      </w:ins>
      <w:r>
        <w:rPr>
          <w:rFonts w:hint="eastAsia"/>
          <w:color w:val="000000"/>
        </w:rPr>
        <w:t>协议与</w:t>
      </w:r>
      <w:del w:id="1464" w:author="user" w:date="2017-10-07T11:26:10Z">
        <w:r>
          <w:rPr>
            <w:rFonts w:hint="eastAsia"/>
            <w:color w:val="000000"/>
          </w:rPr>
          <w:delText>沃尔顿币</w:delText>
        </w:r>
        <w:bookmarkEnd w:id="307"/>
        <w:bookmarkEnd w:id="308"/>
        <w:bookmarkEnd w:id="309"/>
        <w:bookmarkEnd w:id="310"/>
        <w:bookmarkEnd w:id="311"/>
        <w:bookmarkEnd w:id="312"/>
        <w:bookmarkEnd w:id="313"/>
      </w:del>
      <w:ins w:id="1465" w:author="user" w:date="2017-10-07T11:26:10Z">
        <w:r>
          <w:rPr>
            <w:rFonts w:hint="eastAsia"/>
            <w:color w:val="000000"/>
            <w:lang w:eastAsia="zh-CN"/>
          </w:rPr>
          <w:t>Waltoncoin</w:t>
        </w:r>
        <w:bookmarkEnd w:id="314"/>
        <w:bookmarkEnd w:id="315"/>
      </w:ins>
    </w:p>
    <w:p>
      <w:pPr>
        <w:pStyle w:val="4"/>
        <w:jc w:val="both"/>
        <w:rPr>
          <w:rFonts w:ascii="Calibri Light" w:hAnsi="Calibri Light"/>
          <w:color w:val="000000"/>
          <w:sz w:val="28"/>
          <w:szCs w:val="28"/>
        </w:rPr>
      </w:pPr>
      <w:bookmarkStart w:id="316" w:name="_Toc14687"/>
      <w:bookmarkStart w:id="317" w:name="_Toc486227261"/>
      <w:bookmarkStart w:id="318" w:name="_Toc29572"/>
      <w:bookmarkStart w:id="319" w:name="_Toc11714"/>
      <w:bookmarkStart w:id="320" w:name="_Toc22611"/>
      <w:bookmarkStart w:id="321" w:name="_Toc13862"/>
      <w:bookmarkStart w:id="322" w:name="_Toc18297"/>
      <w:bookmarkStart w:id="323" w:name="_Toc964"/>
      <w:bookmarkStart w:id="324" w:name="_Toc485064712"/>
      <w:bookmarkStart w:id="325" w:name="_Toc30772"/>
      <w:bookmarkStart w:id="326" w:name="_Toc26631"/>
      <w:bookmarkStart w:id="327" w:name="_Toc15586"/>
      <w:r>
        <w:rPr>
          <w:rFonts w:hint="eastAsia" w:ascii="Calibri Light" w:hAnsi="Calibri Light"/>
          <w:color w:val="000000"/>
          <w:sz w:val="28"/>
          <w:szCs w:val="28"/>
        </w:rPr>
        <w:t>沃尔顿链详细架构</w:t>
      </w:r>
      <w:bookmarkEnd w:id="316"/>
      <w:bookmarkEnd w:id="317"/>
      <w:bookmarkEnd w:id="318"/>
      <w:bookmarkEnd w:id="319"/>
      <w:bookmarkEnd w:id="320"/>
      <w:bookmarkStart w:id="328" w:name="_Toc2399"/>
      <w:bookmarkStart w:id="329" w:name="_Toc30296"/>
      <w:bookmarkStart w:id="330" w:name="_Toc12998"/>
      <w:bookmarkStart w:id="331" w:name="_Toc24285"/>
    </w:p>
    <w:p>
      <w:pPr>
        <w:ind w:firstLine="482" w:firstLineChars="200"/>
        <w:jc w:val="both"/>
        <w:rPr>
          <w:rFonts w:ascii="宋体" w:hAnsi="宋体" w:cs="宋体"/>
          <w:b/>
          <w:bCs/>
          <w:color w:val="000000" w:themeColor="text1"/>
          <w:sz w:val="24"/>
          <w:szCs w:val="24"/>
          <w14:textFill>
            <w14:solidFill>
              <w14:schemeClr w14:val="tx1"/>
            </w14:solidFill>
          </w14:textFill>
        </w:rPr>
      </w:pPr>
      <w:r>
        <w:rPr>
          <w:rFonts w:hint="eastAsia" w:ascii="宋体" w:hAnsi="宋体" w:cs="宋体"/>
          <w:b/>
          <w:bCs/>
          <w:color w:val="000000" w:themeColor="text1"/>
          <w:sz w:val="24"/>
          <w:szCs w:val="24"/>
          <w14:textFill>
            <w14:solidFill>
              <w14:schemeClr w14:val="tx1"/>
            </w14:solidFill>
          </w14:textFill>
        </w:rPr>
        <w:t xml:space="preserve">沃尔顿链的详细架构如图2.9所示，流通子链部分以服装行业应用为例。 </w:t>
      </w:r>
    </w:p>
    <w:p>
      <w:pPr>
        <w:jc w:val="center"/>
      </w:pPr>
      <w:r>
        <w:pict>
          <v:shape id="_x0000_i1025" o:spt="75" type="#_x0000_t75" style="height:468.35pt;width:414.75pt;" filled="f" o:preferrelative="t" stroked="f" coordsize="21600,21600">
            <v:path/>
            <v:fill on="f" focussize="0,0"/>
            <v:stroke on="f" joinstyle="miter"/>
            <v:imagedata r:id="rId20" o:title=""/>
            <o:lock v:ext="edit" aspectratio="t"/>
            <w10:wrap type="none"/>
            <w10:anchorlock/>
          </v:shape>
        </w:pict>
      </w:r>
    </w:p>
    <w:p>
      <w:pPr>
        <w:jc w:val="center"/>
      </w:pPr>
      <w:r>
        <w:rPr>
          <w:rFonts w:hint="eastAsia"/>
          <w:b/>
          <w:bCs/>
          <w:color w:val="000000"/>
        </w:rPr>
        <w:t>图</w:t>
      </w:r>
      <w:r>
        <w:rPr>
          <w:b/>
          <w:bCs/>
          <w:color w:val="000000"/>
        </w:rPr>
        <w:t>2.</w:t>
      </w:r>
      <w:r>
        <w:rPr>
          <w:rFonts w:hint="eastAsia"/>
          <w:b/>
          <w:bCs/>
          <w:color w:val="000000"/>
        </w:rPr>
        <w:t>9</w:t>
      </w:r>
      <w:r>
        <w:rPr>
          <w:b/>
          <w:bCs/>
          <w:color w:val="000000"/>
        </w:rPr>
        <w:t xml:space="preserve">  </w:t>
      </w:r>
      <w:r>
        <w:rPr>
          <w:rFonts w:hint="eastAsia"/>
        </w:rPr>
        <w:t>沃尔顿链的详细架构</w:t>
      </w:r>
    </w:p>
    <w:p>
      <w:pPr>
        <w:pStyle w:val="4"/>
        <w:jc w:val="both"/>
        <w:rPr>
          <w:color w:val="000000"/>
          <w:sz w:val="28"/>
          <w:szCs w:val="28"/>
        </w:rPr>
      </w:pPr>
      <w:del w:id="1466" w:author="user" w:date="2017-10-07T11:20:10Z">
        <w:bookmarkStart w:id="332" w:name="_Toc486227262"/>
        <w:bookmarkStart w:id="333" w:name="_Toc16599"/>
        <w:bookmarkStart w:id="334" w:name="_Toc3866"/>
        <w:bookmarkStart w:id="335" w:name="_Toc5122"/>
        <w:bookmarkStart w:id="336" w:name="_Toc3589"/>
        <w:r>
          <w:rPr>
            <w:rFonts w:ascii="Calibri Light" w:hAnsi="Calibri Light"/>
            <w:color w:val="000000"/>
            <w:sz w:val="28"/>
            <w:szCs w:val="28"/>
          </w:rPr>
          <w:delText>Walton</w:delText>
        </w:r>
        <w:bookmarkEnd w:id="321"/>
      </w:del>
      <w:ins w:id="1467" w:author="user" w:date="2017-10-07T11:20:10Z">
        <w:bookmarkStart w:id="337" w:name="_Toc31934"/>
        <w:r>
          <w:rPr>
            <w:rFonts w:hint="eastAsia" w:ascii="Calibri Light" w:hAnsi="Calibri Light"/>
            <w:color w:val="000000"/>
            <w:sz w:val="28"/>
            <w:szCs w:val="28"/>
            <w:lang w:eastAsia="zh-CN"/>
          </w:rPr>
          <w:t>沃尔顿</w:t>
        </w:r>
      </w:ins>
      <w:r>
        <w:rPr>
          <w:rFonts w:hint="eastAsia" w:ascii="Calibri Light" w:hAnsi="Calibri Light"/>
          <w:color w:val="000000"/>
          <w:sz w:val="28"/>
          <w:szCs w:val="28"/>
        </w:rPr>
        <w:t>母链</w:t>
      </w:r>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pPr>
        <w:ind w:firstLine="480"/>
        <w:jc w:val="both"/>
        <w:rPr>
          <w:rFonts w:ascii="宋体" w:hAnsi="宋体" w:cs="宋体"/>
          <w:b/>
          <w:bCs/>
          <w:color w:val="000000"/>
          <w:sz w:val="24"/>
          <w:szCs w:val="24"/>
        </w:rPr>
      </w:pPr>
      <w:r>
        <w:rPr>
          <w:rFonts w:hint="eastAsia" w:ascii="宋体" w:hAnsi="宋体" w:cs="宋体"/>
          <w:b/>
          <w:bCs/>
          <w:color w:val="000000"/>
          <w:sz w:val="24"/>
          <w:szCs w:val="24"/>
        </w:rPr>
        <w:t>沃尔顿母链是沃尔顿区块链的主干链，起始于</w:t>
      </w:r>
      <w:del w:id="1468" w:author="user" w:date="2017-10-07T11:14:31Z">
        <w:r>
          <w:rPr>
            <w:rFonts w:hint="eastAsia" w:ascii="宋体" w:hAnsi="宋体" w:cs="宋体"/>
            <w:b/>
            <w:bCs/>
            <w:color w:val="000000"/>
            <w:sz w:val="24"/>
            <w:szCs w:val="24"/>
          </w:rPr>
          <w:delText>沃尔顿</w:delText>
        </w:r>
      </w:del>
      <w:ins w:id="1469" w:author="user" w:date="2017-10-07T11:14:31Z">
        <w:r>
          <w:rPr>
            <w:rFonts w:hint="eastAsia" w:ascii="宋体" w:hAnsi="宋体" w:cs="宋体"/>
            <w:b/>
            <w:bCs/>
            <w:color w:val="000000"/>
            <w:sz w:val="24"/>
            <w:szCs w:val="24"/>
            <w:lang w:eastAsia="zh-CN"/>
          </w:rPr>
          <w:t>沃尔顿链</w:t>
        </w:r>
      </w:ins>
      <w:r>
        <w:rPr>
          <w:rFonts w:hint="eastAsia" w:ascii="宋体" w:hAnsi="宋体" w:cs="宋体"/>
          <w:b/>
          <w:bCs/>
          <w:color w:val="000000"/>
          <w:sz w:val="24"/>
          <w:szCs w:val="24"/>
        </w:rPr>
        <w:t>创世块，它提供了丰富的功能，包括但不限于管理</w:t>
      </w:r>
      <w:del w:id="1470" w:author="user" w:date="2017-10-07T11:26:13Z">
        <w:r>
          <w:rPr>
            <w:rFonts w:hint="eastAsia" w:ascii="宋体" w:hAnsi="宋体" w:cs="宋体"/>
            <w:b/>
            <w:bCs/>
            <w:color w:val="000000"/>
            <w:sz w:val="24"/>
            <w:szCs w:val="24"/>
          </w:rPr>
          <w:delText>沃尔顿币</w:delText>
        </w:r>
      </w:del>
      <w:ins w:id="1471" w:author="user" w:date="2017-10-07T11:26:13Z">
        <w:r>
          <w:rPr>
            <w:rFonts w:hint="eastAsia" w:ascii="宋体" w:hAnsi="宋体" w:cs="宋体"/>
            <w:b/>
            <w:bCs/>
            <w:color w:val="000000"/>
            <w:sz w:val="24"/>
            <w:szCs w:val="24"/>
            <w:lang w:eastAsia="zh-CN"/>
          </w:rPr>
          <w:t>Waltoncoin</w:t>
        </w:r>
      </w:ins>
      <w:r>
        <w:rPr>
          <w:rFonts w:hint="eastAsia" w:ascii="宋体" w:hAnsi="宋体" w:cs="宋体"/>
          <w:b/>
          <w:bCs/>
          <w:color w:val="000000"/>
          <w:sz w:val="24"/>
          <w:szCs w:val="24"/>
        </w:rPr>
        <w:t>（</w:t>
      </w:r>
      <w:r>
        <w:rPr>
          <w:rFonts w:ascii="宋体" w:hAnsi="宋体" w:cs="宋体"/>
          <w:b/>
          <w:bCs/>
          <w:color w:val="000000"/>
          <w:sz w:val="24"/>
          <w:szCs w:val="24"/>
        </w:rPr>
        <w:t>WTC）的交易、管理子链、假名、帐户控制等功能。</w:t>
      </w:r>
    </w:p>
    <w:p>
      <w:pPr>
        <w:numPr>
          <w:ilvl w:val="0"/>
          <w:numId w:val="4"/>
        </w:numPr>
        <w:jc w:val="both"/>
        <w:rPr>
          <w:rFonts w:ascii="宋体" w:hAnsi="宋体" w:cs="宋体"/>
          <w:color w:val="000000" w:themeColor="text1"/>
          <w:sz w:val="24"/>
          <w:szCs w:val="24"/>
          <w14:textFill>
            <w14:solidFill>
              <w14:schemeClr w14:val="tx1"/>
            </w14:solidFill>
          </w14:textFill>
        </w:rPr>
      </w:pPr>
      <w:bookmarkStart w:id="338" w:name="_Toc7876"/>
      <w:bookmarkStart w:id="339" w:name="_Toc7467"/>
      <w:bookmarkStart w:id="340" w:name="_Toc23947"/>
      <w:bookmarkStart w:id="341" w:name="_Toc20189"/>
      <w:bookmarkStart w:id="342" w:name="_Toc8501"/>
      <w:bookmarkStart w:id="343" w:name="_Toc26608"/>
      <w:bookmarkStart w:id="344" w:name="_Toc29260"/>
      <w:bookmarkStart w:id="345" w:name="_Toc485064713"/>
      <w:r>
        <w:rPr>
          <w:rFonts w:hint="eastAsia" w:ascii="宋体" w:hAnsi="宋体" w:cs="宋体"/>
          <w:b/>
          <w:bCs/>
          <w:color w:val="000000" w:themeColor="text1"/>
          <w:sz w:val="24"/>
          <w:szCs w:val="24"/>
          <w14:textFill>
            <w14:solidFill>
              <w14:schemeClr w14:val="tx1"/>
            </w14:solidFill>
          </w14:textFill>
        </w:rPr>
        <w:t>管理</w:t>
      </w:r>
      <w:r>
        <w:rPr>
          <w:rFonts w:ascii="宋体" w:hAnsi="宋体" w:cs="宋体"/>
          <w:b/>
          <w:bCs/>
          <w:color w:val="000000" w:themeColor="text1"/>
          <w:sz w:val="24"/>
          <w:szCs w:val="24"/>
          <w14:textFill>
            <w14:solidFill>
              <w14:schemeClr w14:val="tx1"/>
            </w14:solidFill>
          </w14:textFill>
        </w:rPr>
        <w:t xml:space="preserve"> WTC </w:t>
      </w:r>
      <w:r>
        <w:rPr>
          <w:rFonts w:hint="eastAsia" w:ascii="宋体" w:hAnsi="宋体" w:cs="宋体"/>
          <w:b/>
          <w:bCs/>
          <w:color w:val="000000" w:themeColor="text1"/>
          <w:sz w:val="24"/>
          <w:szCs w:val="24"/>
          <w14:textFill>
            <w14:solidFill>
              <w14:schemeClr w14:val="tx1"/>
            </w14:solidFill>
          </w14:textFill>
        </w:rPr>
        <w:t>交易</w:t>
      </w:r>
      <w:bookmarkEnd w:id="338"/>
      <w:bookmarkEnd w:id="339"/>
      <w:bookmarkEnd w:id="340"/>
      <w:bookmarkEnd w:id="341"/>
      <w:bookmarkEnd w:id="342"/>
      <w:bookmarkEnd w:id="343"/>
      <w:bookmarkEnd w:id="344"/>
      <w:bookmarkEnd w:id="345"/>
    </w:p>
    <w:p>
      <w:pPr>
        <w:ind w:firstLine="480"/>
        <w:jc w:val="both"/>
        <w:rPr>
          <w:rFonts w:ascii="宋体" w:hAnsi="宋体" w:cs="宋体"/>
          <w:b/>
          <w:bCs/>
          <w:color w:val="000000" w:themeColor="text1"/>
          <w:sz w:val="24"/>
          <w:szCs w:val="24"/>
          <w14:textFill>
            <w14:solidFill>
              <w14:schemeClr w14:val="tx1"/>
            </w14:solidFill>
          </w14:textFill>
        </w:rPr>
      </w:pPr>
      <w:r>
        <w:rPr>
          <w:rFonts w:ascii="宋体" w:hAnsi="宋体" w:cs="宋体"/>
          <w:b/>
          <w:bCs/>
          <w:color w:val="000000" w:themeColor="text1"/>
          <w:sz w:val="24"/>
          <w:szCs w:val="24"/>
          <w14:textFill>
            <w14:solidFill>
              <w14:schemeClr w14:val="tx1"/>
            </w14:solidFill>
          </w14:textFill>
        </w:rPr>
        <w:t xml:space="preserve">WTC </w:t>
      </w:r>
      <w:r>
        <w:rPr>
          <w:rFonts w:hint="eastAsia" w:ascii="宋体" w:hAnsi="宋体" w:cs="宋体"/>
          <w:b/>
          <w:bCs/>
          <w:color w:val="000000" w:themeColor="text1"/>
          <w:sz w:val="24"/>
          <w:szCs w:val="24"/>
          <w14:textFill>
            <w14:solidFill>
              <w14:schemeClr w14:val="tx1"/>
            </w14:solidFill>
          </w14:textFill>
        </w:rPr>
        <w:t>总共发行</w:t>
      </w:r>
      <w:r>
        <w:rPr>
          <w:rFonts w:ascii="宋体" w:hAnsi="宋体" w:cs="宋体"/>
          <w:b/>
          <w:bCs/>
          <w:color w:val="000000" w:themeColor="text1"/>
          <w:sz w:val="24"/>
          <w:szCs w:val="24"/>
          <w14:textFill>
            <w14:solidFill>
              <w14:schemeClr w14:val="tx1"/>
            </w14:solidFill>
          </w14:textFill>
        </w:rPr>
        <w:t>1亿个，在创世块中被创设，然后按既定的方案分配到各帐户，在之后的交易中总量保持不变。通过去中心化网络，更多的帐户将通过节点被创建，WTC交易也将在帐户间大量进行。每隔60秒，当前时段发生的所有交易</w:t>
      </w:r>
      <w:r>
        <w:rPr>
          <w:rFonts w:hint="eastAsia" w:ascii="宋体" w:hAnsi="宋体" w:cs="宋体"/>
          <w:b/>
          <w:bCs/>
          <w:color w:val="000000" w:themeColor="text1"/>
          <w:sz w:val="24"/>
          <w:szCs w:val="24"/>
          <w14:textFill>
            <w14:solidFill>
              <w14:schemeClr w14:val="tx1"/>
            </w14:solidFill>
          </w14:textFill>
        </w:rPr>
        <w:t>，</w:t>
      </w:r>
      <w:r>
        <w:rPr>
          <w:rFonts w:ascii="宋体" w:hAnsi="宋体" w:cs="宋体"/>
          <w:b/>
          <w:bCs/>
          <w:color w:val="000000" w:themeColor="text1"/>
          <w:sz w:val="24"/>
          <w:szCs w:val="24"/>
          <w14:textFill>
            <w14:solidFill>
              <w14:schemeClr w14:val="tx1"/>
            </w14:solidFill>
          </w14:textFill>
        </w:rPr>
        <w:t>也就是交易池中所有处于pending状态的交易将被记账节点通过挖矿记录到母链中，生成的区块会链接到前一个区块，从而形成沃尔顿母链，作为WTC</w:t>
      </w:r>
      <w:r>
        <w:rPr>
          <w:rFonts w:hint="eastAsia" w:ascii="宋体" w:hAnsi="宋体" w:cs="宋体"/>
          <w:b/>
          <w:bCs/>
          <w:color w:val="000000" w:themeColor="text1"/>
          <w:sz w:val="24"/>
          <w:szCs w:val="24"/>
          <w14:textFill>
            <w14:solidFill>
              <w14:schemeClr w14:val="tx1"/>
            </w14:solidFill>
          </w14:textFill>
        </w:rPr>
        <w:t>交易的公共帐本，分布式存储于母链网络中的各个节点，保障交易数据的安全可靠。</w:t>
      </w:r>
    </w:p>
    <w:p>
      <w:pPr>
        <w:numPr>
          <w:ilvl w:val="0"/>
          <w:numId w:val="4"/>
        </w:numPr>
        <w:jc w:val="both"/>
        <w:rPr>
          <w:rFonts w:ascii="宋体" w:hAnsi="宋体" w:cs="宋体"/>
          <w:color w:val="000000" w:themeColor="text1"/>
          <w:sz w:val="24"/>
          <w:szCs w:val="24"/>
          <w14:textFill>
            <w14:solidFill>
              <w14:schemeClr w14:val="tx1"/>
            </w14:solidFill>
          </w14:textFill>
        </w:rPr>
      </w:pPr>
      <w:bookmarkStart w:id="346" w:name="_Toc5192"/>
      <w:bookmarkStart w:id="347" w:name="_Toc14006"/>
      <w:bookmarkStart w:id="348" w:name="_Toc485064714"/>
      <w:bookmarkStart w:id="349" w:name="_Toc205"/>
      <w:bookmarkStart w:id="350" w:name="_Toc5700"/>
      <w:bookmarkStart w:id="351" w:name="_Toc16820"/>
      <w:bookmarkStart w:id="352" w:name="_Toc24861"/>
      <w:bookmarkStart w:id="353" w:name="_Toc23364"/>
      <w:r>
        <w:rPr>
          <w:rFonts w:hint="eastAsia" w:ascii="宋体" w:hAnsi="宋体" w:cs="宋体"/>
          <w:b/>
          <w:bCs/>
          <w:color w:val="000000" w:themeColor="text1"/>
          <w:sz w:val="24"/>
          <w:szCs w:val="24"/>
          <w14:textFill>
            <w14:solidFill>
              <w14:schemeClr w14:val="tx1"/>
            </w14:solidFill>
          </w14:textFill>
        </w:rPr>
        <w:t>管理子链</w:t>
      </w:r>
      <w:bookmarkEnd w:id="346"/>
      <w:bookmarkEnd w:id="347"/>
      <w:bookmarkEnd w:id="348"/>
      <w:bookmarkEnd w:id="349"/>
      <w:bookmarkEnd w:id="350"/>
      <w:bookmarkEnd w:id="351"/>
      <w:bookmarkEnd w:id="352"/>
      <w:bookmarkEnd w:id="353"/>
    </w:p>
    <w:p>
      <w:pPr>
        <w:ind w:firstLine="480"/>
        <w:jc w:val="both"/>
        <w:rPr>
          <w:rFonts w:ascii="宋体" w:hAnsi="宋体" w:cs="宋体"/>
          <w:b/>
          <w:bCs/>
          <w:color w:val="000000" w:themeColor="text1"/>
          <w:sz w:val="24"/>
          <w:szCs w:val="24"/>
          <w14:textFill>
            <w14:solidFill>
              <w14:schemeClr w14:val="tx1"/>
            </w14:solidFill>
          </w14:textFill>
        </w:rPr>
      </w:pPr>
      <w:r>
        <w:rPr>
          <w:rFonts w:hint="eastAsia" w:ascii="宋体" w:hAnsi="宋体" w:cs="宋体"/>
          <w:b/>
          <w:bCs/>
          <w:color w:val="000000" w:themeColor="text1"/>
          <w:sz w:val="24"/>
          <w:szCs w:val="24"/>
          <w14:textFill>
            <w14:solidFill>
              <w14:schemeClr w14:val="tx1"/>
            </w14:solidFill>
          </w14:textFill>
        </w:rPr>
        <w:t>沃尔顿母链的</w:t>
      </w:r>
      <w:r>
        <w:rPr>
          <w:rFonts w:ascii="宋体" w:hAnsi="宋体" w:cs="宋体"/>
          <w:b/>
          <w:bCs/>
          <w:color w:val="000000" w:themeColor="text1"/>
          <w:sz w:val="24"/>
          <w:szCs w:val="24"/>
          <w14:textFill>
            <w14:solidFill>
              <w14:schemeClr w14:val="tx1"/>
            </w14:solidFill>
          </w14:textFill>
        </w:rPr>
        <w:t>众多</w:t>
      </w:r>
      <w:r>
        <w:rPr>
          <w:rFonts w:hint="eastAsia" w:ascii="宋体" w:hAnsi="宋体" w:cs="宋体"/>
          <w:b/>
          <w:bCs/>
          <w:color w:val="000000" w:themeColor="text1"/>
          <w:sz w:val="24"/>
          <w:szCs w:val="24"/>
          <w14:textFill>
            <w14:solidFill>
              <w14:schemeClr w14:val="tx1"/>
            </w14:solidFill>
          </w14:textFill>
        </w:rPr>
        <w:t>主要功能之一是管理子链，沃尔顿子链可以在母链运行后的任意时刻，被任意帐户创建。创建者将可以根据应用需求定制子链的细节功能和子链代币具体信息，这些定制信息形成描述子链的数据结构，并通过调用母链中智能合约的方式在母链中发布创建此子链的信息，此种发布需要扣除一定的</w:t>
      </w:r>
      <w:r>
        <w:rPr>
          <w:rFonts w:ascii="宋体" w:hAnsi="宋体" w:cs="宋体"/>
          <w:b/>
          <w:bCs/>
          <w:color w:val="000000" w:themeColor="text1"/>
          <w:sz w:val="24"/>
          <w:szCs w:val="24"/>
          <w14:textFill>
            <w14:solidFill>
              <w14:schemeClr w14:val="tx1"/>
            </w14:solidFill>
          </w14:textFill>
        </w:rPr>
        <w:t>WTC</w:t>
      </w:r>
      <w:r>
        <w:rPr>
          <w:rFonts w:hint="eastAsia" w:ascii="宋体" w:hAnsi="宋体" w:cs="宋体"/>
          <w:b/>
          <w:bCs/>
          <w:color w:val="000000" w:themeColor="text1"/>
          <w:sz w:val="24"/>
          <w:szCs w:val="24"/>
          <w14:textFill>
            <w14:solidFill>
              <w14:schemeClr w14:val="tx1"/>
            </w14:solidFill>
          </w14:textFill>
        </w:rPr>
        <w:t>（包括创建费与手续费）</w:t>
      </w:r>
      <w:r>
        <w:rPr>
          <w:rFonts w:ascii="宋体" w:hAnsi="宋体" w:cs="宋体"/>
          <w:b/>
          <w:bCs/>
          <w:color w:val="000000" w:themeColor="text1"/>
          <w:sz w:val="24"/>
          <w:szCs w:val="24"/>
          <w14:textFill>
            <w14:solidFill>
              <w14:schemeClr w14:val="tx1"/>
            </w14:solidFill>
          </w14:textFill>
        </w:rPr>
        <w:t>，从而被记帐节点记录在当前时段的区块中。至此子链的信息就被记录在母链当中</w:t>
      </w:r>
      <w:r>
        <w:rPr>
          <w:rFonts w:hint="eastAsia" w:ascii="宋体" w:hAnsi="宋体" w:cs="宋体"/>
          <w:b/>
          <w:bCs/>
          <w:color w:val="000000" w:themeColor="text1"/>
          <w:sz w:val="24"/>
          <w:szCs w:val="24"/>
          <w14:textFill>
            <w14:solidFill>
              <w14:schemeClr w14:val="tx1"/>
            </w14:solidFill>
          </w14:textFill>
        </w:rPr>
        <w:t>，</w:t>
      </w:r>
      <w:r>
        <w:rPr>
          <w:rFonts w:ascii="宋体" w:hAnsi="宋体" w:cs="宋体"/>
          <w:b/>
          <w:bCs/>
          <w:color w:val="000000" w:themeColor="text1"/>
          <w:sz w:val="24"/>
          <w:szCs w:val="24"/>
          <w14:textFill>
            <w14:solidFill>
              <w14:schemeClr w14:val="tx1"/>
            </w14:solidFill>
          </w14:textFill>
        </w:rPr>
        <w:t>之后子链就将作为一条独立的区块链，记录子链内各种业务逻辑对应的交易记录和相关数据。</w:t>
      </w:r>
    </w:p>
    <w:p>
      <w:pPr>
        <w:ind w:firstLine="480"/>
        <w:jc w:val="both"/>
        <w:rPr>
          <w:rFonts w:ascii="宋体" w:hAnsi="宋体" w:cs="宋体"/>
          <w:b/>
          <w:bCs/>
          <w:color w:val="000000"/>
          <w:sz w:val="24"/>
          <w:szCs w:val="24"/>
        </w:rPr>
      </w:pPr>
      <w:r>
        <w:rPr>
          <w:rFonts w:hint="eastAsia" w:ascii="宋体" w:hAnsi="宋体" w:cs="宋体"/>
          <w:b/>
          <w:bCs/>
          <w:color w:val="000000"/>
          <w:sz w:val="24"/>
          <w:szCs w:val="24"/>
        </w:rPr>
        <w:t>由于</w:t>
      </w:r>
      <w:r>
        <w:rPr>
          <w:rFonts w:ascii="宋体" w:hAnsi="宋体" w:cs="宋体"/>
          <w:b/>
          <w:bCs/>
          <w:color w:val="000000"/>
          <w:sz w:val="24"/>
          <w:szCs w:val="24"/>
        </w:rPr>
        <w:t>WTC</w:t>
      </w:r>
      <w:r>
        <w:rPr>
          <w:rFonts w:hint="eastAsia" w:ascii="宋体" w:hAnsi="宋体" w:cs="宋体"/>
          <w:b/>
          <w:bCs/>
          <w:color w:val="000000"/>
          <w:sz w:val="24"/>
          <w:szCs w:val="24"/>
        </w:rPr>
        <w:t>的交易只记录在母链中，因此母链的运行独立于子链。在母链上运行的节点，只需要保存母链数据，</w:t>
      </w:r>
      <w:r>
        <w:rPr>
          <w:rFonts w:ascii="宋体" w:hAnsi="宋体" w:cs="宋体"/>
          <w:b/>
          <w:bCs/>
          <w:color w:val="000000"/>
          <w:sz w:val="24"/>
          <w:szCs w:val="24"/>
        </w:rPr>
        <w:t>也只</w:t>
      </w:r>
      <w:r>
        <w:rPr>
          <w:rFonts w:hint="eastAsia" w:ascii="宋体" w:hAnsi="宋体" w:cs="宋体"/>
          <w:b/>
          <w:bCs/>
          <w:color w:val="000000"/>
          <w:sz w:val="24"/>
          <w:szCs w:val="24"/>
        </w:rPr>
        <w:t>进行</w:t>
      </w:r>
      <w:r>
        <w:rPr>
          <w:rFonts w:ascii="宋体" w:hAnsi="宋体" w:cs="宋体"/>
          <w:b/>
          <w:bCs/>
          <w:color w:val="000000"/>
          <w:sz w:val="24"/>
          <w:szCs w:val="24"/>
        </w:rPr>
        <w:t>WTC</w:t>
      </w:r>
      <w:r>
        <w:rPr>
          <w:rFonts w:hint="eastAsia" w:ascii="宋体" w:hAnsi="宋体" w:cs="宋体"/>
          <w:b/>
          <w:bCs/>
          <w:color w:val="000000"/>
          <w:sz w:val="24"/>
          <w:szCs w:val="24"/>
        </w:rPr>
        <w:t>交易区块的共识和验证。</w:t>
      </w:r>
      <w:r>
        <w:rPr>
          <w:rFonts w:ascii="宋体" w:hAnsi="宋体" w:cs="宋体"/>
          <w:b/>
          <w:bCs/>
          <w:color w:val="000000"/>
          <w:sz w:val="24"/>
          <w:szCs w:val="24"/>
        </w:rPr>
        <w:t>WTC</w:t>
      </w:r>
      <w:r>
        <w:rPr>
          <w:rFonts w:hint="eastAsia" w:ascii="宋体" w:hAnsi="宋体" w:cs="宋体"/>
          <w:b/>
          <w:bCs/>
          <w:color w:val="000000"/>
          <w:sz w:val="24"/>
          <w:szCs w:val="24"/>
        </w:rPr>
        <w:t>这种灵活的子链创建机制，决定了子链是可裁剪的，子链的状态对母链功能的完备性、和安全性无影响；除了记录子链的描述信息，其他子链的相关数据不会对母链产生影响。</w:t>
      </w:r>
    </w:p>
    <w:p>
      <w:pPr>
        <w:numPr>
          <w:ilvl w:val="0"/>
          <w:numId w:val="4"/>
        </w:numPr>
        <w:rPr>
          <w:rFonts w:ascii="宋体" w:hAnsi="宋体" w:cs="宋体"/>
          <w:color w:val="000000"/>
          <w:sz w:val="24"/>
          <w:szCs w:val="24"/>
        </w:rPr>
      </w:pPr>
      <w:bookmarkStart w:id="354" w:name="_Toc26061"/>
      <w:bookmarkStart w:id="355" w:name="_Toc12627"/>
      <w:bookmarkStart w:id="356" w:name="_Toc23389"/>
      <w:bookmarkStart w:id="357" w:name="_Toc5798"/>
      <w:bookmarkStart w:id="358" w:name="_Toc14241"/>
      <w:bookmarkStart w:id="359" w:name="_Toc485064715"/>
      <w:bookmarkStart w:id="360" w:name="_Toc31935"/>
      <w:bookmarkStart w:id="361" w:name="_Toc16571"/>
      <w:r>
        <w:rPr>
          <w:rFonts w:hint="eastAsia" w:ascii="宋体" w:hAnsi="宋体" w:cs="宋体"/>
          <w:b/>
          <w:bCs/>
          <w:color w:val="000000"/>
          <w:sz w:val="24"/>
          <w:szCs w:val="24"/>
        </w:rPr>
        <w:t>智能合约</w:t>
      </w:r>
      <w:bookmarkEnd w:id="354"/>
      <w:bookmarkEnd w:id="355"/>
      <w:bookmarkEnd w:id="356"/>
      <w:bookmarkEnd w:id="357"/>
      <w:bookmarkEnd w:id="358"/>
      <w:bookmarkEnd w:id="359"/>
      <w:bookmarkEnd w:id="360"/>
      <w:bookmarkEnd w:id="361"/>
    </w:p>
    <w:p>
      <w:pPr>
        <w:ind w:firstLine="480"/>
        <w:rPr>
          <w:rFonts w:ascii="宋体" w:hAnsi="宋体" w:cs="宋体"/>
          <w:b/>
          <w:bCs/>
          <w:color w:val="000000"/>
          <w:sz w:val="24"/>
          <w:szCs w:val="24"/>
        </w:rPr>
      </w:pPr>
      <w:r>
        <w:rPr>
          <w:rFonts w:hint="eastAsia" w:ascii="宋体" w:hAnsi="宋体" w:cs="宋体"/>
          <w:b/>
          <w:bCs/>
          <w:color w:val="000000"/>
          <w:sz w:val="24"/>
          <w:szCs w:val="24"/>
        </w:rPr>
        <w:t>在沃尔顿区块链的系统架构中，智能合约基于其可编程的特性，负责构筑底层逻辑平台，承托起核心层、中间层、和应用层的上层架构运行。是沃尔顿链开拓更广阔定制化应用的基石。</w:t>
      </w:r>
    </w:p>
    <w:p>
      <w:pPr>
        <w:ind w:firstLine="480"/>
        <w:rPr>
          <w:rFonts w:ascii="宋体" w:hAnsi="宋体" w:cs="宋体"/>
          <w:b/>
          <w:bCs/>
          <w:color w:val="000000" w:themeColor="text1"/>
          <w:sz w:val="24"/>
          <w:szCs w:val="24"/>
          <w14:textFill>
            <w14:solidFill>
              <w14:schemeClr w14:val="tx1"/>
            </w14:solidFill>
          </w14:textFill>
        </w:rPr>
      </w:pPr>
      <w:r>
        <w:rPr>
          <w:rFonts w:hint="eastAsia" w:ascii="宋体" w:hAnsi="宋体" w:cs="宋体"/>
          <w:b/>
          <w:bCs/>
          <w:color w:val="000000" w:themeColor="text1"/>
          <w:sz w:val="24"/>
          <w:szCs w:val="24"/>
          <w14:textFill>
            <w14:solidFill>
              <w14:schemeClr w14:val="tx1"/>
            </w14:solidFill>
          </w14:textFill>
        </w:rPr>
        <w:t>智能合约技术由以太坊发展成熟，并在电子代币发布、电子众筹、电子契约、电子股权分配等广泛领域都有应用。沃尔顿区块链技术中定义了两类帐户概念，一类是存储代币的普通帐户；另一类便是存储智能合约程序的智能</w:t>
      </w:r>
      <w:r>
        <w:rPr>
          <w:rFonts w:ascii="宋体" w:hAnsi="宋体" w:cs="宋体"/>
          <w:b/>
          <w:bCs/>
          <w:color w:val="000000" w:themeColor="text1"/>
          <w:sz w:val="24"/>
          <w:szCs w:val="24"/>
          <w14:textFill>
            <w14:solidFill>
              <w14:schemeClr w14:val="tx1"/>
            </w14:solidFill>
          </w14:textFill>
        </w:rPr>
        <w:t>合约</w:t>
      </w:r>
      <w:r>
        <w:rPr>
          <w:rFonts w:hint="eastAsia" w:ascii="宋体" w:hAnsi="宋体" w:cs="宋体"/>
          <w:b/>
          <w:bCs/>
          <w:color w:val="000000" w:themeColor="text1"/>
          <w:sz w:val="24"/>
          <w:szCs w:val="24"/>
          <w14:textFill>
            <w14:solidFill>
              <w14:schemeClr w14:val="tx1"/>
            </w14:solidFill>
          </w14:textFill>
        </w:rPr>
        <w:t>帐户。当网络内有节点通过发布的合约的</w:t>
      </w:r>
      <w:r>
        <w:rPr>
          <w:rFonts w:ascii="宋体" w:hAnsi="宋体" w:cs="宋体"/>
          <w:b/>
          <w:bCs/>
          <w:color w:val="000000" w:themeColor="text1"/>
          <w:sz w:val="24"/>
          <w:szCs w:val="24"/>
          <w14:textFill>
            <w14:solidFill>
              <w14:schemeClr w14:val="tx1"/>
            </w14:solidFill>
          </w14:textFill>
        </w:rPr>
        <w:t>abi及其合约地址以</w:t>
      </w:r>
      <w:r>
        <w:rPr>
          <w:rFonts w:hint="eastAsia" w:ascii="宋体" w:hAnsi="宋体" w:cs="宋体"/>
          <w:b/>
          <w:bCs/>
          <w:color w:val="000000" w:themeColor="text1"/>
          <w:sz w:val="24"/>
          <w:szCs w:val="24"/>
          <w14:textFill>
            <w14:solidFill>
              <w14:schemeClr w14:val="tx1"/>
            </w14:solidFill>
          </w14:textFill>
        </w:rPr>
        <w:t>交易的形式调用智能合约内的函数时，</w:t>
      </w:r>
      <w:r>
        <w:rPr>
          <w:rFonts w:ascii="宋体" w:hAnsi="宋体" w:cs="宋体"/>
          <w:b/>
          <w:bCs/>
          <w:color w:val="000000" w:themeColor="text1"/>
          <w:sz w:val="24"/>
          <w:szCs w:val="24"/>
          <w14:textFill>
            <w14:solidFill>
              <w14:schemeClr w14:val="tx1"/>
            </w14:solidFill>
          </w14:textFill>
        </w:rPr>
        <w:t>便会</w:t>
      </w:r>
      <w:r>
        <w:rPr>
          <w:rFonts w:hint="eastAsia" w:ascii="宋体" w:hAnsi="宋体" w:cs="宋体"/>
          <w:b/>
          <w:bCs/>
          <w:color w:val="000000" w:themeColor="text1"/>
          <w:sz w:val="24"/>
          <w:szCs w:val="24"/>
          <w14:textFill>
            <w14:solidFill>
              <w14:schemeClr w14:val="tx1"/>
            </w14:solidFill>
          </w14:textFill>
        </w:rPr>
        <w:t>触发对应的的智能合约程序执行，执行程序以接收交易的数据、本帐户状态存储的数据、当前区块状态数据等为输入数据，经过合约程序定义的定制化运算，修改本合约帐户内状态</w:t>
      </w:r>
      <w:r>
        <w:rPr>
          <w:rFonts w:ascii="宋体" w:hAnsi="宋体" w:cs="宋体"/>
          <w:b/>
          <w:bCs/>
          <w:color w:val="000000" w:themeColor="text1"/>
          <w:sz w:val="24"/>
          <w:szCs w:val="24"/>
          <w14:textFill>
            <w14:solidFill>
              <w14:schemeClr w14:val="tx1"/>
            </w14:solidFill>
          </w14:textFill>
        </w:rPr>
        <w:t>变量</w:t>
      </w:r>
      <w:r>
        <w:rPr>
          <w:rFonts w:hint="eastAsia" w:ascii="宋体" w:hAnsi="宋体" w:cs="宋体"/>
          <w:b/>
          <w:bCs/>
          <w:color w:val="000000" w:themeColor="text1"/>
          <w:sz w:val="24"/>
          <w:szCs w:val="24"/>
          <w14:textFill>
            <w14:solidFill>
              <w14:schemeClr w14:val="tx1"/>
            </w14:solidFill>
          </w14:textFill>
        </w:rPr>
        <w:t>等结果行为。同时这里值得指出的是，调用智能合约分为本地调用和以交易形式调用这两种方式，但只有后者会产生交易信息并在挖矿打包完成后，才会封装到区块中，并链接到沃顿链中。本地调用不会对合约内状态变量的数值产生影响。</w:t>
      </w:r>
    </w:p>
    <w:p>
      <w:pPr>
        <w:numPr>
          <w:ilvl w:val="0"/>
          <w:numId w:val="4"/>
        </w:numPr>
        <w:rPr>
          <w:rFonts w:ascii="宋体" w:hAnsi="宋体" w:cs="宋体"/>
          <w:color w:val="000000"/>
          <w:sz w:val="24"/>
          <w:szCs w:val="24"/>
        </w:rPr>
      </w:pPr>
      <w:bookmarkStart w:id="362" w:name="_Toc1581"/>
      <w:bookmarkStart w:id="363" w:name="_Toc17887"/>
      <w:bookmarkStart w:id="364" w:name="_Toc485064716"/>
      <w:bookmarkStart w:id="365" w:name="_Toc27925"/>
      <w:bookmarkStart w:id="366" w:name="_Toc22496"/>
      <w:bookmarkStart w:id="367" w:name="_Toc28292"/>
      <w:bookmarkStart w:id="368" w:name="_Toc24164"/>
      <w:bookmarkStart w:id="369" w:name="_Toc21574"/>
      <w:r>
        <w:rPr>
          <w:rFonts w:hint="eastAsia" w:ascii="宋体" w:hAnsi="宋体" w:cs="宋体"/>
          <w:b/>
          <w:bCs/>
          <w:color w:val="000000"/>
          <w:sz w:val="24"/>
          <w:szCs w:val="24"/>
        </w:rPr>
        <w:t>其它功能</w:t>
      </w:r>
      <w:bookmarkEnd w:id="362"/>
      <w:bookmarkEnd w:id="363"/>
      <w:bookmarkEnd w:id="364"/>
      <w:bookmarkEnd w:id="365"/>
      <w:bookmarkEnd w:id="366"/>
      <w:bookmarkEnd w:id="367"/>
      <w:bookmarkEnd w:id="368"/>
      <w:bookmarkEnd w:id="369"/>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去中心化资产交易：支持母链</w:t>
      </w:r>
      <w:r>
        <w:rPr>
          <w:rFonts w:ascii="宋体" w:hAnsi="宋体" w:cs="宋体"/>
          <w:b/>
          <w:bCs/>
          <w:color w:val="000000"/>
          <w:sz w:val="24"/>
          <w:szCs w:val="24"/>
        </w:rPr>
        <w:t xml:space="preserve"> WTC，子链币的去中心化交易；</w:t>
      </w:r>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去中心化信誉评价系统：根据帐户节点的例如抵押等交易行为中，根据其表现进行宿迁市评分；</w:t>
      </w:r>
      <w:r>
        <w:rPr>
          <w:rFonts w:ascii="宋体" w:hAnsi="宋体" w:cs="宋体"/>
          <w:b/>
          <w:bCs/>
          <w:color w:val="000000"/>
          <w:sz w:val="24"/>
          <w:szCs w:val="24"/>
        </w:rPr>
        <w:t xml:space="preserve">  </w:t>
      </w:r>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去中心化别名系统：方便实现由别名发起交易；</w:t>
      </w:r>
    </w:p>
    <w:p>
      <w:pPr>
        <w:ind w:firstLine="482" w:firstLineChars="200"/>
        <w:rPr>
          <w:rFonts w:ascii="宋体" w:hAnsi="宋体" w:cs="宋体"/>
          <w:b/>
          <w:bCs/>
          <w:color w:val="000000" w:themeColor="text1"/>
          <w:sz w:val="24"/>
          <w:szCs w:val="24"/>
          <w14:textFill>
            <w14:solidFill>
              <w14:schemeClr w14:val="tx1"/>
            </w14:solidFill>
          </w14:textFill>
        </w:rPr>
      </w:pPr>
      <w:r>
        <w:rPr>
          <w:rFonts w:hint="eastAsia" w:ascii="宋体" w:hAnsi="宋体" w:cs="宋体"/>
          <w:b/>
          <w:bCs/>
          <w:color w:val="000000" w:themeColor="text1"/>
          <w:sz w:val="24"/>
          <w:szCs w:val="24"/>
          <w14:textFill>
            <w14:solidFill>
              <w14:schemeClr w14:val="tx1"/>
            </w14:solidFill>
          </w14:textFill>
        </w:rPr>
        <w:t>帐户控制：对账户设置一系列的权限检查，确保无论是母链还是子链内的节点都必须只拥有其需要的权限；</w:t>
      </w:r>
    </w:p>
    <w:p>
      <w:pPr>
        <w:ind w:firstLine="482" w:firstLineChars="200"/>
        <w:rPr>
          <w:rFonts w:ascii="宋体" w:hAnsi="宋体" w:cs="宋体"/>
          <w:b/>
          <w:bCs/>
          <w:color w:val="000000" w:themeColor="text1"/>
          <w:sz w:val="24"/>
          <w:szCs w:val="24"/>
          <w14:textFill>
            <w14:solidFill>
              <w14:schemeClr w14:val="tx1"/>
            </w14:solidFill>
          </w14:textFill>
        </w:rPr>
      </w:pPr>
      <w:r>
        <w:rPr>
          <w:rFonts w:hint="eastAsia" w:ascii="宋体" w:hAnsi="宋体" w:cs="宋体"/>
          <w:b/>
          <w:bCs/>
          <w:color w:val="000000" w:themeColor="text1"/>
          <w:sz w:val="24"/>
          <w:szCs w:val="24"/>
          <w14:textFill>
            <w14:solidFill>
              <w14:schemeClr w14:val="tx1"/>
            </w14:solidFill>
          </w14:textFill>
        </w:rPr>
        <w:t>投票系统：投票系统的应用角度很广泛，无论是在母链或子链内，在做节点的信誉评价等方面都可以直接使用；</w:t>
      </w:r>
    </w:p>
    <w:p>
      <w:pPr>
        <w:ind w:firstLine="482" w:firstLineChars="200"/>
        <w:rPr>
          <w:rFonts w:ascii="宋体" w:hAnsi="宋体" w:cs="宋体"/>
          <w:b/>
          <w:bCs/>
          <w:color w:val="000000" w:themeColor="text1"/>
          <w:sz w:val="24"/>
          <w:szCs w:val="24"/>
          <w14:textFill>
            <w14:solidFill>
              <w14:schemeClr w14:val="tx1"/>
            </w14:solidFill>
          </w14:textFill>
        </w:rPr>
      </w:pPr>
      <w:r>
        <w:rPr>
          <w:rFonts w:hint="eastAsia" w:ascii="宋体" w:hAnsi="宋体" w:cs="宋体"/>
          <w:b/>
          <w:bCs/>
          <w:color w:val="000000" w:themeColor="text1"/>
          <w:sz w:val="24"/>
          <w:szCs w:val="24"/>
          <w14:textFill>
            <w14:solidFill>
              <w14:schemeClr w14:val="tx1"/>
            </w14:solidFill>
          </w14:textFill>
        </w:rPr>
        <w:t>跨币交易：在跨链交易中，不同币种应当实现自动转换的功能；</w:t>
      </w:r>
    </w:p>
    <w:p>
      <w:pPr>
        <w:pStyle w:val="4"/>
        <w:rPr>
          <w:color w:val="000000" w:themeColor="text1"/>
          <w:sz w:val="28"/>
          <w:szCs w:val="28"/>
          <w14:textFill>
            <w14:solidFill>
              <w14:schemeClr w14:val="tx1"/>
            </w14:solidFill>
          </w14:textFill>
        </w:rPr>
      </w:pPr>
      <w:bookmarkStart w:id="370" w:name="_Toc485064717"/>
      <w:bookmarkStart w:id="371" w:name="_Toc29403"/>
      <w:bookmarkStart w:id="372" w:name="_Toc13712"/>
      <w:bookmarkStart w:id="373" w:name="_Toc21266"/>
      <w:bookmarkStart w:id="374" w:name="_Toc25392"/>
      <w:bookmarkStart w:id="375" w:name="_Toc31170"/>
      <w:bookmarkStart w:id="376" w:name="_Toc25348"/>
      <w:bookmarkStart w:id="377" w:name="_Toc6223"/>
      <w:bookmarkStart w:id="378" w:name="_Toc31270"/>
      <w:r>
        <w:rPr>
          <w:rFonts w:hint="eastAsia" w:ascii="Calibri Light" w:hAnsi="Calibri Light"/>
          <w:color w:val="000000" w:themeColor="text1"/>
          <w:sz w:val="28"/>
          <w:szCs w:val="28"/>
          <w14:textFill>
            <w14:solidFill>
              <w14:schemeClr w14:val="tx1"/>
            </w14:solidFill>
          </w14:textFill>
        </w:rPr>
        <w:t xml:space="preserve"> </w:t>
      </w:r>
      <w:bookmarkStart w:id="379" w:name="_Toc486227263"/>
      <w:bookmarkStart w:id="380" w:name="_Toc14034"/>
      <w:bookmarkStart w:id="381" w:name="_Toc8971"/>
      <w:bookmarkStart w:id="382" w:name="_Toc30628"/>
      <w:bookmarkStart w:id="383" w:name="_Toc29590"/>
      <w:bookmarkStart w:id="384" w:name="_Toc4938"/>
      <w:bookmarkStart w:id="385" w:name="_Toc30865"/>
      <w:r>
        <w:rPr>
          <w:rFonts w:hint="eastAsia" w:ascii="Calibri Light" w:hAnsi="Calibri Light"/>
          <w:color w:val="000000" w:themeColor="text1"/>
          <w:sz w:val="28"/>
          <w:szCs w:val="28"/>
          <w14:textFill>
            <w14:solidFill>
              <w14:schemeClr w14:val="tx1"/>
            </w14:solidFill>
          </w14:textFill>
        </w:rPr>
        <w:t>沃尔顿子链</w:t>
      </w:r>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p>
    <w:p>
      <w:pPr>
        <w:ind w:firstLine="482" w:firstLineChars="200"/>
        <w:rPr>
          <w:rFonts w:ascii="宋体" w:hAnsi="宋体" w:cs="宋体"/>
          <w:b/>
          <w:bCs/>
          <w:color w:val="000000" w:themeColor="text1"/>
          <w:sz w:val="24"/>
          <w:szCs w:val="24"/>
          <w14:textFill>
            <w14:solidFill>
              <w14:schemeClr w14:val="tx1"/>
            </w14:solidFill>
          </w14:textFill>
        </w:rPr>
      </w:pPr>
      <w:r>
        <w:rPr>
          <w:rFonts w:hint="eastAsia" w:ascii="宋体" w:hAnsi="宋体" w:cs="宋体"/>
          <w:b/>
          <w:bCs/>
          <w:color w:val="000000" w:themeColor="text1"/>
          <w:sz w:val="24"/>
          <w:szCs w:val="24"/>
          <w14:textFill>
            <w14:solidFill>
              <w14:schemeClr w14:val="tx1"/>
            </w14:solidFill>
          </w14:textFill>
        </w:rPr>
        <w:t>1）子链功能特性</w:t>
      </w:r>
    </w:p>
    <w:p>
      <w:pPr>
        <w:ind w:firstLine="482" w:firstLineChars="200"/>
        <w:rPr>
          <w:rFonts w:ascii="宋体" w:hAnsi="宋体" w:cs="宋体"/>
          <w:b/>
          <w:bCs/>
          <w:color w:val="000000" w:themeColor="text1"/>
          <w:sz w:val="24"/>
          <w:szCs w:val="24"/>
          <w14:textFill>
            <w14:solidFill>
              <w14:schemeClr w14:val="tx1"/>
            </w14:solidFill>
          </w14:textFill>
        </w:rPr>
      </w:pPr>
      <w:r>
        <w:rPr>
          <w:rFonts w:hint="eastAsia" w:ascii="宋体" w:hAnsi="宋体" w:cs="宋体"/>
          <w:b/>
          <w:bCs/>
          <w:color w:val="000000" w:themeColor="text1"/>
          <w:sz w:val="24"/>
          <w:szCs w:val="24"/>
          <w14:textFill>
            <w14:solidFill>
              <w14:schemeClr w14:val="tx1"/>
            </w14:solidFill>
          </w14:textFill>
        </w:rPr>
        <w:t>在创建子链时，可以通过调用沃顿链的底层接口实现通用功能的定制，这样可以使得子链支持母链的全部功能特性，也可以根据子链的应用场景，限制或不提供某些功能特性，从而快速定制符合具体子链应用场景需求的功能特性。支持定制的功能特性主要包括子链代币交易、子链代币与母链代币交易、跨子链代币交易、子链业务交易逻辑、假名（</w:t>
      </w:r>
      <w:r>
        <w:rPr>
          <w:rFonts w:ascii="宋体" w:hAnsi="宋体" w:cs="宋体"/>
          <w:b/>
          <w:bCs/>
          <w:color w:val="000000" w:themeColor="text1"/>
          <w:sz w:val="24"/>
          <w:szCs w:val="24"/>
          <w14:textFill>
            <w14:solidFill>
              <w14:schemeClr w14:val="tx1"/>
            </w14:solidFill>
          </w14:textFill>
        </w:rPr>
        <w:t>Aliases）、投票系统、帐户控制、即时信息、数据存储等。</w:t>
      </w:r>
      <w:bookmarkStart w:id="386" w:name="_Toc8484"/>
      <w:bookmarkStart w:id="387" w:name="_Toc4081"/>
      <w:bookmarkStart w:id="388" w:name="_Toc17116"/>
      <w:bookmarkStart w:id="389" w:name="_Toc27910"/>
      <w:bookmarkStart w:id="390" w:name="_Toc16456"/>
      <w:bookmarkStart w:id="391" w:name="_Toc14278"/>
      <w:bookmarkStart w:id="392" w:name="_Toc485064719"/>
      <w:bookmarkStart w:id="393" w:name="_Toc20403"/>
    </w:p>
    <w:p>
      <w:pPr>
        <w:ind w:firstLine="482" w:firstLineChars="200"/>
        <w:rPr>
          <w:rFonts w:ascii="宋体" w:hAnsi="宋体" w:cs="宋体"/>
          <w:b/>
          <w:bCs/>
          <w:color w:val="000000" w:themeColor="text1"/>
          <w:sz w:val="24"/>
          <w:szCs w:val="24"/>
          <w14:textFill>
            <w14:solidFill>
              <w14:schemeClr w14:val="tx1"/>
            </w14:solidFill>
          </w14:textFill>
        </w:rPr>
      </w:pPr>
      <w:r>
        <w:rPr>
          <w:rFonts w:hint="eastAsia" w:ascii="宋体" w:hAnsi="宋体" w:cs="宋体"/>
          <w:b/>
          <w:bCs/>
          <w:color w:val="000000"/>
          <w:sz w:val="24"/>
          <w:szCs w:val="24"/>
        </w:rPr>
        <w:t>2）子链代币交易</w:t>
      </w:r>
      <w:bookmarkEnd w:id="386"/>
      <w:bookmarkEnd w:id="387"/>
      <w:bookmarkEnd w:id="388"/>
      <w:bookmarkEnd w:id="389"/>
      <w:bookmarkEnd w:id="390"/>
      <w:bookmarkEnd w:id="391"/>
      <w:bookmarkEnd w:id="392"/>
      <w:bookmarkEnd w:id="393"/>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通过定制，子链可以支持子链原生代币交易、子链代币与母链代币交易、以及跨子链代币交易。当进行跨币交易时，代币的持有人，提出交易请求，交易请求信息包含交易类型（买、卖）、本币类型、目标币类型、交易价格、以及交易数量，</w:t>
      </w:r>
      <w:del w:id="1472" w:author="user" w:date="2017-10-07T11:14:56Z">
        <w:r>
          <w:rPr>
            <w:rFonts w:hint="eastAsia" w:ascii="宋体" w:hAnsi="宋体" w:cs="宋体"/>
            <w:b/>
            <w:bCs/>
            <w:color w:val="000000"/>
            <w:sz w:val="24"/>
            <w:szCs w:val="24"/>
          </w:rPr>
          <w:delText>沃尔顿</w:delText>
        </w:r>
      </w:del>
      <w:ins w:id="1473" w:author="user" w:date="2017-10-07T11:14:56Z">
        <w:r>
          <w:rPr>
            <w:rFonts w:hint="eastAsia" w:ascii="宋体" w:hAnsi="宋体" w:cs="宋体"/>
            <w:b/>
            <w:bCs/>
            <w:color w:val="000000"/>
            <w:sz w:val="24"/>
            <w:szCs w:val="24"/>
            <w:lang w:eastAsia="zh-CN"/>
          </w:rPr>
          <w:t>沃尔顿链</w:t>
        </w:r>
      </w:ins>
      <w:r>
        <w:rPr>
          <w:rFonts w:hint="eastAsia" w:ascii="宋体" w:hAnsi="宋体" w:cs="宋体"/>
          <w:b/>
          <w:bCs/>
          <w:color w:val="000000"/>
          <w:sz w:val="24"/>
          <w:szCs w:val="24"/>
        </w:rPr>
        <w:t>协议将会以去中心化的方式撮合完成相互匹配的买、卖交易，且产生的交易记录在所跨两条链中都会有记录，对比传统的交易中心，具有公开、公正、可靠、可追溯的优点。</w:t>
      </w:r>
    </w:p>
    <w:p>
      <w:pPr>
        <w:pStyle w:val="4"/>
        <w:rPr>
          <w:color w:val="000000"/>
          <w:sz w:val="28"/>
          <w:szCs w:val="28"/>
        </w:rPr>
      </w:pPr>
      <w:bookmarkStart w:id="394" w:name="_Toc17729"/>
      <w:bookmarkStart w:id="395" w:name="_Toc6993"/>
      <w:bookmarkStart w:id="396" w:name="_Toc485064720"/>
      <w:bookmarkStart w:id="397" w:name="_Toc1126"/>
      <w:bookmarkStart w:id="398" w:name="_Toc17372"/>
      <w:bookmarkStart w:id="399" w:name="_Toc21782"/>
      <w:bookmarkStart w:id="400" w:name="_Toc26266"/>
      <w:bookmarkStart w:id="401" w:name="_Toc9104"/>
      <w:bookmarkStart w:id="402" w:name="_Toc21637"/>
      <w:r>
        <w:rPr>
          <w:rFonts w:hint="eastAsia" w:ascii="Calibri Light" w:hAnsi="Calibri Light"/>
          <w:color w:val="000000"/>
          <w:sz w:val="28"/>
          <w:szCs w:val="28"/>
        </w:rPr>
        <w:t xml:space="preserve"> </w:t>
      </w:r>
      <w:bookmarkStart w:id="403" w:name="_Toc14137"/>
      <w:bookmarkStart w:id="404" w:name="_Toc6"/>
      <w:bookmarkStart w:id="405" w:name="_Toc486227264"/>
      <w:bookmarkStart w:id="406" w:name="_Toc19924"/>
      <w:bookmarkStart w:id="407" w:name="_Toc20310"/>
      <w:bookmarkStart w:id="408" w:name="_Toc18702"/>
      <w:bookmarkStart w:id="409" w:name="_Toc7672"/>
      <w:r>
        <w:rPr>
          <w:rFonts w:hint="eastAsia" w:ascii="Calibri Light" w:hAnsi="Calibri Light"/>
          <w:color w:val="000000"/>
          <w:sz w:val="28"/>
          <w:szCs w:val="28"/>
        </w:rPr>
        <w:t>区块结构</w:t>
      </w:r>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p>
    <w:p>
      <w:pPr>
        <w:ind w:firstLine="482" w:firstLineChars="200"/>
        <w:jc w:val="both"/>
        <w:rPr>
          <w:rFonts w:ascii="宋体" w:hAnsi="宋体" w:cs="宋体"/>
          <w:b/>
          <w:bCs/>
          <w:color w:val="000000"/>
          <w:sz w:val="24"/>
          <w:szCs w:val="24"/>
        </w:rPr>
      </w:pPr>
      <w:del w:id="1474" w:author="user" w:date="2017-10-07T11:26:15Z">
        <w:r>
          <w:rPr>
            <w:rFonts w:hint="eastAsia" w:ascii="宋体" w:hAnsi="宋体" w:cs="宋体"/>
            <w:b/>
            <w:bCs/>
            <w:color w:val="000000"/>
            <w:sz w:val="24"/>
            <w:szCs w:val="24"/>
          </w:rPr>
          <w:delText>沃尔顿币</w:delText>
        </w:r>
      </w:del>
      <w:ins w:id="1475" w:author="user" w:date="2017-10-07T11:26:15Z">
        <w:r>
          <w:rPr>
            <w:rFonts w:hint="eastAsia" w:ascii="宋体" w:hAnsi="宋体" w:cs="宋体"/>
            <w:b/>
            <w:bCs/>
            <w:color w:val="000000"/>
            <w:sz w:val="24"/>
            <w:szCs w:val="24"/>
            <w:lang w:eastAsia="zh-CN"/>
          </w:rPr>
          <w:t>Waltoncoin</w:t>
        </w:r>
      </w:ins>
      <w:r>
        <w:rPr>
          <w:rFonts w:hint="eastAsia" w:ascii="宋体" w:hAnsi="宋体" w:cs="宋体"/>
          <w:b/>
          <w:bCs/>
          <w:color w:val="000000"/>
          <w:sz w:val="24"/>
          <w:szCs w:val="24"/>
        </w:rPr>
        <w:t>的交易帐本，存储在一个个串行联结的沃尔顿区块上，形成沃尔顿母链和子链，而沃顿链的完整数据分布式的存储于</w:t>
      </w:r>
      <w:del w:id="1476" w:author="user" w:date="2017-10-07T11:15:08Z">
        <w:r>
          <w:rPr>
            <w:rFonts w:hint="eastAsia" w:ascii="宋体" w:hAnsi="宋体" w:cs="宋体"/>
            <w:b/>
            <w:bCs/>
            <w:color w:val="000000"/>
            <w:sz w:val="24"/>
            <w:szCs w:val="24"/>
          </w:rPr>
          <w:delText>沃尔顿</w:delText>
        </w:r>
      </w:del>
      <w:ins w:id="1477" w:author="user" w:date="2017-10-07T11:15:08Z">
        <w:r>
          <w:rPr>
            <w:rFonts w:hint="eastAsia" w:ascii="宋体" w:hAnsi="宋体" w:cs="宋体"/>
            <w:b/>
            <w:bCs/>
            <w:color w:val="000000"/>
            <w:sz w:val="24"/>
            <w:szCs w:val="24"/>
            <w:lang w:eastAsia="zh-CN"/>
          </w:rPr>
          <w:t>沃尔顿链</w:t>
        </w:r>
      </w:ins>
      <w:r>
        <w:rPr>
          <w:rFonts w:hint="eastAsia" w:ascii="宋体" w:hAnsi="宋体" w:cs="宋体"/>
          <w:b/>
          <w:bCs/>
          <w:color w:val="000000"/>
          <w:sz w:val="24"/>
          <w:szCs w:val="24"/>
        </w:rPr>
        <w:t>网络上大量节点中，构成</w:t>
      </w:r>
      <w:del w:id="1478" w:author="user" w:date="2017-10-07T11:26:16Z">
        <w:r>
          <w:rPr>
            <w:rFonts w:hint="eastAsia" w:ascii="宋体" w:hAnsi="宋体" w:cs="宋体"/>
            <w:b/>
            <w:bCs/>
            <w:color w:val="000000"/>
            <w:sz w:val="24"/>
            <w:szCs w:val="24"/>
          </w:rPr>
          <w:delText>沃尔顿币</w:delText>
        </w:r>
      </w:del>
      <w:ins w:id="1479" w:author="user" w:date="2017-10-07T11:26:16Z">
        <w:r>
          <w:rPr>
            <w:rFonts w:hint="eastAsia" w:ascii="宋体" w:hAnsi="宋体" w:cs="宋体"/>
            <w:b/>
            <w:bCs/>
            <w:color w:val="000000"/>
            <w:sz w:val="24"/>
            <w:szCs w:val="24"/>
            <w:lang w:eastAsia="zh-CN"/>
          </w:rPr>
          <w:t>Waltoncoin</w:t>
        </w:r>
      </w:ins>
      <w:r>
        <w:rPr>
          <w:rFonts w:hint="eastAsia" w:ascii="宋体" w:hAnsi="宋体" w:cs="宋体"/>
          <w:b/>
          <w:bCs/>
          <w:color w:val="000000"/>
          <w:sz w:val="24"/>
          <w:szCs w:val="24"/>
        </w:rPr>
        <w:t>交易记录的公开、安全、去中心化、可溯源、不可篡改的基础特性。形成这一宏大的、安全的、去中心化数据结构的核心部件，是经过</w:t>
      </w:r>
      <w:del w:id="1480" w:author="user" w:date="2017-10-07T11:20:19Z">
        <w:r>
          <w:rPr>
            <w:rFonts w:ascii="宋体" w:hAnsi="宋体" w:cs="宋体"/>
            <w:b/>
            <w:bCs/>
            <w:color w:val="000000"/>
            <w:sz w:val="24"/>
            <w:szCs w:val="24"/>
          </w:rPr>
          <w:delText>Walton</w:delText>
        </w:r>
      </w:del>
      <w:ins w:id="1481" w:author="user" w:date="2017-10-07T11:20:19Z">
        <w:r>
          <w:rPr>
            <w:rFonts w:hint="eastAsia" w:ascii="宋体" w:hAnsi="宋体" w:cs="宋体"/>
            <w:b/>
            <w:bCs/>
            <w:color w:val="000000"/>
            <w:sz w:val="24"/>
            <w:szCs w:val="24"/>
            <w:lang w:eastAsia="zh-CN"/>
          </w:rPr>
          <w:t>沃尔顿链</w:t>
        </w:r>
      </w:ins>
      <w:r>
        <w:rPr>
          <w:rFonts w:ascii="宋体" w:hAnsi="宋体" w:cs="宋体"/>
          <w:b/>
          <w:bCs/>
          <w:color w:val="000000"/>
          <w:sz w:val="24"/>
          <w:szCs w:val="24"/>
        </w:rPr>
        <w:t xml:space="preserve"> </w:t>
      </w:r>
      <w:r>
        <w:rPr>
          <w:rFonts w:hint="eastAsia" w:ascii="宋体" w:hAnsi="宋体" w:cs="宋体"/>
          <w:b/>
          <w:bCs/>
          <w:color w:val="000000"/>
          <w:sz w:val="24"/>
          <w:szCs w:val="24"/>
        </w:rPr>
        <w:t>团队重点设计的沃尔顿区块数据结构，其为母链提供安全、稳定、快速响应的特性，为子链提供灵活组合的丰富功能，以适应多样的物联网应用、和匹配定制化的商业模型。</w:t>
      </w:r>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沃尔顿区块（</w:t>
      </w:r>
      <w:r>
        <w:rPr>
          <w:rFonts w:ascii="宋体" w:hAnsi="宋体" w:cs="宋体"/>
          <w:b/>
          <w:bCs/>
          <w:color w:val="000000"/>
          <w:sz w:val="24"/>
          <w:szCs w:val="24"/>
        </w:rPr>
        <w:t>Block）最多可以包含255个交易记录（Transaction），每个交易记录包含一个携带身份识别信息的记录头信息（Header），区块包含的通用信息如下：</w:t>
      </w:r>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区块深度和时戳（</w:t>
      </w:r>
      <w:r>
        <w:rPr>
          <w:rFonts w:ascii="宋体" w:hAnsi="宋体" w:cs="宋体"/>
          <w:b/>
          <w:bCs/>
          <w:color w:val="000000"/>
          <w:sz w:val="24"/>
          <w:szCs w:val="24"/>
        </w:rPr>
        <w:t>timestamp）</w:t>
      </w:r>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区块标识</w:t>
      </w:r>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区块生成帐户的</w:t>
      </w:r>
      <w:r>
        <w:rPr>
          <w:rFonts w:ascii="宋体" w:hAnsi="宋体" w:cs="宋体"/>
          <w:b/>
          <w:bCs/>
          <w:color w:val="000000"/>
          <w:sz w:val="24"/>
          <w:szCs w:val="24"/>
        </w:rPr>
        <w:t xml:space="preserve"> ID </w:t>
      </w:r>
      <w:r>
        <w:rPr>
          <w:rFonts w:hint="eastAsia" w:ascii="宋体" w:hAnsi="宋体" w:cs="宋体"/>
          <w:b/>
          <w:bCs/>
          <w:color w:val="000000"/>
          <w:sz w:val="24"/>
          <w:szCs w:val="24"/>
        </w:rPr>
        <w:t>和公钥</w:t>
      </w:r>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上个区块的标识和哈希值</w:t>
      </w:r>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区块所包含交易和字节费的总代币数</w:t>
      </w:r>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区块所包含的交易信息</w:t>
      </w:r>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区块净荷长度和净荷哈希值</w:t>
      </w:r>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区块的生成签名</w:t>
      </w:r>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区块的积累铸币难度值</w:t>
      </w:r>
    </w:p>
    <w:p>
      <w:pPr>
        <w:pStyle w:val="4"/>
        <w:rPr>
          <w:color w:val="000000"/>
          <w:sz w:val="28"/>
          <w:szCs w:val="28"/>
        </w:rPr>
      </w:pPr>
      <w:bookmarkStart w:id="410" w:name="_Toc25333"/>
      <w:bookmarkStart w:id="411" w:name="_Toc15250"/>
      <w:bookmarkStart w:id="412" w:name="_Toc8522"/>
      <w:bookmarkStart w:id="413" w:name="_Toc485064721"/>
      <w:bookmarkStart w:id="414" w:name="_Toc4828"/>
      <w:bookmarkStart w:id="415" w:name="_Toc15961"/>
      <w:bookmarkStart w:id="416" w:name="_Toc8991"/>
      <w:r>
        <w:rPr>
          <w:rFonts w:hint="eastAsia" w:ascii="Calibri Light" w:hAnsi="Calibri Light"/>
          <w:color w:val="000000"/>
          <w:sz w:val="28"/>
          <w:szCs w:val="28"/>
        </w:rPr>
        <w:t xml:space="preserve"> </w:t>
      </w:r>
      <w:bookmarkStart w:id="417" w:name="_Toc29933"/>
      <w:bookmarkStart w:id="418" w:name="_Toc1998"/>
      <w:bookmarkStart w:id="419" w:name="_Toc19516"/>
      <w:bookmarkStart w:id="420" w:name="_Toc486227265"/>
      <w:bookmarkStart w:id="421" w:name="_Toc17169"/>
      <w:bookmarkStart w:id="422" w:name="_Toc10975"/>
      <w:bookmarkStart w:id="423" w:name="_Toc21421"/>
      <w:bookmarkStart w:id="424" w:name="_Toc28637"/>
      <w:bookmarkStart w:id="425" w:name="_Toc9934"/>
      <w:r>
        <w:rPr>
          <w:rFonts w:hint="eastAsia" w:ascii="Calibri Light" w:hAnsi="Calibri Light"/>
          <w:color w:val="000000"/>
          <w:sz w:val="28"/>
          <w:szCs w:val="28"/>
        </w:rPr>
        <w:t>共识机制</w:t>
      </w:r>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p>
    <w:p>
      <w:pPr>
        <w:numPr>
          <w:ilvl w:val="0"/>
          <w:numId w:val="5"/>
        </w:numPr>
        <w:rPr>
          <w:rFonts w:ascii="宋体" w:hAnsi="宋体" w:cs="宋体"/>
          <w:color w:val="000000"/>
          <w:sz w:val="24"/>
          <w:szCs w:val="24"/>
        </w:rPr>
      </w:pPr>
      <w:bookmarkStart w:id="426" w:name="_Toc32634"/>
      <w:bookmarkStart w:id="427" w:name="_Toc6324"/>
      <w:bookmarkStart w:id="428" w:name="_Toc485064722"/>
      <w:bookmarkStart w:id="429" w:name="_Toc1643"/>
      <w:bookmarkStart w:id="430" w:name="_Toc6738"/>
      <w:bookmarkStart w:id="431" w:name="_Toc20928"/>
      <w:bookmarkStart w:id="432" w:name="_Toc9188"/>
      <w:bookmarkStart w:id="433" w:name="_Toc29402"/>
      <w:r>
        <w:rPr>
          <w:rFonts w:ascii="宋体" w:hAnsi="宋体" w:cs="宋体"/>
          <w:b/>
          <w:bCs/>
          <w:color w:val="000000"/>
          <w:sz w:val="24"/>
          <w:szCs w:val="24"/>
        </w:rPr>
        <w:t xml:space="preserve">PoST </w:t>
      </w:r>
      <w:r>
        <w:rPr>
          <w:rFonts w:hint="eastAsia" w:ascii="宋体" w:hAnsi="宋体" w:cs="宋体"/>
          <w:b/>
          <w:bCs/>
          <w:color w:val="000000"/>
          <w:sz w:val="24"/>
          <w:szCs w:val="24"/>
        </w:rPr>
        <w:t>共识机制</w:t>
      </w:r>
      <w:bookmarkEnd w:id="426"/>
      <w:bookmarkEnd w:id="427"/>
      <w:bookmarkEnd w:id="428"/>
      <w:bookmarkEnd w:id="429"/>
      <w:bookmarkEnd w:id="430"/>
      <w:bookmarkEnd w:id="431"/>
      <w:bookmarkEnd w:id="432"/>
      <w:bookmarkEnd w:id="433"/>
    </w:p>
    <w:p>
      <w:pPr>
        <w:ind w:firstLine="480"/>
        <w:rPr>
          <w:rFonts w:ascii="宋体" w:hAnsi="宋体" w:cs="宋体"/>
          <w:b/>
          <w:bCs/>
          <w:color w:val="000000"/>
          <w:sz w:val="24"/>
          <w:szCs w:val="24"/>
        </w:rPr>
      </w:pPr>
      <w:del w:id="1482" w:author="user" w:date="2017-10-07T11:20:24Z">
        <w:r>
          <w:rPr>
            <w:rFonts w:ascii="宋体" w:hAnsi="宋体" w:cs="宋体"/>
            <w:b/>
            <w:bCs/>
            <w:color w:val="000000"/>
            <w:sz w:val="24"/>
            <w:szCs w:val="24"/>
          </w:rPr>
          <w:delText>Walton</w:delText>
        </w:r>
      </w:del>
      <w:ins w:id="1483" w:author="user" w:date="2017-10-07T11:20:24Z">
        <w:r>
          <w:rPr>
            <w:rFonts w:hint="eastAsia" w:ascii="宋体" w:hAnsi="宋体" w:cs="宋体"/>
            <w:b/>
            <w:bCs/>
            <w:color w:val="000000"/>
            <w:sz w:val="24"/>
            <w:szCs w:val="24"/>
            <w:lang w:eastAsia="zh-CN"/>
          </w:rPr>
          <w:t>沃尔顿</w:t>
        </w:r>
      </w:ins>
      <w:r>
        <w:rPr>
          <w:rFonts w:ascii="宋体" w:hAnsi="宋体" w:cs="宋体"/>
          <w:b/>
          <w:bCs/>
          <w:color w:val="000000"/>
          <w:sz w:val="24"/>
          <w:szCs w:val="24"/>
        </w:rPr>
        <w:t xml:space="preserve">母链基于 PoST（Proof of Stake &amp; Trust </w:t>
      </w:r>
      <w:r>
        <w:rPr>
          <w:rFonts w:hint="eastAsia" w:ascii="宋体" w:hAnsi="宋体" w:cs="宋体"/>
          <w:b/>
          <w:bCs/>
          <w:color w:val="000000"/>
          <w:sz w:val="24"/>
          <w:szCs w:val="24"/>
        </w:rPr>
        <w:t>权益信誉证明）共识机制进行区块共识和确认，</w:t>
      </w:r>
      <w:r>
        <w:rPr>
          <w:rFonts w:ascii="宋体" w:hAnsi="宋体" w:cs="宋体"/>
          <w:b/>
          <w:bCs/>
          <w:color w:val="000000"/>
          <w:sz w:val="24"/>
          <w:szCs w:val="24"/>
        </w:rPr>
        <w:t xml:space="preserve">PoST </w:t>
      </w:r>
      <w:r>
        <w:rPr>
          <w:rFonts w:hint="eastAsia" w:ascii="宋体" w:hAnsi="宋体" w:cs="宋体"/>
          <w:b/>
          <w:bCs/>
          <w:color w:val="000000"/>
          <w:sz w:val="24"/>
          <w:szCs w:val="24"/>
        </w:rPr>
        <w:t>是</w:t>
      </w:r>
      <w:r>
        <w:rPr>
          <w:rFonts w:ascii="宋体" w:hAnsi="宋体" w:cs="宋体"/>
          <w:b/>
          <w:bCs/>
          <w:color w:val="000000"/>
          <w:sz w:val="24"/>
          <w:szCs w:val="24"/>
        </w:rPr>
        <w:t xml:space="preserve"> </w:t>
      </w:r>
      <w:del w:id="1484" w:author="user" w:date="2017-10-07T11:20:35Z">
        <w:r>
          <w:rPr>
            <w:rFonts w:ascii="宋体" w:hAnsi="宋体" w:cs="宋体"/>
            <w:b/>
            <w:bCs/>
            <w:color w:val="000000"/>
            <w:sz w:val="24"/>
            <w:szCs w:val="24"/>
          </w:rPr>
          <w:delText>Walton</w:delText>
        </w:r>
      </w:del>
      <w:ins w:id="1485" w:author="user" w:date="2017-10-07T11:20:35Z">
        <w:r>
          <w:rPr>
            <w:rFonts w:hint="eastAsia" w:ascii="宋体" w:hAnsi="宋体" w:cs="宋体"/>
            <w:b/>
            <w:bCs/>
            <w:color w:val="000000"/>
            <w:sz w:val="24"/>
            <w:szCs w:val="24"/>
            <w:lang w:eastAsia="zh-CN"/>
          </w:rPr>
          <w:t>沃尔顿链</w:t>
        </w:r>
      </w:ins>
      <w:r>
        <w:rPr>
          <w:rFonts w:ascii="宋体" w:hAnsi="宋体" w:cs="宋体"/>
          <w:b/>
          <w:bCs/>
          <w:color w:val="000000"/>
          <w:sz w:val="24"/>
          <w:szCs w:val="24"/>
        </w:rPr>
        <w:t xml:space="preserve"> </w:t>
      </w:r>
      <w:r>
        <w:rPr>
          <w:rFonts w:hint="eastAsia" w:ascii="宋体" w:hAnsi="宋体" w:cs="宋体"/>
          <w:b/>
          <w:bCs/>
          <w:color w:val="000000"/>
          <w:sz w:val="24"/>
          <w:szCs w:val="24"/>
        </w:rPr>
        <w:t>在</w:t>
      </w:r>
      <w:r>
        <w:rPr>
          <w:rFonts w:ascii="宋体" w:hAnsi="宋体" w:cs="宋体"/>
          <w:b/>
          <w:bCs/>
          <w:color w:val="000000"/>
          <w:sz w:val="24"/>
          <w:szCs w:val="24"/>
        </w:rPr>
        <w:t xml:space="preserve">PoS（Proof of Stake </w:t>
      </w:r>
      <w:r>
        <w:rPr>
          <w:rFonts w:hint="eastAsia" w:ascii="宋体" w:hAnsi="宋体" w:cs="宋体"/>
          <w:b/>
          <w:bCs/>
          <w:color w:val="000000"/>
          <w:sz w:val="24"/>
          <w:szCs w:val="24"/>
        </w:rPr>
        <w:t>权益证明）共识机制基础上的创新改良版本。</w:t>
      </w:r>
    </w:p>
    <w:p>
      <w:pPr>
        <w:ind w:firstLine="480"/>
        <w:rPr>
          <w:rFonts w:ascii="宋体" w:hAnsi="宋体" w:cs="宋体"/>
          <w:b/>
          <w:bCs/>
          <w:color w:val="000000" w:themeColor="text1"/>
          <w:sz w:val="24"/>
          <w:szCs w:val="24"/>
          <w14:textFill>
            <w14:solidFill>
              <w14:schemeClr w14:val="tx1"/>
            </w14:solidFill>
          </w14:textFill>
        </w:rPr>
      </w:pPr>
      <w:r>
        <w:rPr>
          <w:rFonts w:hint="eastAsia" w:ascii="宋体" w:hAnsi="宋体" w:cs="宋体"/>
          <w:b/>
          <w:bCs/>
          <w:color w:val="000000" w:themeColor="text1"/>
          <w:sz w:val="24"/>
          <w:szCs w:val="24"/>
          <w14:textFill>
            <w14:solidFill>
              <w14:schemeClr w14:val="tx1"/>
            </w14:solidFill>
          </w14:textFill>
        </w:rPr>
        <w:t>传统的</w:t>
      </w:r>
      <w:r>
        <w:rPr>
          <w:rFonts w:ascii="宋体" w:hAnsi="宋体" w:cs="宋体"/>
          <w:b/>
          <w:bCs/>
          <w:color w:val="000000" w:themeColor="text1"/>
          <w:sz w:val="24"/>
          <w:szCs w:val="24"/>
          <w14:textFill>
            <w14:solidFill>
              <w14:schemeClr w14:val="tx1"/>
            </w14:solidFill>
          </w14:textFill>
        </w:rPr>
        <w:t xml:space="preserve"> PoS是一种分布式共识算法，是比特币 PoW </w:t>
      </w:r>
      <w:r>
        <w:rPr>
          <w:rFonts w:hint="eastAsia" w:ascii="宋体" w:hAnsi="宋体" w:cs="宋体"/>
          <w:b/>
          <w:bCs/>
          <w:color w:val="000000" w:themeColor="text1"/>
          <w:sz w:val="24"/>
          <w:szCs w:val="24"/>
          <w14:textFill>
            <w14:solidFill>
              <w14:schemeClr w14:val="tx1"/>
            </w14:solidFill>
          </w14:textFill>
        </w:rPr>
        <w:t>（</w:t>
      </w:r>
      <w:r>
        <w:rPr>
          <w:rFonts w:ascii="宋体" w:hAnsi="宋体" w:cs="宋体"/>
          <w:b/>
          <w:bCs/>
          <w:color w:val="000000" w:themeColor="text1"/>
          <w:sz w:val="24"/>
          <w:szCs w:val="24"/>
          <w14:textFill>
            <w14:solidFill>
              <w14:schemeClr w14:val="tx1"/>
            </w14:solidFill>
          </w14:textFill>
        </w:rPr>
        <w:t xml:space="preserve">Proof of Work工作量证明）共识算法的升级版本。PoW </w:t>
      </w:r>
      <w:r>
        <w:rPr>
          <w:rFonts w:hint="eastAsia" w:ascii="宋体" w:hAnsi="宋体" w:cs="宋体"/>
          <w:b/>
          <w:bCs/>
          <w:color w:val="000000" w:themeColor="text1"/>
          <w:sz w:val="24"/>
          <w:szCs w:val="24"/>
          <w14:textFill>
            <w14:solidFill>
              <w14:schemeClr w14:val="tx1"/>
            </w14:solidFill>
          </w14:textFill>
        </w:rPr>
        <w:t>共识算法中，参与共识的节点需要通过不断尝试计算区块中</w:t>
      </w:r>
      <w:r>
        <w:rPr>
          <w:rFonts w:ascii="宋体" w:hAnsi="宋体" w:cs="宋体"/>
          <w:b/>
          <w:bCs/>
          <w:color w:val="000000" w:themeColor="text1"/>
          <w:sz w:val="24"/>
          <w:szCs w:val="24"/>
          <w14:textFill>
            <w14:solidFill>
              <w14:schemeClr w14:val="tx1"/>
            </w14:solidFill>
          </w14:textFill>
        </w:rPr>
        <w:t>nounce串值使得整个区块的哈希满足一定的规则条件</w:t>
      </w:r>
      <w:r>
        <w:rPr>
          <w:rFonts w:hint="eastAsia" w:ascii="宋体" w:hAnsi="宋体" w:cs="宋体"/>
          <w:b/>
          <w:bCs/>
          <w:color w:val="000000" w:themeColor="text1"/>
          <w:sz w:val="24"/>
          <w:szCs w:val="24"/>
          <w14:textFill>
            <w14:solidFill>
              <w14:schemeClr w14:val="tx1"/>
            </w14:solidFill>
          </w14:textFill>
        </w:rPr>
        <w:t>（与挖矿的难度值有关），来进行交易的确认，而后写进区块，并获得代币奖励。大多情况下，这一奖励来自于未分配的代币，因此形象的把这一过程称为挖矿。由于挖矿的难度随着“矿藏”的减少而越来越难，且往往会伴随着大量的运算资源</w:t>
      </w:r>
      <w:r>
        <w:rPr>
          <w:rFonts w:ascii="宋体" w:hAnsi="宋体" w:cs="宋体"/>
          <w:b/>
          <w:bCs/>
          <w:color w:val="000000" w:themeColor="text1"/>
          <w:sz w:val="24"/>
          <w:szCs w:val="24"/>
          <w14:textFill>
            <w14:solidFill>
              <w14:schemeClr w14:val="tx1"/>
            </w14:solidFill>
          </w14:textFill>
        </w:rPr>
        <w:t>消耗</w:t>
      </w:r>
      <w:r>
        <w:rPr>
          <w:rFonts w:hint="eastAsia" w:ascii="宋体" w:hAnsi="宋体" w:cs="宋体"/>
          <w:b/>
          <w:bCs/>
          <w:color w:val="000000" w:themeColor="text1"/>
          <w:sz w:val="24"/>
          <w:szCs w:val="24"/>
          <w14:textFill>
            <w14:solidFill>
              <w14:schemeClr w14:val="tx1"/>
            </w14:solidFill>
          </w14:textFill>
        </w:rPr>
        <w:t>，</w:t>
      </w:r>
      <w:r>
        <w:rPr>
          <w:rFonts w:ascii="宋体" w:hAnsi="宋体" w:cs="宋体"/>
          <w:b/>
          <w:bCs/>
          <w:color w:val="000000" w:themeColor="text1"/>
          <w:sz w:val="24"/>
          <w:szCs w:val="24"/>
          <w14:textFill>
            <w14:solidFill>
              <w14:schemeClr w14:val="tx1"/>
            </w14:solidFill>
          </w14:textFill>
        </w:rPr>
        <w:t>所以其在很多算力限制的应用场景下是不适用的</w:t>
      </w:r>
      <w:r>
        <w:rPr>
          <w:rFonts w:hint="eastAsia" w:ascii="宋体" w:hAnsi="宋体" w:cs="宋体"/>
          <w:b/>
          <w:bCs/>
          <w:color w:val="000000" w:themeColor="text1"/>
          <w:sz w:val="24"/>
          <w:szCs w:val="24"/>
          <w14:textFill>
            <w14:solidFill>
              <w14:schemeClr w14:val="tx1"/>
            </w14:solidFill>
          </w14:textFill>
        </w:rPr>
        <w:t>。同时，这种工作量证明机制会限制单位时间内区块的形成速度，因为在单位时间内有大量交易产生并需要打包的情况下也是不适用的。而基于</w:t>
      </w:r>
      <w:r>
        <w:rPr>
          <w:rFonts w:ascii="宋体" w:hAnsi="宋体" w:cs="宋体"/>
          <w:b/>
          <w:bCs/>
          <w:color w:val="000000" w:themeColor="text1"/>
          <w:sz w:val="24"/>
          <w:szCs w:val="24"/>
          <w14:textFill>
            <w14:solidFill>
              <w14:schemeClr w14:val="tx1"/>
            </w14:solidFill>
          </w14:textFill>
        </w:rPr>
        <w:t xml:space="preserve"> PoS </w:t>
      </w:r>
      <w:r>
        <w:rPr>
          <w:rFonts w:hint="eastAsia" w:ascii="宋体" w:hAnsi="宋体" w:cs="宋体"/>
          <w:b/>
          <w:bCs/>
          <w:color w:val="000000" w:themeColor="text1"/>
          <w:sz w:val="24"/>
          <w:szCs w:val="24"/>
          <w14:textFill>
            <w14:solidFill>
              <w14:schemeClr w14:val="tx1"/>
            </w14:solidFill>
          </w14:textFill>
        </w:rPr>
        <w:t>共识算法的区块链网络，大多数情况下，其在一开始就已经发行完所有的代币，成功创建区块并连接进区块链的记帐节点，其记帐奖励是来自交易发起节点支付的字节费，因此形象的称这一共识机制为铸币。而且参与共识的节点如果持有代币的数量越多、持有代币的时间越久，其成功完成区块创建和写入的机会就越大，这一机制大大降低了记帐的运算难度，节约了宝贵的运算资源的同时，提供了一种挑选“优良”记帐节点的机制，加强了区块链的安全性。</w:t>
      </w:r>
    </w:p>
    <w:p>
      <w:pPr>
        <w:ind w:firstLine="480"/>
        <w:jc w:val="both"/>
        <w:rPr>
          <w:rFonts w:ascii="宋体" w:hAnsi="宋体" w:cs="宋体"/>
          <w:b/>
          <w:bCs/>
          <w:color w:val="000000"/>
          <w:sz w:val="24"/>
          <w:szCs w:val="24"/>
        </w:rPr>
      </w:pPr>
      <w:r>
        <w:rPr>
          <w:rFonts w:ascii="宋体" w:hAnsi="宋体" w:cs="宋体"/>
          <w:b/>
          <w:bCs/>
          <w:color w:val="000000"/>
          <w:sz w:val="24"/>
          <w:szCs w:val="24"/>
        </w:rPr>
        <w:t>但是</w:t>
      </w:r>
      <w:r>
        <w:rPr>
          <w:rFonts w:hint="eastAsia" w:ascii="宋体" w:hAnsi="宋体" w:cs="宋体"/>
          <w:b/>
          <w:bCs/>
          <w:color w:val="000000"/>
          <w:sz w:val="24"/>
          <w:szCs w:val="24"/>
        </w:rPr>
        <w:t>PoS机制可能会导致网内少数富裕节点控制记账权的不公正现象，所以</w:t>
      </w:r>
      <w:del w:id="1486" w:author="user" w:date="2017-10-07T11:24:38Z">
        <w:r>
          <w:rPr>
            <w:rFonts w:ascii="宋体" w:hAnsi="宋体" w:cs="宋体"/>
            <w:b/>
            <w:bCs/>
            <w:color w:val="000000"/>
            <w:sz w:val="24"/>
            <w:szCs w:val="24"/>
          </w:rPr>
          <w:delText>Waltonchain</w:delText>
        </w:r>
      </w:del>
      <w:ins w:id="1487" w:author="user" w:date="2017-10-07T11:24:38Z">
        <w:r>
          <w:rPr>
            <w:rFonts w:hint="eastAsia" w:ascii="宋体" w:hAnsi="宋体" w:cs="宋体"/>
            <w:b/>
            <w:bCs/>
            <w:color w:val="000000"/>
            <w:sz w:val="24"/>
            <w:szCs w:val="24"/>
            <w:lang w:eastAsia="zh-CN"/>
          </w:rPr>
          <w:t>沃尔顿链</w:t>
        </w:r>
      </w:ins>
      <w:r>
        <w:rPr>
          <w:rFonts w:ascii="宋体" w:hAnsi="宋体" w:cs="宋体"/>
          <w:b/>
          <w:bCs/>
          <w:color w:val="000000"/>
          <w:sz w:val="24"/>
          <w:szCs w:val="24"/>
        </w:rPr>
        <w:t xml:space="preserve">构造了一种创新的节点信誉评价系统，在 PoS </w:t>
      </w:r>
      <w:r>
        <w:rPr>
          <w:rFonts w:hint="eastAsia" w:ascii="宋体" w:hAnsi="宋体" w:cs="宋体"/>
          <w:b/>
          <w:bCs/>
          <w:color w:val="000000"/>
          <w:sz w:val="24"/>
          <w:szCs w:val="24"/>
        </w:rPr>
        <w:t>的基础上加入节点信誉对铸币难易的调整机制，突出了商业生态中信誉的重要性，创造性的设计了</w:t>
      </w:r>
      <w:r>
        <w:rPr>
          <w:rFonts w:ascii="宋体" w:hAnsi="宋体" w:cs="宋体"/>
          <w:b/>
          <w:bCs/>
          <w:color w:val="000000"/>
          <w:sz w:val="24"/>
          <w:szCs w:val="24"/>
        </w:rPr>
        <w:t xml:space="preserve"> PoST </w:t>
      </w:r>
      <w:r>
        <w:rPr>
          <w:rFonts w:hint="eastAsia" w:ascii="宋体" w:hAnsi="宋体" w:cs="宋体"/>
          <w:b/>
          <w:bCs/>
          <w:color w:val="000000"/>
          <w:sz w:val="24"/>
          <w:szCs w:val="24"/>
        </w:rPr>
        <w:t>共识机制。此共识机制的加入，有两个方面的积极效果，首先在</w:t>
      </w:r>
      <w:r>
        <w:rPr>
          <w:rFonts w:ascii="宋体" w:hAnsi="宋体" w:cs="宋体"/>
          <w:b/>
          <w:bCs/>
          <w:color w:val="000000"/>
          <w:sz w:val="24"/>
          <w:szCs w:val="24"/>
        </w:rPr>
        <w:t xml:space="preserve"> </w:t>
      </w:r>
      <w:del w:id="1488" w:author="user" w:date="2017-10-07T11:20:49Z">
        <w:r>
          <w:rPr>
            <w:rFonts w:ascii="宋体" w:hAnsi="宋体" w:cs="宋体"/>
            <w:b/>
            <w:bCs/>
            <w:color w:val="000000"/>
            <w:sz w:val="24"/>
            <w:szCs w:val="24"/>
          </w:rPr>
          <w:delText>Walton</w:delText>
        </w:r>
      </w:del>
      <w:ins w:id="1489" w:author="user" w:date="2017-10-07T11:20:49Z">
        <w:r>
          <w:rPr>
            <w:rFonts w:hint="eastAsia" w:ascii="宋体" w:hAnsi="宋体" w:cs="宋体"/>
            <w:b/>
            <w:bCs/>
            <w:color w:val="000000"/>
            <w:sz w:val="24"/>
            <w:szCs w:val="24"/>
            <w:lang w:eastAsia="zh-CN"/>
          </w:rPr>
          <w:t>沃尔顿链</w:t>
        </w:r>
      </w:ins>
      <w:r>
        <w:rPr>
          <w:rFonts w:ascii="宋体" w:hAnsi="宋体" w:cs="宋体"/>
          <w:b/>
          <w:bCs/>
          <w:color w:val="000000"/>
          <w:sz w:val="24"/>
          <w:szCs w:val="24"/>
        </w:rPr>
        <w:t xml:space="preserve">区块链结合 RFID </w:t>
      </w:r>
      <w:r>
        <w:rPr>
          <w:rFonts w:hint="eastAsia" w:ascii="宋体" w:hAnsi="宋体" w:cs="宋体"/>
          <w:b/>
          <w:bCs/>
          <w:color w:val="000000"/>
          <w:sz w:val="24"/>
          <w:szCs w:val="24"/>
        </w:rPr>
        <w:t>成为商业信用纽带的基础上，可以通过信息评价机制进一步促进、并训练参与节点的诚信行为，比如在信用抵押等交易行为中保持高信用的记录，培养整个商业生态向健康的方向发展；其次，相当于提供了一种升级版的挑选机制，选择交易行为更诚信的“优质”节点作为铸币节点，这种机制为区块链的安全性，增加了更充分的保障。</w:t>
      </w:r>
    </w:p>
    <w:p>
      <w:pPr>
        <w:numPr>
          <w:ilvl w:val="0"/>
          <w:numId w:val="5"/>
        </w:numPr>
        <w:rPr>
          <w:rFonts w:ascii="宋体" w:hAnsi="宋体" w:cs="宋体"/>
          <w:color w:val="000000"/>
          <w:sz w:val="24"/>
          <w:szCs w:val="24"/>
        </w:rPr>
      </w:pPr>
      <w:bookmarkStart w:id="434" w:name="_Toc26684"/>
      <w:bookmarkStart w:id="435" w:name="_Toc485064723"/>
      <w:bookmarkStart w:id="436" w:name="_Toc5394"/>
      <w:bookmarkStart w:id="437" w:name="_Toc12097"/>
      <w:bookmarkStart w:id="438" w:name="_Toc11107"/>
      <w:bookmarkStart w:id="439" w:name="_Toc18895"/>
      <w:bookmarkStart w:id="440" w:name="_Toc9204"/>
      <w:bookmarkStart w:id="441" w:name="_Toc13203"/>
      <w:r>
        <w:rPr>
          <w:rFonts w:hint="eastAsia" w:ascii="宋体" w:hAnsi="宋体" w:cs="宋体"/>
          <w:b/>
          <w:bCs/>
          <w:color w:val="000000"/>
          <w:sz w:val="24"/>
          <w:szCs w:val="24"/>
        </w:rPr>
        <w:t>其它共识机制</w:t>
      </w:r>
      <w:bookmarkEnd w:id="434"/>
      <w:bookmarkEnd w:id="435"/>
      <w:bookmarkEnd w:id="436"/>
      <w:bookmarkEnd w:id="437"/>
      <w:bookmarkEnd w:id="438"/>
      <w:bookmarkEnd w:id="439"/>
      <w:bookmarkEnd w:id="440"/>
      <w:bookmarkEnd w:id="441"/>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沃尔顿区块链的灵活结构设计，决定了子链可以根据不同的应用场景，选择使用</w:t>
      </w:r>
      <w:r>
        <w:rPr>
          <w:rFonts w:ascii="宋体" w:hAnsi="宋体" w:cs="宋体"/>
          <w:b/>
          <w:bCs/>
          <w:color w:val="000000"/>
          <w:sz w:val="24"/>
          <w:szCs w:val="24"/>
        </w:rPr>
        <w:t xml:space="preserve">PoS、PoST </w:t>
      </w:r>
      <w:r>
        <w:rPr>
          <w:rFonts w:hint="eastAsia" w:ascii="宋体" w:hAnsi="宋体" w:cs="宋体"/>
          <w:b/>
          <w:bCs/>
          <w:color w:val="000000"/>
          <w:sz w:val="24"/>
          <w:szCs w:val="24"/>
        </w:rPr>
        <w:t>或者其它类型如签名、实用拜占庭容错等共识机制，以达到在不同应用场景的最优化应用效果。</w:t>
      </w:r>
    </w:p>
    <w:p>
      <w:pPr>
        <w:ind w:firstLine="482" w:firstLineChars="200"/>
        <w:rPr>
          <w:rFonts w:ascii="宋体" w:hAnsi="宋体" w:cs="宋体"/>
          <w:b/>
          <w:bCs/>
          <w:color w:val="000000"/>
          <w:sz w:val="24"/>
          <w:szCs w:val="24"/>
        </w:rPr>
      </w:pPr>
      <w:del w:id="1490" w:author="user" w:date="2017-10-07T11:20:54Z">
        <w:r>
          <w:rPr>
            <w:rFonts w:ascii="宋体" w:hAnsi="宋体" w:cs="宋体"/>
            <w:b/>
            <w:bCs/>
            <w:color w:val="000000"/>
            <w:sz w:val="24"/>
            <w:szCs w:val="24"/>
          </w:rPr>
          <w:delText>Walton</w:delText>
        </w:r>
      </w:del>
      <w:ins w:id="1491" w:author="user" w:date="2017-10-07T11:20:54Z">
        <w:r>
          <w:rPr>
            <w:rFonts w:hint="eastAsia" w:ascii="宋体" w:hAnsi="宋体" w:cs="宋体"/>
            <w:b/>
            <w:bCs/>
            <w:color w:val="000000"/>
            <w:sz w:val="24"/>
            <w:szCs w:val="24"/>
            <w:lang w:eastAsia="zh-CN"/>
          </w:rPr>
          <w:t>沃尔顿链</w:t>
        </w:r>
      </w:ins>
      <w:r>
        <w:rPr>
          <w:rFonts w:ascii="宋体" w:hAnsi="宋体" w:cs="宋体"/>
          <w:b/>
          <w:bCs/>
          <w:color w:val="000000"/>
          <w:sz w:val="24"/>
          <w:szCs w:val="24"/>
        </w:rPr>
        <w:t xml:space="preserve"> </w:t>
      </w:r>
      <w:r>
        <w:rPr>
          <w:rFonts w:hint="eastAsia" w:ascii="宋体" w:hAnsi="宋体" w:cs="宋体"/>
          <w:b/>
          <w:bCs/>
          <w:color w:val="000000"/>
          <w:sz w:val="24"/>
          <w:szCs w:val="24"/>
        </w:rPr>
        <w:t>通过发行不同子链来联合种类不同的物联网节点群，以扩散到商业生态圈中的各类应用场景。结合物联网场景的多样，有时候不同于互联网具有大量的节点同时在线，因此提出了根据应用场景灵活设置共识机制的创新方案，以满足不同的应用需求。</w:t>
      </w:r>
    </w:p>
    <w:p>
      <w:pPr>
        <w:pStyle w:val="4"/>
        <w:rPr>
          <w:color w:val="000000"/>
          <w:sz w:val="28"/>
          <w:szCs w:val="28"/>
        </w:rPr>
      </w:pPr>
      <w:bookmarkStart w:id="442" w:name="_Toc2397"/>
      <w:bookmarkStart w:id="443" w:name="_Toc485064724"/>
      <w:bookmarkStart w:id="444" w:name="_Toc10398"/>
      <w:bookmarkStart w:id="445" w:name="_Toc27911"/>
      <w:bookmarkStart w:id="446" w:name="_Toc14012"/>
      <w:bookmarkStart w:id="447" w:name="_Toc7988"/>
      <w:bookmarkStart w:id="448" w:name="_Toc18648"/>
      <w:r>
        <w:rPr>
          <w:rFonts w:hint="eastAsia" w:ascii="Calibri Light" w:hAnsi="Calibri Light"/>
          <w:color w:val="000000"/>
          <w:sz w:val="28"/>
          <w:szCs w:val="28"/>
        </w:rPr>
        <w:t xml:space="preserve"> </w:t>
      </w:r>
      <w:bookmarkStart w:id="449" w:name="_Toc9423"/>
      <w:bookmarkStart w:id="450" w:name="_Toc31367"/>
      <w:bookmarkStart w:id="451" w:name="_Toc486227266"/>
      <w:bookmarkStart w:id="452" w:name="_Toc6885"/>
      <w:bookmarkStart w:id="453" w:name="_Toc490"/>
      <w:bookmarkStart w:id="454" w:name="_Toc30295"/>
      <w:bookmarkStart w:id="455" w:name="_Toc9811"/>
      <w:bookmarkStart w:id="456" w:name="_Toc14924"/>
      <w:bookmarkStart w:id="457" w:name="_Toc26780"/>
      <w:r>
        <w:rPr>
          <w:rFonts w:hint="eastAsia" w:ascii="Calibri Light" w:hAnsi="Calibri Light"/>
          <w:color w:val="000000"/>
          <w:sz w:val="28"/>
          <w:szCs w:val="28"/>
        </w:rPr>
        <w:t>字节费分配</w:t>
      </w:r>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字节费是由交易发起节点支付给记帐节点的费用，用于支付交易执行过程中的网络带宽、和区块链字节的占用。记帐节点可以设定所能接受的最低费用，交易发起节点可以设定愿意支付的最高费用，当双方条件都满足时时交易将成功写入区块链。</w:t>
      </w:r>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字节费是驱动区块链记帐运行的源动力，记帐节点为了获得字节费，进行区块的计算、和共识验证；节点发起诸如代币交易</w:t>
      </w:r>
      <w:r>
        <w:rPr>
          <w:rFonts w:ascii="宋体" w:hAnsi="宋体" w:cs="宋体"/>
          <w:b/>
          <w:bCs/>
          <w:color w:val="000000"/>
          <w:sz w:val="24"/>
          <w:szCs w:val="24"/>
        </w:rPr>
        <w:t>或通过调用智能合约等产生的交易信息</w:t>
      </w:r>
      <w:r>
        <w:rPr>
          <w:rFonts w:hint="eastAsia" w:ascii="宋体" w:hAnsi="宋体" w:cs="宋体"/>
          <w:b/>
          <w:bCs/>
          <w:color w:val="000000"/>
          <w:sz w:val="24"/>
          <w:szCs w:val="24"/>
        </w:rPr>
        <w:t>都需要支付交易附加费。</w:t>
      </w:r>
    </w:p>
    <w:p>
      <w:pPr>
        <w:numPr>
          <w:ilvl w:val="0"/>
          <w:numId w:val="6"/>
        </w:numPr>
        <w:rPr>
          <w:rFonts w:ascii="宋体" w:hAnsi="宋体" w:cs="宋体"/>
          <w:color w:val="000000"/>
          <w:sz w:val="24"/>
          <w:szCs w:val="24"/>
        </w:rPr>
      </w:pPr>
      <w:bookmarkStart w:id="458" w:name="_Toc485064725"/>
      <w:bookmarkStart w:id="459" w:name="_Toc17548"/>
      <w:bookmarkStart w:id="460" w:name="_Toc23334"/>
      <w:bookmarkStart w:id="461" w:name="_Toc13508"/>
      <w:bookmarkStart w:id="462" w:name="_Toc19930"/>
      <w:bookmarkStart w:id="463" w:name="_Toc23572"/>
      <w:bookmarkStart w:id="464" w:name="_Toc6392"/>
      <w:bookmarkStart w:id="465" w:name="_Toc26936"/>
      <w:r>
        <w:rPr>
          <w:rFonts w:hint="eastAsia" w:ascii="宋体" w:hAnsi="宋体" w:cs="宋体"/>
          <w:b/>
          <w:bCs/>
          <w:color w:val="000000"/>
          <w:sz w:val="24"/>
          <w:szCs w:val="24"/>
        </w:rPr>
        <w:t>代币交易的字节费分配</w:t>
      </w:r>
      <w:bookmarkEnd w:id="458"/>
      <w:bookmarkEnd w:id="459"/>
      <w:bookmarkEnd w:id="460"/>
      <w:bookmarkEnd w:id="461"/>
      <w:bookmarkEnd w:id="462"/>
      <w:bookmarkEnd w:id="463"/>
      <w:bookmarkEnd w:id="464"/>
      <w:bookmarkEnd w:id="465"/>
    </w:p>
    <w:p>
      <w:pPr>
        <w:ind w:firstLine="482" w:firstLineChars="200"/>
        <w:rPr>
          <w:rFonts w:ascii="宋体" w:hAnsi="宋体" w:cs="宋体"/>
          <w:b/>
          <w:bCs/>
          <w:color w:val="000000" w:themeColor="text1"/>
          <w:sz w:val="24"/>
          <w:szCs w:val="24"/>
          <w14:textFill>
            <w14:solidFill>
              <w14:schemeClr w14:val="tx1"/>
            </w14:solidFill>
          </w14:textFill>
        </w:rPr>
      </w:pPr>
      <w:r>
        <w:rPr>
          <w:rFonts w:hint="eastAsia" w:ascii="宋体" w:hAnsi="宋体" w:cs="宋体"/>
          <w:b/>
          <w:bCs/>
          <w:color w:val="000000" w:themeColor="text1"/>
          <w:sz w:val="24"/>
          <w:szCs w:val="24"/>
          <w14:textFill>
            <w14:solidFill>
              <w14:schemeClr w14:val="tx1"/>
            </w14:solidFill>
          </w14:textFill>
        </w:rPr>
        <w:t>沃尔顿链支持母链</w:t>
      </w:r>
      <w:del w:id="1492" w:author="user" w:date="2017-10-07T11:26:17Z">
        <w:r>
          <w:rPr>
            <w:rFonts w:ascii="宋体" w:hAnsi="宋体" w:cs="宋体"/>
            <w:b/>
            <w:bCs/>
            <w:color w:val="000000" w:themeColor="text1"/>
            <w:sz w:val="24"/>
            <w:szCs w:val="24"/>
            <w14:textFill>
              <w14:solidFill>
                <w14:schemeClr w14:val="tx1"/>
              </w14:solidFill>
            </w14:textFill>
          </w:rPr>
          <w:delText>沃尔顿</w:delText>
        </w:r>
      </w:del>
      <w:del w:id="1493" w:author="user" w:date="2017-10-07T11:26:17Z">
        <w:r>
          <w:rPr>
            <w:rFonts w:hint="eastAsia" w:ascii="宋体" w:hAnsi="宋体" w:cs="宋体"/>
            <w:b/>
            <w:bCs/>
            <w:color w:val="000000" w:themeColor="text1"/>
            <w:sz w:val="24"/>
            <w:szCs w:val="24"/>
            <w14:textFill>
              <w14:solidFill>
                <w14:schemeClr w14:val="tx1"/>
              </w14:solidFill>
            </w14:textFill>
          </w:rPr>
          <w:delText>币</w:delText>
        </w:r>
      </w:del>
      <w:ins w:id="1494" w:author="user" w:date="2017-10-07T11:26:17Z">
        <w:r>
          <w:rPr>
            <w:rFonts w:hint="eastAsia" w:ascii="宋体" w:hAnsi="宋体" w:cs="宋体"/>
            <w:b/>
            <w:bCs/>
            <w:color w:val="000000" w:themeColor="text1"/>
            <w:sz w:val="24"/>
            <w:szCs w:val="24"/>
            <w:lang w:eastAsia="zh-CN"/>
            <w14:textFill>
              <w14:solidFill>
                <w14:schemeClr w14:val="tx1"/>
              </w14:solidFill>
            </w14:textFill>
          </w:rPr>
          <w:t>Waltoncoin</w:t>
        </w:r>
      </w:ins>
      <w:r>
        <w:rPr>
          <w:rFonts w:hint="eastAsia" w:ascii="宋体" w:hAnsi="宋体" w:cs="宋体"/>
          <w:b/>
          <w:bCs/>
          <w:color w:val="000000" w:themeColor="text1"/>
          <w:sz w:val="24"/>
          <w:szCs w:val="24"/>
          <w14:textFill>
            <w14:solidFill>
              <w14:schemeClr w14:val="tx1"/>
            </w14:solidFill>
          </w14:textFill>
        </w:rPr>
        <w:t>交易、子链代币交易、以及跨子链间的代币交易；当进行跨链代币交易时，交易发起节点仍然使用各自所处子链中的代币支付字节费。但是相应的交易中包含的子链代币需通过当初创建此子链的账户转化为母链的</w:t>
      </w:r>
      <w:del w:id="1495" w:author="user" w:date="2017-10-07T11:26:18Z">
        <w:r>
          <w:rPr>
            <w:rFonts w:hint="eastAsia" w:ascii="宋体" w:hAnsi="宋体" w:cs="宋体"/>
            <w:b/>
            <w:bCs/>
            <w:color w:val="000000" w:themeColor="text1"/>
            <w:sz w:val="24"/>
            <w:szCs w:val="24"/>
            <w14:textFill>
              <w14:solidFill>
                <w14:schemeClr w14:val="tx1"/>
              </w14:solidFill>
            </w14:textFill>
          </w:rPr>
          <w:delText>沃尔顿币</w:delText>
        </w:r>
      </w:del>
      <w:ins w:id="1496" w:author="user" w:date="2017-10-07T11:26:18Z">
        <w:r>
          <w:rPr>
            <w:rFonts w:hint="eastAsia" w:ascii="宋体" w:hAnsi="宋体" w:cs="宋体"/>
            <w:b/>
            <w:bCs/>
            <w:color w:val="000000" w:themeColor="text1"/>
            <w:sz w:val="24"/>
            <w:szCs w:val="24"/>
            <w:lang w:eastAsia="zh-CN"/>
            <w14:textFill>
              <w14:solidFill>
                <w14:schemeClr w14:val="tx1"/>
              </w14:solidFill>
            </w14:textFill>
          </w:rPr>
          <w:t>Waltoncoin</w:t>
        </w:r>
      </w:ins>
      <w:r>
        <w:rPr>
          <w:rFonts w:hint="eastAsia" w:ascii="宋体" w:hAnsi="宋体" w:cs="宋体"/>
          <w:b/>
          <w:bCs/>
          <w:color w:val="000000" w:themeColor="text1"/>
          <w:sz w:val="24"/>
          <w:szCs w:val="24"/>
          <w14:textFill>
            <w14:solidFill>
              <w14:schemeClr w14:val="tx1"/>
            </w14:solidFill>
          </w14:textFill>
        </w:rPr>
        <w:t>并进而与另一条子链中的节点进行交易。也就是说，创建子链的节点在跨链交易时需要充当交易所的角色，提供与母链</w:t>
      </w:r>
      <w:del w:id="1497" w:author="user" w:date="2017-10-07T11:26:23Z">
        <w:r>
          <w:rPr>
            <w:rFonts w:hint="eastAsia" w:ascii="宋体" w:hAnsi="宋体" w:cs="宋体"/>
            <w:b/>
            <w:bCs/>
            <w:color w:val="000000" w:themeColor="text1"/>
            <w:sz w:val="24"/>
            <w:szCs w:val="24"/>
            <w14:textFill>
              <w14:solidFill>
                <w14:schemeClr w14:val="tx1"/>
              </w14:solidFill>
            </w14:textFill>
          </w:rPr>
          <w:delText>沃尔顿币</w:delText>
        </w:r>
      </w:del>
      <w:ins w:id="1498" w:author="user" w:date="2017-10-07T11:26:23Z">
        <w:r>
          <w:rPr>
            <w:rFonts w:hint="eastAsia" w:ascii="宋体" w:hAnsi="宋体" w:cs="宋体"/>
            <w:b/>
            <w:bCs/>
            <w:color w:val="000000" w:themeColor="text1"/>
            <w:sz w:val="24"/>
            <w:szCs w:val="24"/>
            <w:lang w:eastAsia="zh-CN"/>
            <w14:textFill>
              <w14:solidFill>
                <w14:schemeClr w14:val="tx1"/>
              </w14:solidFill>
            </w14:textFill>
          </w:rPr>
          <w:t>Waltoncoin</w:t>
        </w:r>
      </w:ins>
      <w:r>
        <w:rPr>
          <w:rFonts w:hint="eastAsia" w:ascii="宋体" w:hAnsi="宋体" w:cs="宋体"/>
          <w:b/>
          <w:bCs/>
          <w:color w:val="000000" w:themeColor="text1"/>
          <w:sz w:val="24"/>
          <w:szCs w:val="24"/>
          <w14:textFill>
            <w14:solidFill>
              <w14:schemeClr w14:val="tx1"/>
            </w14:solidFill>
          </w14:textFill>
        </w:rPr>
        <w:t>实时汇率兑换的功能，此功能也是由智能合约来自动实现。</w:t>
      </w:r>
    </w:p>
    <w:p>
      <w:pPr>
        <w:ind w:firstLine="482" w:firstLineChars="200"/>
        <w:rPr>
          <w:rFonts w:ascii="宋体" w:hAnsi="宋体" w:cs="宋体"/>
          <w:b/>
          <w:bCs/>
          <w:color w:val="000000" w:themeColor="text1"/>
          <w:sz w:val="24"/>
          <w:szCs w:val="24"/>
          <w14:textFill>
            <w14:solidFill>
              <w14:schemeClr w14:val="tx1"/>
            </w14:solidFill>
          </w14:textFill>
        </w:rPr>
      </w:pPr>
      <w:r>
        <w:rPr>
          <w:rFonts w:ascii="宋体" w:hAnsi="宋体" w:cs="宋体"/>
          <w:b/>
          <w:bCs/>
          <w:color w:val="000000" w:themeColor="text1"/>
          <w:sz w:val="24"/>
          <w:szCs w:val="24"/>
          <w14:textFill>
            <w14:solidFill>
              <w14:schemeClr w14:val="tx1"/>
            </w14:solidFill>
          </w14:textFill>
        </w:rPr>
        <w:t>当在同一子链内交易时</w:t>
      </w:r>
      <w:r>
        <w:rPr>
          <w:rFonts w:hint="eastAsia" w:ascii="宋体" w:hAnsi="宋体" w:cs="宋体"/>
          <w:b/>
          <w:bCs/>
          <w:color w:val="000000" w:themeColor="text1"/>
          <w:sz w:val="24"/>
          <w:szCs w:val="24"/>
          <w14:textFill>
            <w14:solidFill>
              <w14:schemeClr w14:val="tx1"/>
            </w14:solidFill>
          </w14:textFill>
        </w:rPr>
        <w:t>，无论是字节费，还是交易流通的代币，</w:t>
      </w:r>
      <w:r>
        <w:rPr>
          <w:rFonts w:ascii="宋体" w:hAnsi="宋体" w:cs="宋体"/>
          <w:b/>
          <w:bCs/>
          <w:color w:val="000000" w:themeColor="text1"/>
          <w:sz w:val="24"/>
          <w:szCs w:val="24"/>
          <w14:textFill>
            <w14:solidFill>
              <w14:schemeClr w14:val="tx1"/>
            </w14:solidFill>
          </w14:textFill>
        </w:rPr>
        <w:t>统一采用该子链的代币</w:t>
      </w:r>
      <w:r>
        <w:rPr>
          <w:rFonts w:hint="eastAsia" w:ascii="宋体" w:hAnsi="宋体" w:cs="宋体"/>
          <w:b/>
          <w:bCs/>
          <w:color w:val="000000" w:themeColor="text1"/>
          <w:sz w:val="24"/>
          <w:szCs w:val="24"/>
          <w14:textFill>
            <w14:solidFill>
              <w14:schemeClr w14:val="tx1"/>
            </w14:solidFill>
          </w14:textFill>
        </w:rPr>
        <w:t>。子链可以是完全去中心化的公有链，也可以是部分去中心化的联盟链，或者是部分中心化的私有链，具体的选用依赖具体的应用场景。</w:t>
      </w:r>
    </w:p>
    <w:p>
      <w:pPr>
        <w:ind w:firstLine="482" w:firstLineChars="200"/>
        <w:rPr>
          <w:rFonts w:ascii="宋体" w:hAnsi="宋体" w:cs="宋体"/>
          <w:b/>
          <w:bCs/>
          <w:color w:val="000000" w:themeColor="text1"/>
          <w:sz w:val="24"/>
          <w:szCs w:val="24"/>
          <w14:textFill>
            <w14:solidFill>
              <w14:schemeClr w14:val="tx1"/>
            </w14:solidFill>
          </w14:textFill>
        </w:rPr>
      </w:pPr>
      <w:r>
        <w:rPr>
          <w:rFonts w:ascii="宋体" w:hAnsi="宋体" w:cs="宋体"/>
          <w:b/>
          <w:bCs/>
          <w:color w:val="000000" w:themeColor="text1"/>
          <w:sz w:val="24"/>
          <w:szCs w:val="24"/>
          <w14:textFill>
            <w14:solidFill>
              <w14:schemeClr w14:val="tx1"/>
            </w14:solidFill>
          </w14:textFill>
        </w:rPr>
        <w:t>当在母链内交易时</w:t>
      </w:r>
      <w:r>
        <w:rPr>
          <w:rFonts w:hint="eastAsia" w:ascii="宋体" w:hAnsi="宋体" w:cs="宋体"/>
          <w:b/>
          <w:bCs/>
          <w:color w:val="000000" w:themeColor="text1"/>
          <w:sz w:val="24"/>
          <w:szCs w:val="24"/>
          <w14:textFill>
            <w14:solidFill>
              <w14:schemeClr w14:val="tx1"/>
            </w14:solidFill>
          </w14:textFill>
        </w:rPr>
        <w:t>，</w:t>
      </w:r>
      <w:r>
        <w:rPr>
          <w:rFonts w:ascii="宋体" w:hAnsi="宋体" w:cs="宋体"/>
          <w:b/>
          <w:bCs/>
          <w:color w:val="000000" w:themeColor="text1"/>
          <w:sz w:val="24"/>
          <w:szCs w:val="24"/>
          <w14:textFill>
            <w14:solidFill>
              <w14:schemeClr w14:val="tx1"/>
            </w14:solidFill>
          </w14:textFill>
        </w:rPr>
        <w:t>则统一采用</w:t>
      </w:r>
      <w:del w:id="1499" w:author="user" w:date="2017-10-07T11:26:24Z">
        <w:r>
          <w:rPr>
            <w:rFonts w:ascii="宋体" w:hAnsi="宋体" w:cs="宋体"/>
            <w:b/>
            <w:bCs/>
            <w:color w:val="000000" w:themeColor="text1"/>
            <w:sz w:val="24"/>
            <w:szCs w:val="24"/>
            <w14:textFill>
              <w14:solidFill>
                <w14:schemeClr w14:val="tx1"/>
              </w14:solidFill>
            </w14:textFill>
          </w:rPr>
          <w:delText>沃尔顿币</w:delText>
        </w:r>
      </w:del>
      <w:ins w:id="1500" w:author="user" w:date="2017-10-07T11:26:24Z">
        <w:r>
          <w:rPr>
            <w:rFonts w:hint="eastAsia" w:ascii="宋体" w:hAnsi="宋体" w:cs="宋体"/>
            <w:b/>
            <w:bCs/>
            <w:color w:val="000000" w:themeColor="text1"/>
            <w:sz w:val="24"/>
            <w:szCs w:val="24"/>
            <w:lang w:eastAsia="zh-CN"/>
            <w14:textFill>
              <w14:solidFill>
                <w14:schemeClr w14:val="tx1"/>
              </w14:solidFill>
            </w14:textFill>
          </w:rPr>
          <w:t>Waltoncoin</w:t>
        </w:r>
      </w:ins>
      <w:r>
        <w:rPr>
          <w:rFonts w:ascii="宋体" w:hAnsi="宋体" w:cs="宋体"/>
          <w:b/>
          <w:bCs/>
          <w:color w:val="000000" w:themeColor="text1"/>
          <w:sz w:val="24"/>
          <w:szCs w:val="24"/>
          <w14:textFill>
            <w14:solidFill>
              <w14:schemeClr w14:val="tx1"/>
            </w14:solidFill>
          </w14:textFill>
        </w:rPr>
        <w:t>来进行交易和记账奖励</w:t>
      </w:r>
      <w:r>
        <w:rPr>
          <w:rFonts w:hint="eastAsia" w:ascii="宋体" w:hAnsi="宋体" w:cs="宋体"/>
          <w:b/>
          <w:bCs/>
          <w:color w:val="000000" w:themeColor="text1"/>
          <w:sz w:val="24"/>
          <w:szCs w:val="24"/>
          <w14:textFill>
            <w14:solidFill>
              <w14:schemeClr w14:val="tx1"/>
            </w14:solidFill>
          </w14:textFill>
        </w:rPr>
        <w:t>。母链是完全去中心化的链，也就是公有链，这点同现有以太坊网络一致。</w:t>
      </w:r>
    </w:p>
    <w:p>
      <w:pPr>
        <w:ind w:firstLine="482" w:firstLineChars="200"/>
        <w:rPr>
          <w:rFonts w:ascii="宋体" w:hAnsi="宋体" w:cs="宋体"/>
          <w:b/>
          <w:bCs/>
          <w:color w:val="000000"/>
          <w:sz w:val="24"/>
          <w:szCs w:val="24"/>
        </w:rPr>
      </w:pPr>
      <w:r>
        <w:rPr>
          <w:rFonts w:hint="eastAsia" w:ascii="宋体" w:hAnsi="宋体" w:cs="宋体"/>
          <w:b/>
          <w:bCs/>
          <w:color w:val="000000" w:themeColor="text1"/>
          <w:sz w:val="24"/>
          <w:szCs w:val="24"/>
          <w14:textFill>
            <w14:solidFill>
              <w14:schemeClr w14:val="tx1"/>
            </w14:solidFill>
          </w14:textFill>
        </w:rPr>
        <w:t>随着链中交易的进行，以及当更多的子链被建立、</w:t>
      </w:r>
      <w:r>
        <w:rPr>
          <w:rFonts w:hint="eastAsia" w:ascii="宋体" w:hAnsi="宋体" w:cs="宋体"/>
          <w:b/>
          <w:bCs/>
          <w:color w:val="000000"/>
          <w:sz w:val="24"/>
          <w:szCs w:val="24"/>
        </w:rPr>
        <w:t>并且子链交易变得越来越频繁时，子链创建需要耗费的母链</w:t>
      </w:r>
      <w:del w:id="1501" w:author="user" w:date="2017-10-07T11:26:25Z">
        <w:r>
          <w:rPr>
            <w:rFonts w:hint="eastAsia" w:ascii="宋体" w:hAnsi="宋体" w:cs="宋体"/>
            <w:b/>
            <w:bCs/>
            <w:color w:val="000000"/>
            <w:sz w:val="24"/>
            <w:szCs w:val="24"/>
          </w:rPr>
          <w:delText>沃尔顿币</w:delText>
        </w:r>
      </w:del>
      <w:ins w:id="1502" w:author="user" w:date="2017-10-07T11:26:25Z">
        <w:r>
          <w:rPr>
            <w:rFonts w:hint="eastAsia" w:ascii="宋体" w:hAnsi="宋体" w:cs="宋体"/>
            <w:b/>
            <w:bCs/>
            <w:color w:val="000000"/>
            <w:sz w:val="24"/>
            <w:szCs w:val="24"/>
            <w:lang w:eastAsia="zh-CN"/>
          </w:rPr>
          <w:t>Waltoncoin</w:t>
        </w:r>
      </w:ins>
      <w:r>
        <w:rPr>
          <w:rFonts w:hint="eastAsia" w:ascii="宋体" w:hAnsi="宋体" w:cs="宋体"/>
          <w:b/>
          <w:bCs/>
          <w:color w:val="000000"/>
          <w:sz w:val="24"/>
          <w:szCs w:val="24"/>
        </w:rPr>
        <w:t>以及作为支付字节费通货的母链</w:t>
      </w:r>
      <w:del w:id="1503" w:author="user" w:date="2017-10-07T11:26:27Z">
        <w:r>
          <w:rPr>
            <w:rFonts w:ascii="宋体" w:hAnsi="宋体" w:cs="宋体"/>
            <w:b/>
            <w:bCs/>
            <w:color w:val="000000"/>
            <w:sz w:val="24"/>
            <w:szCs w:val="24"/>
          </w:rPr>
          <w:delText>沃尔顿</w:delText>
        </w:r>
      </w:del>
      <w:del w:id="1504" w:author="user" w:date="2017-10-07T11:26:27Z">
        <w:r>
          <w:rPr>
            <w:rFonts w:hint="eastAsia" w:ascii="宋体" w:hAnsi="宋体" w:cs="宋体"/>
            <w:b/>
            <w:bCs/>
            <w:color w:val="000000"/>
            <w:sz w:val="24"/>
            <w:szCs w:val="24"/>
          </w:rPr>
          <w:delText>币</w:delText>
        </w:r>
      </w:del>
      <w:ins w:id="1505" w:author="user" w:date="2017-10-07T11:26:27Z">
        <w:r>
          <w:rPr>
            <w:rFonts w:hint="eastAsia" w:ascii="宋体" w:hAnsi="宋体" w:cs="宋体"/>
            <w:b/>
            <w:bCs/>
            <w:color w:val="000000"/>
            <w:sz w:val="24"/>
            <w:szCs w:val="24"/>
            <w:lang w:eastAsia="zh-CN"/>
          </w:rPr>
          <w:t>Waltoncoin</w:t>
        </w:r>
      </w:ins>
      <w:r>
        <w:rPr>
          <w:rFonts w:hint="eastAsia" w:ascii="宋体" w:hAnsi="宋体" w:cs="宋体"/>
          <w:b/>
          <w:bCs/>
          <w:color w:val="000000"/>
          <w:sz w:val="24"/>
          <w:szCs w:val="24"/>
        </w:rPr>
        <w:t>，也将迎来更大的需求，由于总量保持不变，母链代币价值将会随之提升。这样持有母链代币的节点，将随着子链数量的增多、及交易量的增加，将获取到子链发展带来的红利。</w:t>
      </w:r>
    </w:p>
    <w:p>
      <w:pPr>
        <w:numPr>
          <w:ilvl w:val="0"/>
          <w:numId w:val="6"/>
        </w:numPr>
        <w:rPr>
          <w:rFonts w:ascii="宋体" w:hAnsi="宋体" w:cs="宋体"/>
          <w:color w:val="000000"/>
          <w:sz w:val="24"/>
          <w:szCs w:val="24"/>
        </w:rPr>
      </w:pPr>
      <w:bookmarkStart w:id="466" w:name="_Toc31514"/>
      <w:bookmarkStart w:id="467" w:name="_Toc12807"/>
      <w:bookmarkStart w:id="468" w:name="_Toc4105"/>
      <w:bookmarkStart w:id="469" w:name="_Toc26165"/>
      <w:bookmarkStart w:id="470" w:name="_Toc10997"/>
      <w:bookmarkStart w:id="471" w:name="_Toc485064726"/>
      <w:bookmarkStart w:id="472" w:name="_Toc29625"/>
      <w:bookmarkStart w:id="473" w:name="_Toc2482"/>
      <w:r>
        <w:rPr>
          <w:rFonts w:hint="eastAsia" w:ascii="宋体" w:hAnsi="宋体" w:cs="宋体"/>
          <w:b/>
          <w:bCs/>
          <w:color w:val="000000"/>
          <w:sz w:val="24"/>
          <w:szCs w:val="24"/>
        </w:rPr>
        <w:t>子链创建的字节费分配</w:t>
      </w:r>
      <w:bookmarkEnd w:id="466"/>
      <w:bookmarkEnd w:id="467"/>
      <w:bookmarkEnd w:id="468"/>
      <w:bookmarkEnd w:id="469"/>
      <w:bookmarkEnd w:id="470"/>
      <w:bookmarkEnd w:id="471"/>
      <w:bookmarkEnd w:id="472"/>
      <w:bookmarkEnd w:id="473"/>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沃尔顿母链支持子链的创建，当创建子链时，创建节点的帐户需要以母链</w:t>
      </w:r>
      <w:del w:id="1506" w:author="user" w:date="2017-10-07T11:26:28Z">
        <w:r>
          <w:rPr>
            <w:rFonts w:ascii="宋体" w:hAnsi="宋体" w:cs="宋体"/>
            <w:b/>
            <w:bCs/>
            <w:color w:val="000000"/>
            <w:sz w:val="24"/>
            <w:szCs w:val="24"/>
          </w:rPr>
          <w:delText>沃尔顿</w:delText>
        </w:r>
      </w:del>
      <w:del w:id="1507" w:author="user" w:date="2017-10-07T11:26:28Z">
        <w:r>
          <w:rPr>
            <w:rFonts w:hint="eastAsia" w:ascii="宋体" w:hAnsi="宋体" w:cs="宋体"/>
            <w:b/>
            <w:bCs/>
            <w:color w:val="000000"/>
            <w:sz w:val="24"/>
            <w:szCs w:val="24"/>
          </w:rPr>
          <w:delText>币</w:delText>
        </w:r>
      </w:del>
      <w:ins w:id="1508" w:author="user" w:date="2017-10-07T11:26:28Z">
        <w:r>
          <w:rPr>
            <w:rFonts w:hint="eastAsia" w:ascii="宋体" w:hAnsi="宋体" w:cs="宋体"/>
            <w:b/>
            <w:bCs/>
            <w:color w:val="000000"/>
            <w:sz w:val="24"/>
            <w:szCs w:val="24"/>
            <w:lang w:eastAsia="zh-CN"/>
          </w:rPr>
          <w:t>Waltoncoin</w:t>
        </w:r>
      </w:ins>
      <w:r>
        <w:rPr>
          <w:rFonts w:hint="eastAsia" w:ascii="宋体" w:hAnsi="宋体" w:cs="宋体"/>
          <w:b/>
          <w:bCs/>
          <w:color w:val="000000"/>
          <w:sz w:val="24"/>
          <w:szCs w:val="24"/>
        </w:rPr>
        <w:t>形式支付字节费，以防止恶意创建大量子链的行为发生。将包含该子链描述的区块写入</w:t>
      </w:r>
      <w:r>
        <w:rPr>
          <w:rFonts w:ascii="宋体" w:hAnsi="宋体" w:cs="宋体"/>
          <w:b/>
          <w:bCs/>
          <w:color w:val="000000"/>
          <w:sz w:val="24"/>
          <w:szCs w:val="24"/>
        </w:rPr>
        <w:t>沃顿</w:t>
      </w:r>
      <w:r>
        <w:rPr>
          <w:rFonts w:hint="eastAsia" w:ascii="宋体" w:hAnsi="宋体" w:cs="宋体"/>
          <w:b/>
          <w:bCs/>
          <w:color w:val="000000"/>
          <w:sz w:val="24"/>
          <w:szCs w:val="24"/>
        </w:rPr>
        <w:t>链的记帐节点，获得母链</w:t>
      </w:r>
      <w:del w:id="1509" w:author="user" w:date="2017-10-07T11:26:29Z">
        <w:r>
          <w:rPr>
            <w:rFonts w:ascii="宋体" w:hAnsi="宋体" w:cs="宋体"/>
            <w:b/>
            <w:bCs/>
            <w:color w:val="000000"/>
            <w:sz w:val="24"/>
            <w:szCs w:val="24"/>
          </w:rPr>
          <w:delText>沃尔顿</w:delText>
        </w:r>
      </w:del>
      <w:del w:id="1510" w:author="user" w:date="2017-10-07T11:26:29Z">
        <w:r>
          <w:rPr>
            <w:rFonts w:hint="eastAsia" w:ascii="宋体" w:hAnsi="宋体" w:cs="宋体"/>
            <w:b/>
            <w:bCs/>
            <w:color w:val="000000"/>
            <w:sz w:val="24"/>
            <w:szCs w:val="24"/>
          </w:rPr>
          <w:delText>币</w:delText>
        </w:r>
      </w:del>
      <w:ins w:id="1511" w:author="user" w:date="2017-10-07T11:26:29Z">
        <w:r>
          <w:rPr>
            <w:rFonts w:hint="eastAsia" w:ascii="宋体" w:hAnsi="宋体" w:cs="宋体"/>
            <w:b/>
            <w:bCs/>
            <w:color w:val="000000"/>
            <w:sz w:val="24"/>
            <w:szCs w:val="24"/>
            <w:lang w:eastAsia="zh-CN"/>
          </w:rPr>
          <w:t>Waltoncoin</w:t>
        </w:r>
      </w:ins>
      <w:r>
        <w:rPr>
          <w:rFonts w:hint="eastAsia" w:ascii="宋体" w:hAnsi="宋体" w:cs="宋体"/>
          <w:b/>
          <w:bCs/>
          <w:color w:val="000000"/>
          <w:sz w:val="24"/>
          <w:szCs w:val="24"/>
        </w:rPr>
        <w:t>字节费奖励。</w:t>
      </w:r>
    </w:p>
    <w:p>
      <w:pPr>
        <w:pStyle w:val="4"/>
        <w:rPr>
          <w:rFonts w:ascii="Calibri Light" w:hAnsi="Calibri Light"/>
          <w:color w:val="000000"/>
          <w:sz w:val="28"/>
          <w:szCs w:val="28"/>
        </w:rPr>
      </w:pPr>
      <w:bookmarkStart w:id="474" w:name="_Toc4349"/>
      <w:bookmarkStart w:id="475" w:name="_Toc486227267"/>
      <w:bookmarkStart w:id="476" w:name="_Toc5098"/>
      <w:bookmarkStart w:id="477" w:name="_Toc485064728"/>
      <w:bookmarkStart w:id="478" w:name="_Toc3081"/>
      <w:bookmarkStart w:id="479" w:name="_Toc3047"/>
      <w:bookmarkStart w:id="480" w:name="_Toc484560891"/>
      <w:bookmarkStart w:id="481" w:name="_Toc4909"/>
      <w:bookmarkStart w:id="482" w:name="_Toc10495"/>
      <w:bookmarkStart w:id="483" w:name="_Toc28927"/>
      <w:bookmarkStart w:id="484" w:name="_Toc15000"/>
      <w:bookmarkStart w:id="485" w:name="_Toc4941"/>
      <w:bookmarkStart w:id="486" w:name="_Toc26472"/>
      <w:bookmarkStart w:id="487" w:name="_Toc27465"/>
      <w:bookmarkStart w:id="488" w:name="_Toc23567"/>
      <w:bookmarkStart w:id="489" w:name="_Toc6363"/>
      <w:bookmarkStart w:id="490" w:name="_Toc30710"/>
      <w:r>
        <w:rPr>
          <w:rFonts w:ascii="Calibri Light" w:hAnsi="Calibri Light"/>
          <w:color w:val="000000"/>
          <w:sz w:val="28"/>
          <w:szCs w:val="28"/>
        </w:rPr>
        <w:t>Waltoncoin</w:t>
      </w:r>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如前文所述，在</w:t>
      </w:r>
      <w:del w:id="1512" w:author="user" w:date="2017-10-07T11:20:59Z">
        <w:r>
          <w:rPr>
            <w:rFonts w:ascii="宋体" w:hAnsi="宋体" w:cs="宋体"/>
            <w:b/>
            <w:bCs/>
            <w:color w:val="000000"/>
            <w:sz w:val="24"/>
            <w:szCs w:val="24"/>
          </w:rPr>
          <w:delText>Walton</w:delText>
        </w:r>
      </w:del>
      <w:ins w:id="1513" w:author="user" w:date="2017-10-07T11:20:59Z">
        <w:r>
          <w:rPr>
            <w:rFonts w:hint="eastAsia" w:ascii="宋体" w:hAnsi="宋体" w:cs="宋体"/>
            <w:b/>
            <w:bCs/>
            <w:color w:val="000000"/>
            <w:sz w:val="24"/>
            <w:szCs w:val="24"/>
            <w:lang w:eastAsia="zh-CN"/>
          </w:rPr>
          <w:t>沃尔顿链</w:t>
        </w:r>
      </w:ins>
      <w:r>
        <w:rPr>
          <w:rFonts w:ascii="宋体" w:hAnsi="宋体" w:cs="宋体"/>
          <w:b/>
          <w:bCs/>
          <w:color w:val="000000"/>
          <w:sz w:val="24"/>
          <w:szCs w:val="24"/>
        </w:rPr>
        <w:t>生态系统中，最为核心的母链称为waltonchain，其中用于流转和支付的代币叫做waltoncoin（以下简称WTC），WTC是</w:t>
      </w:r>
      <w:del w:id="1514" w:author="user" w:date="2017-10-07T11:21:08Z">
        <w:r>
          <w:rPr>
            <w:rFonts w:ascii="宋体" w:hAnsi="宋体" w:cs="宋体"/>
            <w:b/>
            <w:bCs/>
            <w:color w:val="000000"/>
            <w:sz w:val="24"/>
            <w:szCs w:val="24"/>
          </w:rPr>
          <w:delText>Walton</w:delText>
        </w:r>
      </w:del>
      <w:ins w:id="1515" w:author="user" w:date="2017-10-07T11:21:08Z">
        <w:r>
          <w:rPr>
            <w:rFonts w:hint="eastAsia" w:ascii="宋体" w:hAnsi="宋体" w:cs="宋体"/>
            <w:b/>
            <w:bCs/>
            <w:color w:val="000000"/>
            <w:sz w:val="24"/>
            <w:szCs w:val="24"/>
            <w:lang w:eastAsia="zh-CN"/>
          </w:rPr>
          <w:t>沃尔顿链</w:t>
        </w:r>
      </w:ins>
      <w:r>
        <w:rPr>
          <w:rFonts w:ascii="宋体" w:hAnsi="宋体" w:cs="宋体"/>
          <w:b/>
          <w:bCs/>
          <w:color w:val="000000"/>
          <w:sz w:val="24"/>
          <w:szCs w:val="24"/>
        </w:rPr>
        <w:t>生态系统中最为重要的数字代币，其总量为1亿枚，可以精确到10</w:t>
      </w:r>
      <w:r>
        <w:rPr>
          <w:rFonts w:ascii="宋体" w:hAnsi="宋体" w:cs="宋体"/>
          <w:b/>
          <w:bCs/>
          <w:color w:val="000000"/>
          <w:sz w:val="24"/>
          <w:szCs w:val="24"/>
          <w:vertAlign w:val="superscript"/>
        </w:rPr>
        <w:t>-8</w:t>
      </w:r>
      <w:r>
        <w:rPr>
          <w:rFonts w:hint="eastAsia" w:ascii="宋体" w:hAnsi="宋体" w:cs="宋体"/>
          <w:b/>
          <w:bCs/>
          <w:color w:val="000000"/>
          <w:sz w:val="24"/>
          <w:szCs w:val="24"/>
        </w:rPr>
        <w:t>，在创世块中被创设，数量恒定，永不增发。</w:t>
      </w:r>
    </w:p>
    <w:p>
      <w:pPr>
        <w:pStyle w:val="4"/>
        <w:rPr>
          <w:rFonts w:ascii="Calibri Light" w:hAnsi="Calibri Light"/>
          <w:color w:val="000000"/>
          <w:sz w:val="28"/>
          <w:szCs w:val="28"/>
        </w:rPr>
      </w:pPr>
      <w:bookmarkStart w:id="491" w:name="_Toc485064729"/>
      <w:bookmarkStart w:id="492" w:name="_Toc26170"/>
      <w:bookmarkStart w:id="493" w:name="_Toc14446"/>
      <w:bookmarkStart w:id="494" w:name="_Toc23310"/>
      <w:bookmarkStart w:id="495" w:name="_Toc11516"/>
      <w:bookmarkStart w:id="496" w:name="_Toc32058"/>
      <w:bookmarkStart w:id="497" w:name="_Toc15879"/>
      <w:bookmarkStart w:id="498" w:name="_Toc3981"/>
      <w:bookmarkStart w:id="499" w:name="_Toc8507"/>
      <w:bookmarkStart w:id="500" w:name="_Toc484560892"/>
      <w:bookmarkStart w:id="501" w:name="_Toc24343"/>
      <w:bookmarkStart w:id="502" w:name="_Toc23062"/>
      <w:bookmarkStart w:id="503" w:name="_Toc486227268"/>
      <w:bookmarkStart w:id="504" w:name="_Toc8402"/>
      <w:bookmarkStart w:id="505" w:name="_Toc3009"/>
      <w:bookmarkStart w:id="506" w:name="_Toc10913"/>
      <w:bookmarkStart w:id="507" w:name="_Toc20108"/>
      <w:r>
        <w:rPr>
          <w:rFonts w:ascii="Calibri Light" w:hAnsi="Calibri Light"/>
          <w:color w:val="000000"/>
          <w:sz w:val="28"/>
          <w:szCs w:val="28"/>
        </w:rPr>
        <w:t>Waltoncoin</w:t>
      </w:r>
      <w:r>
        <w:rPr>
          <w:rFonts w:hint="eastAsia" w:ascii="Calibri Light" w:hAnsi="Calibri Light"/>
          <w:color w:val="000000"/>
          <w:sz w:val="28"/>
          <w:szCs w:val="28"/>
        </w:rPr>
        <w:t>的主要功能</w:t>
      </w:r>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p>
    <w:p>
      <w:pPr>
        <w:numPr>
          <w:ilvl w:val="0"/>
          <w:numId w:val="7"/>
        </w:numPr>
        <w:rPr>
          <w:rFonts w:ascii="宋体" w:hAnsi="宋体" w:cs="宋体"/>
          <w:b/>
          <w:bCs/>
          <w:color w:val="000000"/>
          <w:sz w:val="24"/>
          <w:szCs w:val="24"/>
        </w:rPr>
      </w:pPr>
      <w:r>
        <w:rPr>
          <w:rFonts w:hint="eastAsia" w:ascii="宋体" w:hAnsi="宋体" w:cs="宋体"/>
          <w:b/>
          <w:bCs/>
          <w:color w:val="000000"/>
          <w:sz w:val="24"/>
          <w:szCs w:val="24"/>
        </w:rPr>
        <w:t>发行子链</w:t>
      </w:r>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需要消耗</w:t>
      </w:r>
      <w:del w:id="1516" w:author="user" w:date="2017-10-07T11:26:30Z">
        <w:r>
          <w:rPr>
            <w:rFonts w:hint="eastAsia" w:ascii="宋体" w:hAnsi="宋体" w:cs="宋体"/>
            <w:b/>
            <w:bCs/>
            <w:color w:val="000000"/>
            <w:sz w:val="24"/>
            <w:szCs w:val="24"/>
          </w:rPr>
          <w:delText>沃尔顿币</w:delText>
        </w:r>
      </w:del>
      <w:ins w:id="1517" w:author="user" w:date="2017-10-07T11:26:30Z">
        <w:r>
          <w:rPr>
            <w:rFonts w:hint="eastAsia" w:ascii="宋体" w:hAnsi="宋体" w:cs="宋体"/>
            <w:b/>
            <w:bCs/>
            <w:color w:val="000000"/>
            <w:sz w:val="24"/>
            <w:szCs w:val="24"/>
            <w:lang w:eastAsia="zh-CN"/>
          </w:rPr>
          <w:t>Waltoncoin</w:t>
        </w:r>
      </w:ins>
      <w:r>
        <w:rPr>
          <w:rFonts w:hint="eastAsia" w:ascii="宋体" w:hAnsi="宋体" w:cs="宋体"/>
          <w:b/>
          <w:bCs/>
          <w:color w:val="000000"/>
          <w:sz w:val="24"/>
          <w:szCs w:val="24"/>
        </w:rPr>
        <w:t>（</w:t>
      </w:r>
      <w:r>
        <w:rPr>
          <w:rFonts w:ascii="宋体" w:hAnsi="宋体" w:cs="宋体"/>
          <w:b/>
          <w:bCs/>
          <w:color w:val="000000"/>
          <w:sz w:val="24"/>
          <w:szCs w:val="24"/>
        </w:rPr>
        <w:t>WTC）才能发行子链，如前文提及的生产子链、仓储子链、物流子链、销售门店子链等等。当然，发行子链并不是</w:t>
      </w:r>
      <w:del w:id="1518" w:author="user" w:date="2017-10-07T11:21:16Z">
        <w:r>
          <w:rPr>
            <w:rFonts w:ascii="宋体" w:hAnsi="宋体" w:cs="宋体"/>
            <w:b/>
            <w:bCs/>
            <w:color w:val="000000"/>
            <w:sz w:val="24"/>
            <w:szCs w:val="24"/>
          </w:rPr>
          <w:delText>Walton</w:delText>
        </w:r>
      </w:del>
      <w:ins w:id="1519" w:author="user" w:date="2017-10-07T11:21:16Z">
        <w:r>
          <w:rPr>
            <w:rFonts w:hint="eastAsia" w:ascii="宋体" w:hAnsi="宋体" w:cs="宋体"/>
            <w:b/>
            <w:bCs/>
            <w:color w:val="000000"/>
            <w:sz w:val="24"/>
            <w:szCs w:val="24"/>
            <w:lang w:eastAsia="zh-CN"/>
          </w:rPr>
          <w:t>沃尔顿链</w:t>
        </w:r>
      </w:ins>
      <w:r>
        <w:rPr>
          <w:rFonts w:ascii="宋体" w:hAnsi="宋体" w:cs="宋体"/>
          <w:b/>
          <w:bCs/>
          <w:color w:val="000000"/>
          <w:sz w:val="24"/>
          <w:szCs w:val="24"/>
        </w:rPr>
        <w:t>团队的特权，任何</w:t>
      </w:r>
      <w:del w:id="1520" w:author="user" w:date="2017-10-07T11:21:18Z">
        <w:r>
          <w:rPr>
            <w:rFonts w:ascii="宋体" w:hAnsi="宋体" w:cs="宋体"/>
            <w:b/>
            <w:bCs/>
            <w:color w:val="000000"/>
            <w:sz w:val="24"/>
            <w:szCs w:val="24"/>
          </w:rPr>
          <w:delText>Walton</w:delText>
        </w:r>
      </w:del>
      <w:ins w:id="1521" w:author="user" w:date="2017-10-07T11:21:18Z">
        <w:r>
          <w:rPr>
            <w:rFonts w:hint="eastAsia" w:ascii="宋体" w:hAnsi="宋体" w:cs="宋体"/>
            <w:b/>
            <w:bCs/>
            <w:color w:val="000000"/>
            <w:sz w:val="24"/>
            <w:szCs w:val="24"/>
            <w:lang w:eastAsia="zh-CN"/>
          </w:rPr>
          <w:t>沃尔顿链</w:t>
        </w:r>
      </w:ins>
      <w:r>
        <w:rPr>
          <w:rFonts w:ascii="宋体" w:hAnsi="宋体" w:cs="宋体"/>
          <w:b/>
          <w:bCs/>
          <w:color w:val="000000"/>
          <w:sz w:val="24"/>
          <w:szCs w:val="24"/>
        </w:rPr>
        <w:t>生态系统的用户均可以在</w:t>
      </w:r>
      <w:del w:id="1522" w:author="user" w:date="2017-10-07T11:21:20Z">
        <w:r>
          <w:rPr>
            <w:rFonts w:ascii="宋体" w:hAnsi="宋体" w:cs="宋体"/>
            <w:b/>
            <w:bCs/>
            <w:color w:val="000000"/>
            <w:sz w:val="24"/>
            <w:szCs w:val="24"/>
          </w:rPr>
          <w:delText>Walton</w:delText>
        </w:r>
      </w:del>
      <w:ins w:id="1523" w:author="user" w:date="2017-10-07T11:21:20Z">
        <w:r>
          <w:rPr>
            <w:rFonts w:hint="eastAsia" w:ascii="宋体" w:hAnsi="宋体" w:cs="宋体"/>
            <w:b/>
            <w:bCs/>
            <w:color w:val="000000"/>
            <w:sz w:val="24"/>
            <w:szCs w:val="24"/>
            <w:lang w:eastAsia="zh-CN"/>
          </w:rPr>
          <w:t>沃尔顿链</w:t>
        </w:r>
      </w:ins>
      <w:r>
        <w:rPr>
          <w:rFonts w:ascii="宋体" w:hAnsi="宋体" w:cs="宋体"/>
          <w:b/>
          <w:bCs/>
          <w:color w:val="000000"/>
          <w:sz w:val="24"/>
          <w:szCs w:val="24"/>
        </w:rPr>
        <w:t>生态系统中消耗WTC发行属于自己的子链。</w:t>
      </w:r>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消耗掉的</w:t>
      </w:r>
      <w:del w:id="1524" w:author="user" w:date="2017-10-07T11:26:35Z">
        <w:r>
          <w:rPr>
            <w:rFonts w:hint="eastAsia" w:ascii="宋体" w:hAnsi="宋体" w:cs="宋体"/>
            <w:b/>
            <w:bCs/>
            <w:color w:val="000000"/>
            <w:sz w:val="24"/>
            <w:szCs w:val="24"/>
          </w:rPr>
          <w:delText>沃尔顿币</w:delText>
        </w:r>
      </w:del>
      <w:ins w:id="1525" w:author="user" w:date="2017-10-07T11:26:35Z">
        <w:r>
          <w:rPr>
            <w:rFonts w:hint="eastAsia" w:ascii="宋体" w:hAnsi="宋体" w:cs="宋体"/>
            <w:b/>
            <w:bCs/>
            <w:color w:val="000000"/>
            <w:sz w:val="24"/>
            <w:szCs w:val="24"/>
            <w:lang w:eastAsia="zh-CN"/>
          </w:rPr>
          <w:t>Waltoncoin</w:t>
        </w:r>
      </w:ins>
      <w:r>
        <w:rPr>
          <w:rFonts w:hint="eastAsia" w:ascii="宋体" w:hAnsi="宋体" w:cs="宋体"/>
          <w:b/>
          <w:bCs/>
          <w:color w:val="000000"/>
          <w:sz w:val="24"/>
          <w:szCs w:val="24"/>
        </w:rPr>
        <w:t>（</w:t>
      </w:r>
      <w:r>
        <w:rPr>
          <w:rFonts w:ascii="宋体" w:hAnsi="宋体" w:cs="宋体"/>
          <w:b/>
          <w:bCs/>
          <w:color w:val="000000"/>
          <w:sz w:val="24"/>
          <w:szCs w:val="24"/>
        </w:rPr>
        <w:t>WTC）用于分配给支撑母链的记账节点钱包——PoST机制。</w:t>
      </w:r>
    </w:p>
    <w:p>
      <w:pPr>
        <w:numPr>
          <w:ilvl w:val="0"/>
          <w:numId w:val="7"/>
        </w:numPr>
        <w:rPr>
          <w:rFonts w:ascii="宋体" w:hAnsi="宋体" w:cs="宋体"/>
          <w:b/>
          <w:bCs/>
          <w:color w:val="000000"/>
          <w:sz w:val="24"/>
          <w:szCs w:val="24"/>
        </w:rPr>
      </w:pPr>
      <w:r>
        <w:rPr>
          <w:rFonts w:hint="eastAsia" w:ascii="宋体" w:hAnsi="宋体" w:cs="宋体"/>
          <w:b/>
          <w:bCs/>
          <w:color w:val="000000"/>
          <w:sz w:val="24"/>
          <w:szCs w:val="24"/>
        </w:rPr>
        <w:t>分红权益</w:t>
      </w:r>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由</w:t>
      </w:r>
      <w:del w:id="1526" w:author="user" w:date="2017-10-07T11:21:23Z">
        <w:r>
          <w:rPr>
            <w:rFonts w:ascii="宋体" w:hAnsi="宋体" w:cs="宋体"/>
            <w:b/>
            <w:bCs/>
            <w:color w:val="000000"/>
            <w:sz w:val="24"/>
            <w:szCs w:val="24"/>
          </w:rPr>
          <w:delText>Walton</w:delText>
        </w:r>
      </w:del>
      <w:ins w:id="1527" w:author="user" w:date="2017-10-07T11:21:23Z">
        <w:r>
          <w:rPr>
            <w:rFonts w:hint="eastAsia" w:ascii="宋体" w:hAnsi="宋体" w:cs="宋体"/>
            <w:b/>
            <w:bCs/>
            <w:color w:val="000000"/>
            <w:sz w:val="24"/>
            <w:szCs w:val="24"/>
            <w:lang w:eastAsia="zh-CN"/>
          </w:rPr>
          <w:t>沃尔顿链</w:t>
        </w:r>
      </w:ins>
      <w:r>
        <w:rPr>
          <w:rFonts w:ascii="宋体" w:hAnsi="宋体" w:cs="宋体"/>
          <w:b/>
          <w:bCs/>
          <w:color w:val="000000"/>
          <w:sz w:val="24"/>
          <w:szCs w:val="24"/>
        </w:rPr>
        <w:t>团队官方发行的重要子链，如应用于门店的销售子链（假定代币为A币），又如用于零售行业的交易子链（假定代币为B币）等。在上述高频流转环节，即使每一次交易的手续费非常少，但是众多小额的手续费叠加仍然是一笔可观的数目。因此，为了同时保证子链和母链的健壮性，消耗手续费（A币和B币）的分配机制将作一些创新型调整。大部分（如90%）分配给子链的记账节点钱包。小部分（如10%）将兑换成</w:t>
      </w:r>
      <w:del w:id="1528" w:author="user" w:date="2017-10-07T11:26:36Z">
        <w:r>
          <w:rPr>
            <w:rFonts w:ascii="宋体" w:hAnsi="宋体" w:cs="宋体"/>
            <w:b/>
            <w:bCs/>
            <w:color w:val="000000"/>
            <w:sz w:val="24"/>
            <w:szCs w:val="24"/>
          </w:rPr>
          <w:delText>沃尔顿币</w:delText>
        </w:r>
      </w:del>
      <w:ins w:id="1529" w:author="user" w:date="2017-10-07T11:26:36Z">
        <w:r>
          <w:rPr>
            <w:rFonts w:hint="eastAsia" w:ascii="宋体" w:hAnsi="宋体" w:cs="宋体"/>
            <w:b/>
            <w:bCs/>
            <w:color w:val="000000"/>
            <w:sz w:val="24"/>
            <w:szCs w:val="24"/>
            <w:lang w:eastAsia="zh-CN"/>
          </w:rPr>
          <w:t>Waltoncoin</w:t>
        </w:r>
      </w:ins>
      <w:r>
        <w:rPr>
          <w:rFonts w:ascii="宋体" w:hAnsi="宋体" w:cs="宋体"/>
          <w:b/>
          <w:bCs/>
          <w:color w:val="000000"/>
          <w:sz w:val="24"/>
          <w:szCs w:val="24"/>
        </w:rPr>
        <w:t>分配给母链的记账节点钱包。</w:t>
      </w:r>
    </w:p>
    <w:p>
      <w:pPr>
        <w:numPr>
          <w:ilvl w:val="0"/>
          <w:numId w:val="7"/>
        </w:numPr>
        <w:rPr>
          <w:rFonts w:ascii="宋体" w:hAnsi="宋体" w:cs="宋体"/>
          <w:b/>
          <w:bCs/>
          <w:color w:val="000000" w:themeColor="text1"/>
          <w:sz w:val="24"/>
          <w:szCs w:val="24"/>
          <w14:textFill>
            <w14:solidFill>
              <w14:schemeClr w14:val="tx1"/>
            </w14:solidFill>
          </w14:textFill>
        </w:rPr>
      </w:pPr>
      <w:r>
        <w:rPr>
          <w:rFonts w:hint="eastAsia" w:ascii="宋体" w:hAnsi="宋体" w:cs="宋体"/>
          <w:b/>
          <w:bCs/>
          <w:color w:val="000000" w:themeColor="text1"/>
          <w:sz w:val="24"/>
          <w:szCs w:val="24"/>
          <w14:textFill>
            <w14:solidFill>
              <w14:schemeClr w14:val="tx1"/>
            </w14:solidFill>
          </w14:textFill>
        </w:rPr>
        <w:t>信用和抵押系统</w:t>
      </w:r>
    </w:p>
    <w:p>
      <w:pPr>
        <w:ind w:firstLine="482" w:firstLineChars="200"/>
        <w:rPr>
          <w:rFonts w:ascii="宋体" w:hAnsi="宋体" w:cs="宋体"/>
          <w:b/>
          <w:bCs/>
          <w:color w:val="000000" w:themeColor="text1"/>
          <w:sz w:val="24"/>
          <w:szCs w:val="24"/>
          <w14:textFill>
            <w14:solidFill>
              <w14:schemeClr w14:val="tx1"/>
            </w14:solidFill>
          </w14:textFill>
        </w:rPr>
      </w:pPr>
      <w:r>
        <w:rPr>
          <w:rFonts w:hint="eastAsia" w:ascii="宋体" w:hAnsi="宋体" w:cs="宋体"/>
          <w:b/>
          <w:bCs/>
          <w:color w:val="000000" w:themeColor="text1"/>
          <w:sz w:val="24"/>
          <w:szCs w:val="24"/>
          <w14:textFill>
            <w14:solidFill>
              <w14:schemeClr w14:val="tx1"/>
            </w14:solidFill>
          </w14:textFill>
        </w:rPr>
        <w:t>母链上的账号会形成一种信用机制，随着子链资产流转消费的额度增加，母链对应账号的信用值上升。应用场景如下：客户需要到</w:t>
      </w:r>
      <w:r>
        <w:rPr>
          <w:rFonts w:ascii="宋体" w:hAnsi="宋体" w:cs="宋体"/>
          <w:b/>
          <w:bCs/>
          <w:color w:val="000000" w:themeColor="text1"/>
          <w:sz w:val="24"/>
          <w:szCs w:val="24"/>
          <w14:textFill>
            <w14:solidFill>
              <w14:schemeClr w14:val="tx1"/>
            </w14:solidFill>
          </w14:textFill>
        </w:rPr>
        <w:t>A门店消费，A门店支持A币，客户没有A币， 客户通过调用A门店在链上</w:t>
      </w:r>
      <w:r>
        <w:rPr>
          <w:rFonts w:hint="eastAsia" w:ascii="宋体" w:hAnsi="宋体" w:cs="宋体"/>
          <w:b/>
          <w:bCs/>
          <w:color w:val="000000" w:themeColor="text1"/>
          <w:sz w:val="24"/>
          <w:szCs w:val="24"/>
          <w14:textFill>
            <w14:solidFill>
              <w14:schemeClr w14:val="tx1"/>
            </w14:solidFill>
          </w14:textFill>
        </w:rPr>
        <w:t>发布</w:t>
      </w:r>
      <w:r>
        <w:rPr>
          <w:rFonts w:ascii="宋体" w:hAnsi="宋体" w:cs="宋体"/>
          <w:b/>
          <w:bCs/>
          <w:color w:val="000000" w:themeColor="text1"/>
          <w:sz w:val="24"/>
          <w:szCs w:val="24"/>
          <w14:textFill>
            <w14:solidFill>
              <w14:schemeClr w14:val="tx1"/>
            </w14:solidFill>
          </w14:textFill>
        </w:rPr>
        <w:t>的智能合约内的抵押函数来发送抵押的WTC币（冻结在合约内）来消费，约定时间内归还A币，则WTC币解除冻结状态。账号的信用值增加。下一次抵押时需要的WTC币减少。无法约定时间归还，则信用值降低，下一次抵押冻结的WTC币数量增加。</w:t>
      </w:r>
    </w:p>
    <w:p>
      <w:pPr>
        <w:numPr>
          <w:ilvl w:val="0"/>
          <w:numId w:val="7"/>
        </w:numPr>
        <w:rPr>
          <w:rFonts w:ascii="宋体" w:hAnsi="宋体" w:cs="宋体"/>
          <w:b/>
          <w:bCs/>
          <w:color w:val="000000"/>
          <w:sz w:val="24"/>
          <w:szCs w:val="24"/>
        </w:rPr>
      </w:pPr>
      <w:r>
        <w:rPr>
          <w:rFonts w:ascii="宋体" w:hAnsi="宋体" w:cs="宋体"/>
          <w:b/>
          <w:bCs/>
          <w:color w:val="000000"/>
          <w:sz w:val="24"/>
          <w:szCs w:val="24"/>
        </w:rPr>
        <w:t>分布式的资产交换</w:t>
      </w:r>
    </w:p>
    <w:p>
      <w:pPr>
        <w:ind w:firstLine="482" w:firstLineChars="200"/>
        <w:rPr>
          <w:rFonts w:ascii="宋体" w:hAnsi="宋体" w:cs="宋体"/>
          <w:b/>
          <w:bCs/>
          <w:color w:val="000000"/>
          <w:sz w:val="24"/>
          <w:szCs w:val="24"/>
        </w:rPr>
      </w:pPr>
      <w:r>
        <w:rPr>
          <w:rFonts w:ascii="宋体" w:hAnsi="宋体" w:cs="宋体"/>
          <w:b/>
          <w:bCs/>
          <w:color w:val="000000"/>
          <w:sz w:val="24"/>
          <w:szCs w:val="24"/>
        </w:rPr>
        <w:t>在</w:t>
      </w:r>
      <w:r>
        <w:rPr>
          <w:rFonts w:hint="eastAsia" w:ascii="宋体" w:hAnsi="宋体" w:cs="宋体"/>
          <w:b/>
          <w:bCs/>
          <w:color w:val="000000"/>
          <w:sz w:val="24"/>
          <w:szCs w:val="24"/>
        </w:rPr>
        <w:t>母链</w:t>
      </w:r>
      <w:r>
        <w:rPr>
          <w:rFonts w:ascii="宋体" w:hAnsi="宋体" w:cs="宋体"/>
          <w:b/>
          <w:bCs/>
          <w:color w:val="000000"/>
          <w:sz w:val="24"/>
          <w:szCs w:val="24"/>
        </w:rPr>
        <w:t>上建立资产交换，</w:t>
      </w:r>
      <w:r>
        <w:rPr>
          <w:rFonts w:hint="eastAsia" w:ascii="宋体" w:hAnsi="宋体" w:cs="宋体"/>
          <w:b/>
          <w:bCs/>
          <w:color w:val="000000"/>
          <w:sz w:val="24"/>
          <w:szCs w:val="24"/>
        </w:rPr>
        <w:t>母链</w:t>
      </w:r>
      <w:r>
        <w:rPr>
          <w:rFonts w:ascii="宋体" w:hAnsi="宋体" w:cs="宋体"/>
          <w:b/>
          <w:bCs/>
          <w:color w:val="000000"/>
          <w:sz w:val="24"/>
          <w:szCs w:val="24"/>
        </w:rPr>
        <w:t>将能够在任何子链上交换任意子链代币的资产。这允许子链彼此交互，并开辟了许多协作机会，允许跨链资产交易，这</w:t>
      </w:r>
      <w:r>
        <w:rPr>
          <w:rFonts w:hint="eastAsia" w:ascii="宋体" w:hAnsi="宋体" w:cs="宋体"/>
          <w:b/>
          <w:bCs/>
          <w:color w:val="000000"/>
          <w:sz w:val="24"/>
          <w:szCs w:val="24"/>
        </w:rPr>
        <w:t>也</w:t>
      </w:r>
      <w:r>
        <w:rPr>
          <w:rFonts w:ascii="宋体" w:hAnsi="宋体" w:cs="宋体"/>
          <w:b/>
          <w:bCs/>
          <w:color w:val="000000"/>
          <w:sz w:val="24"/>
          <w:szCs w:val="24"/>
        </w:rPr>
        <w:t>是</w:t>
      </w:r>
      <w:del w:id="1530" w:author="user" w:date="2017-10-07T11:21:24Z">
        <w:r>
          <w:rPr>
            <w:rFonts w:ascii="宋体" w:hAnsi="宋体" w:cs="宋体"/>
            <w:b/>
            <w:bCs/>
            <w:color w:val="000000"/>
            <w:sz w:val="24"/>
            <w:szCs w:val="24"/>
          </w:rPr>
          <w:delText>walton</w:delText>
        </w:r>
      </w:del>
      <w:ins w:id="1531" w:author="user" w:date="2017-10-07T11:21:24Z">
        <w:r>
          <w:rPr>
            <w:rFonts w:hint="eastAsia" w:ascii="宋体" w:hAnsi="宋体" w:cs="宋体"/>
            <w:b/>
            <w:bCs/>
            <w:color w:val="000000"/>
            <w:sz w:val="24"/>
            <w:szCs w:val="24"/>
            <w:lang w:eastAsia="zh-CN"/>
          </w:rPr>
          <w:t>沃尔顿链</w:t>
        </w:r>
      </w:ins>
      <w:r>
        <w:rPr>
          <w:rFonts w:ascii="宋体" w:hAnsi="宋体" w:cs="宋体"/>
          <w:b/>
          <w:bCs/>
          <w:color w:val="000000"/>
          <w:sz w:val="24"/>
          <w:szCs w:val="24"/>
        </w:rPr>
        <w:t>生态系统中长期要求的功能。</w:t>
      </w:r>
    </w:p>
    <w:p>
      <w:pPr>
        <w:numPr>
          <w:ilvl w:val="0"/>
          <w:numId w:val="7"/>
        </w:numPr>
        <w:rPr>
          <w:rFonts w:ascii="宋体" w:hAnsi="宋体" w:cs="宋体"/>
          <w:b/>
          <w:bCs/>
          <w:color w:val="000000"/>
          <w:sz w:val="24"/>
          <w:szCs w:val="24"/>
        </w:rPr>
      </w:pPr>
      <w:r>
        <w:rPr>
          <w:rFonts w:ascii="宋体" w:hAnsi="宋体" w:cs="宋体"/>
          <w:b/>
          <w:bCs/>
          <w:color w:val="000000"/>
          <w:sz w:val="24"/>
          <w:szCs w:val="24"/>
        </w:rPr>
        <w:t>分布式的投票和治理制度</w:t>
      </w:r>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未来</w:t>
      </w:r>
      <w:r>
        <w:rPr>
          <w:rFonts w:ascii="宋体" w:hAnsi="宋体" w:cs="宋体"/>
          <w:b/>
          <w:bCs/>
          <w:color w:val="000000"/>
          <w:sz w:val="24"/>
          <w:szCs w:val="24"/>
        </w:rPr>
        <w:t>将成为下放共识的核心。安全和匿名投票将是</w:t>
      </w:r>
      <w:r>
        <w:rPr>
          <w:rFonts w:hint="eastAsia" w:ascii="宋体" w:hAnsi="宋体" w:cs="宋体"/>
          <w:b/>
          <w:bCs/>
          <w:color w:val="000000"/>
          <w:sz w:val="24"/>
          <w:szCs w:val="24"/>
        </w:rPr>
        <w:t>母链</w:t>
      </w:r>
      <w:r>
        <w:rPr>
          <w:rFonts w:ascii="宋体" w:hAnsi="宋体" w:cs="宋体"/>
          <w:b/>
          <w:bCs/>
          <w:color w:val="000000"/>
          <w:sz w:val="24"/>
          <w:szCs w:val="24"/>
        </w:rPr>
        <w:t>上所有子链的可用功能。</w:t>
      </w:r>
    </w:p>
    <w:p>
      <w:pPr>
        <w:numPr>
          <w:ilvl w:val="0"/>
          <w:numId w:val="7"/>
        </w:numPr>
        <w:rPr>
          <w:rFonts w:ascii="宋体" w:hAnsi="宋体" w:cs="宋体"/>
          <w:b/>
          <w:bCs/>
          <w:color w:val="000000"/>
          <w:sz w:val="24"/>
          <w:szCs w:val="24"/>
        </w:rPr>
      </w:pPr>
      <w:r>
        <w:rPr>
          <w:rFonts w:hint="eastAsia" w:ascii="宋体" w:hAnsi="宋体" w:cs="宋体"/>
          <w:b/>
          <w:bCs/>
          <w:color w:val="000000"/>
          <w:sz w:val="24"/>
          <w:szCs w:val="24"/>
        </w:rPr>
        <w:t>去中心化交易所</w:t>
      </w:r>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子链上所有的币均可以在母链中的去中心化交易所交易流转。其中用于充当中介的数字货币即为</w:t>
      </w:r>
      <w:r>
        <w:rPr>
          <w:rFonts w:ascii="宋体" w:hAnsi="宋体" w:cs="宋体"/>
          <w:b/>
          <w:bCs/>
          <w:color w:val="000000"/>
          <w:sz w:val="24"/>
          <w:szCs w:val="24"/>
        </w:rPr>
        <w:t>WTC。</w:t>
      </w:r>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当然，上文只描述了</w:t>
      </w:r>
      <w:r>
        <w:rPr>
          <w:rFonts w:ascii="宋体" w:hAnsi="宋体" w:cs="宋体"/>
          <w:b/>
          <w:bCs/>
          <w:color w:val="000000"/>
          <w:sz w:val="24"/>
          <w:szCs w:val="24"/>
        </w:rPr>
        <w:t>WTC的一些核心功能，WTC的功能远不止如此，随着项目的进行，</w:t>
      </w:r>
      <w:del w:id="1532" w:author="user" w:date="2017-10-07T11:21:27Z">
        <w:r>
          <w:rPr>
            <w:rFonts w:ascii="宋体" w:hAnsi="宋体" w:cs="宋体"/>
            <w:b/>
            <w:bCs/>
            <w:color w:val="000000"/>
            <w:sz w:val="24"/>
            <w:szCs w:val="24"/>
          </w:rPr>
          <w:delText>Walton</w:delText>
        </w:r>
      </w:del>
      <w:ins w:id="1533" w:author="user" w:date="2017-10-07T11:21:27Z">
        <w:r>
          <w:rPr>
            <w:rFonts w:hint="eastAsia" w:ascii="宋体" w:hAnsi="宋体" w:cs="宋体"/>
            <w:b/>
            <w:bCs/>
            <w:color w:val="000000"/>
            <w:sz w:val="24"/>
            <w:szCs w:val="24"/>
            <w:lang w:eastAsia="zh-CN"/>
          </w:rPr>
          <w:t>沃尔顿链</w:t>
        </w:r>
      </w:ins>
      <w:r>
        <w:rPr>
          <w:rFonts w:ascii="宋体" w:hAnsi="宋体" w:cs="宋体"/>
          <w:b/>
          <w:bCs/>
          <w:color w:val="000000"/>
          <w:sz w:val="24"/>
          <w:szCs w:val="24"/>
        </w:rPr>
        <w:t>团队还将赋予WTC更多的扩展功能。</w:t>
      </w:r>
    </w:p>
    <w:p>
      <w:pPr>
        <w:pStyle w:val="3"/>
        <w:jc w:val="both"/>
        <w:rPr>
          <w:color w:val="000000"/>
        </w:rPr>
      </w:pPr>
      <w:bookmarkStart w:id="508" w:name="_Toc487"/>
      <w:bookmarkStart w:id="509" w:name="_Toc1032"/>
      <w:bookmarkStart w:id="510" w:name="_Toc486227269"/>
      <w:bookmarkStart w:id="511" w:name="_Toc22535"/>
      <w:bookmarkStart w:id="512" w:name="_Toc12877"/>
      <w:bookmarkStart w:id="513" w:name="_Toc23037"/>
      <w:bookmarkStart w:id="514" w:name="_Toc17828"/>
      <w:bookmarkStart w:id="515" w:name="_Toc24463"/>
      <w:bookmarkStart w:id="516" w:name="_Toc13325"/>
      <w:bookmarkStart w:id="517" w:name="_Toc27325"/>
      <w:bookmarkStart w:id="518" w:name="_Toc23322"/>
      <w:bookmarkStart w:id="519" w:name="_Toc9000"/>
      <w:bookmarkStart w:id="520" w:name="_Toc485064703"/>
      <w:bookmarkStart w:id="521" w:name="_Toc484560882"/>
      <w:bookmarkStart w:id="522" w:name="_Toc15401"/>
      <w:bookmarkStart w:id="523" w:name="_Toc9192"/>
      <w:bookmarkStart w:id="524" w:name="_Toc29709"/>
      <w:r>
        <w:rPr>
          <w:rFonts w:hint="eastAsia"/>
          <w:color w:val="000000"/>
        </w:rPr>
        <w:t>2.3.</w:t>
      </w:r>
      <w:r>
        <w:rPr>
          <w:color w:val="000000"/>
        </w:rPr>
        <w:t>5</w:t>
      </w:r>
      <w:r>
        <w:rPr>
          <w:rFonts w:hint="eastAsia"/>
          <w:color w:val="000000"/>
        </w:rPr>
        <w:t xml:space="preserve"> </w:t>
      </w:r>
      <w:del w:id="1534" w:author="user" w:date="2017-10-07T11:21:33Z">
        <w:r>
          <w:rPr>
            <w:rFonts w:hint="eastAsia"/>
            <w:color w:val="000000"/>
          </w:rPr>
          <w:delText>Walton</w:delText>
        </w:r>
      </w:del>
      <w:ins w:id="1535" w:author="user" w:date="2017-10-07T11:21:33Z">
        <w:r>
          <w:rPr>
            <w:rFonts w:hint="eastAsia"/>
            <w:color w:val="000000"/>
            <w:lang w:eastAsia="zh-CN"/>
          </w:rPr>
          <w:t>沃尔顿链</w:t>
        </w:r>
      </w:ins>
      <w:del w:id="1536" w:author="user" w:date="2017-10-07T11:21:37Z">
        <w:r>
          <w:rPr>
            <w:rFonts w:hint="eastAsia"/>
            <w:color w:val="000000"/>
          </w:rPr>
          <w:delText xml:space="preserve"> </w:delText>
        </w:r>
      </w:del>
      <w:r>
        <w:rPr>
          <w:rFonts w:hint="eastAsia"/>
          <w:color w:val="000000"/>
        </w:rPr>
        <w:t>生态系统</w:t>
      </w:r>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p>
    <w:p>
      <w:pPr>
        <w:ind w:firstLine="482" w:firstLineChars="200"/>
        <w:jc w:val="both"/>
        <w:rPr>
          <w:rFonts w:ascii="宋体" w:hAnsi="宋体" w:cs="宋体"/>
          <w:b/>
          <w:bCs/>
          <w:color w:val="000000"/>
          <w:sz w:val="24"/>
          <w:szCs w:val="24"/>
        </w:rPr>
      </w:pPr>
      <w:del w:id="1537" w:author="user" w:date="2017-10-07T11:21:41Z">
        <w:r>
          <w:rPr>
            <w:rFonts w:ascii="宋体" w:hAnsi="宋体" w:cs="宋体"/>
            <w:b/>
            <w:bCs/>
            <w:color w:val="000000"/>
            <w:sz w:val="24"/>
            <w:szCs w:val="24"/>
          </w:rPr>
          <w:delText>Walton</w:delText>
        </w:r>
      </w:del>
      <w:ins w:id="1538" w:author="user" w:date="2017-10-07T11:21:41Z">
        <w:r>
          <w:rPr>
            <w:rFonts w:hint="eastAsia" w:ascii="宋体" w:hAnsi="宋体" w:cs="宋体"/>
            <w:b/>
            <w:bCs/>
            <w:color w:val="000000"/>
            <w:sz w:val="24"/>
            <w:szCs w:val="24"/>
            <w:lang w:eastAsia="zh-CN"/>
          </w:rPr>
          <w:t>沃尔顿链</w:t>
        </w:r>
      </w:ins>
      <w:del w:id="1539" w:author="user" w:date="2017-10-07T11:21:48Z">
        <w:r>
          <w:rPr>
            <w:rFonts w:ascii="宋体" w:hAnsi="宋体" w:cs="宋体"/>
            <w:b/>
            <w:bCs/>
            <w:color w:val="000000"/>
            <w:sz w:val="24"/>
            <w:szCs w:val="24"/>
          </w:rPr>
          <w:delText xml:space="preserve"> </w:delText>
        </w:r>
      </w:del>
      <w:r>
        <w:rPr>
          <w:rFonts w:hint="eastAsia" w:ascii="宋体" w:hAnsi="宋体" w:cs="宋体"/>
          <w:b/>
          <w:bCs/>
          <w:color w:val="000000"/>
          <w:sz w:val="24"/>
          <w:szCs w:val="24"/>
        </w:rPr>
        <w:t>生态系统服装应用</w:t>
      </w:r>
      <w:r>
        <w:rPr>
          <w:rFonts w:ascii="宋体" w:hAnsi="宋体" w:cs="宋体"/>
          <w:b/>
          <w:bCs/>
          <w:color w:val="000000"/>
          <w:sz w:val="24"/>
          <w:szCs w:val="24"/>
        </w:rPr>
        <w:t>实例</w:t>
      </w:r>
      <w:r>
        <w:rPr>
          <w:rFonts w:hint="eastAsia" w:ascii="宋体" w:hAnsi="宋体" w:cs="宋体"/>
          <w:b/>
          <w:bCs/>
          <w:color w:val="000000"/>
          <w:sz w:val="24"/>
          <w:szCs w:val="24"/>
        </w:rPr>
        <w:t>如下图</w:t>
      </w:r>
      <w:r>
        <w:rPr>
          <w:rFonts w:ascii="宋体" w:hAnsi="宋体" w:cs="宋体"/>
          <w:b/>
          <w:bCs/>
          <w:color w:val="000000"/>
          <w:sz w:val="24"/>
          <w:szCs w:val="24"/>
        </w:rPr>
        <w:t>2.</w:t>
      </w:r>
      <w:r>
        <w:rPr>
          <w:rFonts w:hint="eastAsia" w:ascii="宋体" w:hAnsi="宋体" w:cs="宋体"/>
          <w:b/>
          <w:bCs/>
          <w:color w:val="000000"/>
          <w:sz w:val="24"/>
          <w:szCs w:val="24"/>
        </w:rPr>
        <w:t>10</w:t>
      </w:r>
      <w:r>
        <w:rPr>
          <w:rFonts w:ascii="宋体" w:hAnsi="宋体" w:cs="宋体"/>
          <w:b/>
          <w:bCs/>
          <w:color w:val="000000"/>
          <w:sz w:val="24"/>
          <w:szCs w:val="24"/>
        </w:rPr>
        <w:t>所示。</w:t>
      </w:r>
    </w:p>
    <w:p>
      <w:pPr>
        <w:jc w:val="center"/>
        <w:rPr>
          <w:b/>
          <w:bCs/>
          <w:color w:val="000000"/>
        </w:rPr>
      </w:pPr>
      <w:r>
        <w:rPr>
          <w:b/>
          <w:bCs/>
          <w:color w:val="000000"/>
        </w:rPr>
        <w:drawing>
          <wp:inline distT="0" distB="0" distL="0" distR="0">
            <wp:extent cx="4680585" cy="3725545"/>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81384" cy="3725734"/>
                    </a:xfrm>
                    <a:prstGeom prst="rect">
                      <a:avLst/>
                    </a:prstGeom>
                    <a:noFill/>
                    <a:ln>
                      <a:noFill/>
                    </a:ln>
                  </pic:spPr>
                </pic:pic>
              </a:graphicData>
            </a:graphic>
          </wp:inline>
        </w:drawing>
      </w:r>
    </w:p>
    <w:p>
      <w:pPr>
        <w:jc w:val="center"/>
        <w:rPr>
          <w:b/>
          <w:bCs/>
          <w:color w:val="000000"/>
        </w:rPr>
      </w:pPr>
      <w:r>
        <w:rPr>
          <w:rFonts w:hint="eastAsia"/>
          <w:b/>
          <w:bCs/>
          <w:color w:val="000000"/>
        </w:rPr>
        <w:t>图</w:t>
      </w:r>
      <w:r>
        <w:rPr>
          <w:b/>
          <w:bCs/>
          <w:color w:val="000000"/>
        </w:rPr>
        <w:t>2.</w:t>
      </w:r>
      <w:r>
        <w:rPr>
          <w:rFonts w:hint="eastAsia"/>
          <w:b/>
          <w:bCs/>
          <w:color w:val="000000"/>
        </w:rPr>
        <w:t>10</w:t>
      </w:r>
      <w:r>
        <w:rPr>
          <w:b/>
          <w:bCs/>
          <w:color w:val="000000"/>
        </w:rPr>
        <w:t xml:space="preserve">  </w:t>
      </w:r>
      <w:del w:id="1540" w:author="user" w:date="2017-10-07T11:21:58Z">
        <w:r>
          <w:rPr>
            <w:b/>
            <w:bCs/>
            <w:color w:val="000000"/>
          </w:rPr>
          <w:delText>Walton</w:delText>
        </w:r>
      </w:del>
      <w:ins w:id="1541" w:author="user" w:date="2017-10-07T11:21:58Z">
        <w:r>
          <w:rPr>
            <w:rFonts w:hint="eastAsia"/>
            <w:b/>
            <w:bCs/>
            <w:color w:val="000000"/>
            <w:lang w:eastAsia="zh-CN"/>
          </w:rPr>
          <w:t>沃尔顿链</w:t>
        </w:r>
      </w:ins>
      <w:r>
        <w:rPr>
          <w:b/>
          <w:bCs/>
          <w:color w:val="000000"/>
        </w:rPr>
        <w:t xml:space="preserve"> 1.0</w:t>
      </w:r>
      <w:r>
        <w:rPr>
          <w:rFonts w:hint="eastAsia"/>
          <w:b/>
          <w:bCs/>
          <w:color w:val="000000"/>
        </w:rPr>
        <w:t>阶段的生态系统</w:t>
      </w:r>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整个生态系统由若干个主节点和子节点组成，此生态系统不限于服装行业的应用，同时也适用于仓储、物流、电子车牌、资产管理等领域，此处只简单举例说明服装行业应用的情况。</w:t>
      </w:r>
    </w:p>
    <w:p>
      <w:pPr>
        <w:pStyle w:val="4"/>
        <w:jc w:val="both"/>
        <w:rPr>
          <w:rFonts w:ascii="Calibri Light" w:hAnsi="Calibri Light"/>
          <w:color w:val="000000" w:themeColor="text1"/>
          <w:sz w:val="28"/>
          <w:szCs w:val="28"/>
          <w14:textFill>
            <w14:solidFill>
              <w14:schemeClr w14:val="tx1"/>
            </w14:solidFill>
          </w14:textFill>
        </w:rPr>
      </w:pPr>
      <w:bookmarkStart w:id="525" w:name="_Toc29614"/>
      <w:bookmarkStart w:id="526" w:name="_Toc484560883"/>
      <w:bookmarkStart w:id="527" w:name="_Toc2182"/>
      <w:bookmarkStart w:id="528" w:name="_Toc17721"/>
      <w:bookmarkStart w:id="529" w:name="_Toc12348"/>
      <w:bookmarkStart w:id="530" w:name="_Toc15439"/>
      <w:bookmarkStart w:id="531" w:name="_Toc13100"/>
      <w:bookmarkStart w:id="532" w:name="_Toc16265"/>
      <w:bookmarkStart w:id="533" w:name="_Toc16629"/>
      <w:bookmarkStart w:id="534" w:name="_Toc486227270"/>
      <w:bookmarkStart w:id="535" w:name="_Toc485064704"/>
      <w:bookmarkStart w:id="536" w:name="_Toc23927"/>
      <w:bookmarkStart w:id="537" w:name="_Toc12250"/>
      <w:bookmarkStart w:id="538" w:name="_Toc2718"/>
      <w:bookmarkStart w:id="539" w:name="_Toc5613"/>
      <w:bookmarkStart w:id="540" w:name="_Toc16527"/>
      <w:bookmarkStart w:id="541" w:name="_Toc8751"/>
      <w:r>
        <w:rPr>
          <w:rFonts w:hint="eastAsia" w:ascii="Calibri Light" w:hAnsi="Calibri Light"/>
          <w:color w:val="000000" w:themeColor="text1"/>
          <w:sz w:val="28"/>
          <w:szCs w:val="28"/>
          <w14:textFill>
            <w14:solidFill>
              <w14:schemeClr w14:val="tx1"/>
            </w14:solidFill>
          </w14:textFill>
        </w:rPr>
        <w:t>生产环节</w:t>
      </w:r>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p>
    <w:p>
      <w:pPr>
        <w:ind w:firstLine="420"/>
        <w:jc w:val="both"/>
        <w:rPr>
          <w:rFonts w:ascii="宋体" w:hAnsi="宋体" w:cs="宋体"/>
          <w:b/>
          <w:bCs/>
          <w:color w:val="000000" w:themeColor="text1"/>
          <w:sz w:val="24"/>
          <w:szCs w:val="24"/>
          <w14:textFill>
            <w14:solidFill>
              <w14:schemeClr w14:val="tx1"/>
            </w14:solidFill>
          </w14:textFill>
        </w:rPr>
      </w:pPr>
      <w:r>
        <w:rPr>
          <w:rFonts w:hint="eastAsia" w:ascii="宋体" w:hAnsi="宋体" w:cs="宋体"/>
          <w:b/>
          <w:bCs/>
          <w:color w:val="000000" w:themeColor="text1"/>
          <w:sz w:val="24"/>
          <w:szCs w:val="24"/>
          <w14:textFill>
            <w14:solidFill>
              <w14:schemeClr w14:val="tx1"/>
            </w14:solidFill>
          </w14:textFill>
        </w:rPr>
        <w:t>在生产初期，根据生产计划和相关需求，制定生产目标，在生产的第一阶段就会对每个产品产生一个唯一标识的</w:t>
      </w:r>
      <w:r>
        <w:rPr>
          <w:rFonts w:ascii="宋体" w:hAnsi="宋体" w:cs="宋体"/>
          <w:b/>
          <w:bCs/>
          <w:color w:val="000000" w:themeColor="text1"/>
          <w:sz w:val="24"/>
          <w:szCs w:val="24"/>
          <w14:textFill>
            <w14:solidFill>
              <w14:schemeClr w14:val="tx1"/>
            </w14:solidFill>
          </w14:textFill>
        </w:rPr>
        <w:t>RFID，在生产的每个子节点，以及后续各主节点和相应的子节点都会记录此ID对应的状态和相关信息，状态和信息的内容由各主节点协商表决，每个节点根据贡献情况给予奖励，奖励形式是以</w:t>
      </w:r>
      <w:del w:id="1542" w:author="user" w:date="2017-10-07T11:22:06Z">
        <w:r>
          <w:rPr>
            <w:rFonts w:ascii="宋体" w:hAnsi="宋体" w:cs="宋体"/>
            <w:b/>
            <w:bCs/>
            <w:color w:val="000000" w:themeColor="text1"/>
            <w:sz w:val="24"/>
            <w:szCs w:val="24"/>
            <w14:textFill>
              <w14:solidFill>
                <w14:schemeClr w14:val="tx1"/>
              </w14:solidFill>
            </w14:textFill>
          </w:rPr>
          <w:delText>WALTON</w:delText>
        </w:r>
      </w:del>
      <w:del w:id="1543" w:author="user" w:date="2017-10-07T11:26:39Z">
        <w:r>
          <w:rPr>
            <w:rFonts w:ascii="宋体" w:hAnsi="宋体" w:cs="宋体"/>
            <w:b/>
            <w:bCs/>
            <w:color w:val="000000" w:themeColor="text1"/>
            <w:sz w:val="24"/>
            <w:szCs w:val="24"/>
            <w14:textFill>
              <w14:solidFill>
                <w14:schemeClr w14:val="tx1"/>
              </w14:solidFill>
            </w14:textFill>
          </w:rPr>
          <w:delText>币</w:delText>
        </w:r>
      </w:del>
      <w:ins w:id="1544" w:author="user" w:date="2017-10-07T11:26:39Z">
        <w:r>
          <w:rPr>
            <w:rFonts w:hint="eastAsia" w:ascii="宋体" w:hAnsi="宋体" w:cs="宋体"/>
            <w:b/>
            <w:bCs/>
            <w:color w:val="000000" w:themeColor="text1"/>
            <w:sz w:val="24"/>
            <w:szCs w:val="24"/>
            <w:lang w:eastAsia="zh-CN"/>
            <w14:textFill>
              <w14:solidFill>
                <w14:schemeClr w14:val="tx1"/>
              </w14:solidFill>
            </w14:textFill>
          </w:rPr>
          <w:t>Waltoncoin</w:t>
        </w:r>
      </w:ins>
      <w:r>
        <w:rPr>
          <w:rFonts w:ascii="宋体" w:hAnsi="宋体" w:cs="宋体"/>
          <w:b/>
          <w:bCs/>
          <w:color w:val="000000" w:themeColor="text1"/>
          <w:sz w:val="24"/>
          <w:szCs w:val="24"/>
          <w14:textFill>
            <w14:solidFill>
              <w14:schemeClr w14:val="tx1"/>
            </w14:solidFill>
          </w14:textFill>
        </w:rPr>
        <w:t>形式，奖励的依据可以工作量，也可是完成相应节点的工作质量等，可以根据具体应用确定。同时在这些信息确定后</w:t>
      </w:r>
      <w:r>
        <w:rPr>
          <w:rFonts w:hint="eastAsia" w:ascii="宋体" w:hAnsi="宋体" w:cs="宋体"/>
          <w:b/>
          <w:bCs/>
          <w:color w:val="000000" w:themeColor="text1"/>
          <w:sz w:val="24"/>
          <w:szCs w:val="24"/>
          <w14:textFill>
            <w14:solidFill>
              <w14:schemeClr w14:val="tx1"/>
            </w14:solidFill>
          </w14:textFill>
        </w:rPr>
        <w:t>，</w:t>
      </w:r>
      <w:r>
        <w:rPr>
          <w:rFonts w:ascii="宋体" w:hAnsi="宋体" w:cs="宋体"/>
          <w:b/>
          <w:bCs/>
          <w:color w:val="000000" w:themeColor="text1"/>
          <w:sz w:val="24"/>
          <w:szCs w:val="24"/>
          <w14:textFill>
            <w14:solidFill>
              <w14:schemeClr w14:val="tx1"/>
            </w14:solidFill>
          </w14:textFill>
        </w:rPr>
        <w:t>便会调用智能合约以交易的形式发布出去</w:t>
      </w:r>
      <w:r>
        <w:rPr>
          <w:rFonts w:hint="eastAsia" w:ascii="宋体" w:hAnsi="宋体" w:cs="宋体"/>
          <w:b/>
          <w:bCs/>
          <w:color w:val="000000" w:themeColor="text1"/>
          <w:sz w:val="24"/>
          <w:szCs w:val="24"/>
          <w14:textFill>
            <w14:solidFill>
              <w14:schemeClr w14:val="tx1"/>
            </w14:solidFill>
          </w14:textFill>
        </w:rPr>
        <w:t>，生产部门的</w:t>
      </w:r>
      <w:r>
        <w:rPr>
          <w:rFonts w:ascii="宋体" w:hAnsi="宋体" w:cs="宋体"/>
          <w:b/>
          <w:bCs/>
          <w:color w:val="000000" w:themeColor="text1"/>
          <w:sz w:val="24"/>
          <w:szCs w:val="24"/>
          <w14:textFill>
            <w14:solidFill>
              <w14:schemeClr w14:val="tx1"/>
            </w14:solidFill>
          </w14:textFill>
        </w:rPr>
        <w:t>记账节点会定时对交易池内的交易进行验证和打包</w:t>
      </w:r>
      <w:r>
        <w:rPr>
          <w:rFonts w:hint="eastAsia" w:ascii="宋体" w:hAnsi="宋体" w:cs="宋体"/>
          <w:b/>
          <w:bCs/>
          <w:color w:val="000000" w:themeColor="text1"/>
          <w:sz w:val="24"/>
          <w:szCs w:val="24"/>
          <w14:textFill>
            <w14:solidFill>
              <w14:schemeClr w14:val="tx1"/>
            </w14:solidFill>
          </w14:textFill>
        </w:rPr>
        <w:t>，</w:t>
      </w:r>
      <w:r>
        <w:rPr>
          <w:rFonts w:ascii="宋体" w:hAnsi="宋体" w:cs="宋体"/>
          <w:b/>
          <w:bCs/>
          <w:color w:val="000000" w:themeColor="text1"/>
          <w:sz w:val="24"/>
          <w:szCs w:val="24"/>
          <w14:textFill>
            <w14:solidFill>
              <w14:schemeClr w14:val="tx1"/>
            </w14:solidFill>
          </w14:textFill>
        </w:rPr>
        <w:t>并获得上述节点发送交易时附带的手续费作为奖励</w:t>
      </w:r>
      <w:r>
        <w:rPr>
          <w:rFonts w:hint="eastAsia" w:ascii="宋体" w:hAnsi="宋体" w:cs="宋体"/>
          <w:b/>
          <w:bCs/>
          <w:color w:val="000000" w:themeColor="text1"/>
          <w:sz w:val="24"/>
          <w:szCs w:val="24"/>
          <w14:textFill>
            <w14:solidFill>
              <w14:schemeClr w14:val="tx1"/>
            </w14:solidFill>
          </w14:textFill>
        </w:rPr>
        <w:t>。</w:t>
      </w:r>
    </w:p>
    <w:p>
      <w:pPr>
        <w:pStyle w:val="4"/>
        <w:rPr>
          <w:rFonts w:ascii="Calibri Light" w:hAnsi="Calibri Light"/>
          <w:color w:val="000000" w:themeColor="text1"/>
          <w:sz w:val="28"/>
          <w:szCs w:val="28"/>
          <w14:textFill>
            <w14:solidFill>
              <w14:schemeClr w14:val="tx1"/>
            </w14:solidFill>
          </w14:textFill>
        </w:rPr>
      </w:pPr>
      <w:bookmarkStart w:id="542" w:name="_Toc2905"/>
      <w:bookmarkStart w:id="543" w:name="_Toc27211"/>
      <w:bookmarkStart w:id="544" w:name="_Toc24134"/>
      <w:bookmarkStart w:id="545" w:name="_Toc25384"/>
      <w:bookmarkStart w:id="546" w:name="_Toc7543"/>
      <w:bookmarkStart w:id="547" w:name="_Toc485064705"/>
      <w:bookmarkStart w:id="548" w:name="_Toc486227271"/>
      <w:bookmarkStart w:id="549" w:name="_Toc17208"/>
      <w:bookmarkStart w:id="550" w:name="_Toc29265"/>
      <w:bookmarkStart w:id="551" w:name="_Toc484560884"/>
      <w:bookmarkStart w:id="552" w:name="_Toc28645"/>
      <w:bookmarkStart w:id="553" w:name="_Toc14878"/>
      <w:bookmarkStart w:id="554" w:name="_Toc8306"/>
      <w:bookmarkStart w:id="555" w:name="_Toc6832"/>
      <w:bookmarkStart w:id="556" w:name="_Toc5186"/>
      <w:bookmarkStart w:id="557" w:name="_Toc22736"/>
      <w:bookmarkStart w:id="558" w:name="_Toc11402"/>
      <w:r>
        <w:rPr>
          <w:rFonts w:hint="eastAsia" w:ascii="Calibri Light" w:hAnsi="Calibri Light"/>
          <w:color w:val="000000" w:themeColor="text1"/>
          <w:sz w:val="28"/>
          <w:szCs w:val="28"/>
          <w14:textFill>
            <w14:solidFill>
              <w14:schemeClr w14:val="tx1"/>
            </w14:solidFill>
          </w14:textFill>
        </w:rPr>
        <w:t>仓储环节</w:t>
      </w:r>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p>
    <w:p>
      <w:pPr>
        <w:ind w:firstLine="420"/>
        <w:jc w:val="both"/>
        <w:rPr>
          <w:rFonts w:ascii="宋体" w:hAnsi="宋体" w:cs="宋体"/>
          <w:b/>
          <w:bCs/>
          <w:color w:val="000000" w:themeColor="text1"/>
          <w:sz w:val="24"/>
          <w:szCs w:val="24"/>
          <w14:textFill>
            <w14:solidFill>
              <w14:schemeClr w14:val="tx1"/>
            </w14:solidFill>
          </w14:textFill>
        </w:rPr>
      </w:pPr>
      <w:r>
        <w:rPr>
          <w:rFonts w:hint="eastAsia" w:ascii="宋体" w:hAnsi="宋体" w:cs="宋体"/>
          <w:b/>
          <w:bCs/>
          <w:color w:val="000000" w:themeColor="text1"/>
          <w:sz w:val="24"/>
          <w:szCs w:val="24"/>
          <w14:textFill>
            <w14:solidFill>
              <w14:schemeClr w14:val="tx1"/>
            </w14:solidFill>
          </w14:textFill>
        </w:rPr>
        <w:t>此节点主要是指生产后的入库存储，这部分包含三个环节：入库检验、存储位置和出库确认，每个环节都有相应的读写器，记录相应的信息，并通过与生产环节中类似的方式以调用智能合约的方式发起交易，相关的对智能合约内数据的更改会在记账节点记账完成后，记录在仓储这个主节点形成相应的区块内，并与生产产生的区块相衔接。</w:t>
      </w:r>
    </w:p>
    <w:p>
      <w:pPr>
        <w:pStyle w:val="4"/>
        <w:jc w:val="both"/>
        <w:rPr>
          <w:rFonts w:ascii="Calibri Light" w:hAnsi="Calibri Light"/>
          <w:color w:val="000000" w:themeColor="text1"/>
          <w:sz w:val="28"/>
          <w:szCs w:val="28"/>
          <w14:textFill>
            <w14:solidFill>
              <w14:schemeClr w14:val="tx1"/>
            </w14:solidFill>
          </w14:textFill>
        </w:rPr>
      </w:pPr>
      <w:bookmarkStart w:id="559" w:name="_Toc13724"/>
      <w:bookmarkStart w:id="560" w:name="_Toc485064706"/>
      <w:bookmarkStart w:id="561" w:name="_Toc486227272"/>
      <w:bookmarkStart w:id="562" w:name="_Toc11748"/>
      <w:bookmarkStart w:id="563" w:name="_Toc18580"/>
      <w:bookmarkStart w:id="564" w:name="_Toc484560885"/>
      <w:bookmarkStart w:id="565" w:name="_Toc29075"/>
      <w:bookmarkStart w:id="566" w:name="_Toc31168"/>
      <w:bookmarkStart w:id="567" w:name="_Toc18840"/>
      <w:bookmarkStart w:id="568" w:name="_Toc15147"/>
      <w:bookmarkStart w:id="569" w:name="_Toc20939"/>
      <w:bookmarkStart w:id="570" w:name="_Toc15009"/>
      <w:bookmarkStart w:id="571" w:name="_Toc12665"/>
      <w:bookmarkStart w:id="572" w:name="_Toc3678"/>
      <w:bookmarkStart w:id="573" w:name="_Toc6106"/>
      <w:bookmarkStart w:id="574" w:name="_Toc28252"/>
      <w:bookmarkStart w:id="575" w:name="_Toc15648"/>
      <w:r>
        <w:rPr>
          <w:rFonts w:hint="eastAsia" w:ascii="Calibri Light" w:hAnsi="Calibri Light"/>
          <w:color w:val="000000" w:themeColor="text1"/>
          <w:sz w:val="28"/>
          <w:szCs w:val="28"/>
          <w14:textFill>
            <w14:solidFill>
              <w14:schemeClr w14:val="tx1"/>
            </w14:solidFill>
          </w14:textFill>
        </w:rPr>
        <w:t>物流环节</w:t>
      </w:r>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p>
    <w:p>
      <w:pPr>
        <w:ind w:firstLine="420"/>
        <w:jc w:val="both"/>
        <w:rPr>
          <w:rFonts w:ascii="宋体" w:hAnsi="宋体" w:cs="宋体"/>
          <w:b/>
          <w:bCs/>
          <w:color w:val="000000" w:themeColor="text1"/>
          <w:sz w:val="24"/>
          <w:szCs w:val="24"/>
          <w14:textFill>
            <w14:solidFill>
              <w14:schemeClr w14:val="tx1"/>
            </w14:solidFill>
          </w14:textFill>
        </w:rPr>
      </w:pPr>
      <w:r>
        <w:rPr>
          <w:rFonts w:hint="eastAsia" w:ascii="宋体" w:hAnsi="宋体" w:cs="宋体"/>
          <w:b/>
          <w:bCs/>
          <w:color w:val="000000" w:themeColor="text1"/>
          <w:sz w:val="24"/>
          <w:szCs w:val="24"/>
          <w14:textFill>
            <w14:solidFill>
              <w14:schemeClr w14:val="tx1"/>
            </w14:solidFill>
          </w14:textFill>
        </w:rPr>
        <w:t>此节点与上一节点形式类似，这个节点主要记录运输过程中的状态和信息，并且形成相应的区块数据。</w:t>
      </w:r>
    </w:p>
    <w:p>
      <w:pPr>
        <w:pStyle w:val="4"/>
        <w:jc w:val="both"/>
        <w:rPr>
          <w:rFonts w:ascii="Calibri Light" w:hAnsi="Calibri Light"/>
          <w:color w:val="000000" w:themeColor="text1"/>
          <w:sz w:val="28"/>
          <w:szCs w:val="28"/>
          <w14:textFill>
            <w14:solidFill>
              <w14:schemeClr w14:val="tx1"/>
            </w14:solidFill>
          </w14:textFill>
        </w:rPr>
      </w:pPr>
      <w:bookmarkStart w:id="576" w:name="_Toc5674"/>
      <w:bookmarkStart w:id="577" w:name="_Toc22168"/>
      <w:bookmarkStart w:id="578" w:name="_Toc5825"/>
      <w:bookmarkStart w:id="579" w:name="_Toc32263"/>
      <w:bookmarkStart w:id="580" w:name="_Toc7937"/>
      <w:bookmarkStart w:id="581" w:name="_Toc485064707"/>
      <w:bookmarkStart w:id="582" w:name="_Toc23373"/>
      <w:bookmarkStart w:id="583" w:name="_Toc26449"/>
      <w:bookmarkStart w:id="584" w:name="_Toc20810"/>
      <w:bookmarkStart w:id="585" w:name="_Toc8557"/>
      <w:bookmarkStart w:id="586" w:name="_Toc486227273"/>
      <w:bookmarkStart w:id="587" w:name="_Toc23896"/>
      <w:bookmarkStart w:id="588" w:name="_Toc484560886"/>
      <w:bookmarkStart w:id="589" w:name="_Toc1486"/>
      <w:bookmarkStart w:id="590" w:name="_Toc3380"/>
      <w:bookmarkStart w:id="591" w:name="_Toc22523"/>
      <w:bookmarkStart w:id="592" w:name="_Toc29335"/>
      <w:r>
        <w:rPr>
          <w:rFonts w:hint="eastAsia" w:ascii="Calibri Light" w:hAnsi="Calibri Light"/>
          <w:color w:val="000000" w:themeColor="text1"/>
          <w:sz w:val="28"/>
          <w:szCs w:val="28"/>
          <w14:textFill>
            <w14:solidFill>
              <w14:schemeClr w14:val="tx1"/>
            </w14:solidFill>
          </w14:textFill>
        </w:rPr>
        <w:t>门店环节</w:t>
      </w:r>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p>
    <w:p>
      <w:pPr>
        <w:ind w:firstLine="480"/>
        <w:jc w:val="both"/>
        <w:rPr>
          <w:rFonts w:ascii="宋体" w:hAnsi="宋体" w:cs="宋体"/>
          <w:b/>
          <w:bCs/>
          <w:color w:val="000000" w:themeColor="text1"/>
          <w:sz w:val="24"/>
          <w:szCs w:val="24"/>
          <w14:textFill>
            <w14:solidFill>
              <w14:schemeClr w14:val="tx1"/>
            </w14:solidFill>
          </w14:textFill>
        </w:rPr>
      </w:pPr>
      <w:r>
        <w:rPr>
          <w:rFonts w:hint="eastAsia" w:ascii="宋体" w:hAnsi="宋体" w:cs="宋体"/>
          <w:b/>
          <w:bCs/>
          <w:color w:val="000000" w:themeColor="text1"/>
          <w:sz w:val="24"/>
          <w:szCs w:val="24"/>
          <w14:textFill>
            <w14:solidFill>
              <w14:schemeClr w14:val="tx1"/>
            </w14:solidFill>
          </w14:textFill>
        </w:rPr>
        <w:t>此节点可以是一个门店，也可以是多个门店，每个门店作为一个主节点，门店主要记录产品的状态和信息，以及顾客的信息和偏好等。此节点可以根据用户的消费情况给予顾客相应的奖励，以</w:t>
      </w:r>
      <w:del w:id="1545" w:author="user" w:date="2017-10-07T11:22:08Z">
        <w:r>
          <w:rPr>
            <w:rFonts w:ascii="宋体" w:hAnsi="宋体" w:cs="宋体"/>
            <w:b/>
            <w:bCs/>
            <w:color w:val="000000" w:themeColor="text1"/>
            <w:sz w:val="24"/>
            <w:szCs w:val="24"/>
            <w14:textFill>
              <w14:solidFill>
                <w14:schemeClr w14:val="tx1"/>
              </w14:solidFill>
            </w14:textFill>
          </w:rPr>
          <w:delText>WALTON</w:delText>
        </w:r>
      </w:del>
      <w:del w:id="1546" w:author="user" w:date="2017-10-07T11:26:40Z">
        <w:r>
          <w:rPr>
            <w:rFonts w:ascii="宋体" w:hAnsi="宋体" w:cs="宋体"/>
            <w:b/>
            <w:bCs/>
            <w:color w:val="000000" w:themeColor="text1"/>
            <w:sz w:val="24"/>
            <w:szCs w:val="24"/>
            <w14:textFill>
              <w14:solidFill>
                <w14:schemeClr w14:val="tx1"/>
              </w14:solidFill>
            </w14:textFill>
          </w:rPr>
          <w:delText>币</w:delText>
        </w:r>
      </w:del>
      <w:ins w:id="1547" w:author="user" w:date="2017-10-07T11:26:40Z">
        <w:r>
          <w:rPr>
            <w:rFonts w:hint="eastAsia" w:ascii="宋体" w:hAnsi="宋体" w:cs="宋体"/>
            <w:b/>
            <w:bCs/>
            <w:color w:val="000000" w:themeColor="text1"/>
            <w:sz w:val="24"/>
            <w:szCs w:val="24"/>
            <w:lang w:eastAsia="zh-CN"/>
            <w14:textFill>
              <w14:solidFill>
                <w14:schemeClr w14:val="tx1"/>
              </w14:solidFill>
            </w14:textFill>
          </w:rPr>
          <w:t>Waltoncoin</w:t>
        </w:r>
      </w:ins>
      <w:r>
        <w:rPr>
          <w:rFonts w:ascii="宋体" w:hAnsi="宋体" w:cs="宋体"/>
          <w:b/>
          <w:bCs/>
          <w:color w:val="000000" w:themeColor="text1"/>
          <w:sz w:val="24"/>
          <w:szCs w:val="24"/>
          <w14:textFill>
            <w14:solidFill>
              <w14:schemeClr w14:val="tx1"/>
            </w14:solidFill>
          </w14:textFill>
        </w:rPr>
        <w:t>形式发放奖励，并可根据顾客持有</w:t>
      </w:r>
      <w:del w:id="1548" w:author="user" w:date="2017-10-07T11:22:10Z">
        <w:r>
          <w:rPr>
            <w:rFonts w:ascii="宋体" w:hAnsi="宋体" w:cs="宋体"/>
            <w:b/>
            <w:bCs/>
            <w:color w:val="000000" w:themeColor="text1"/>
            <w:sz w:val="24"/>
            <w:szCs w:val="24"/>
            <w14:textFill>
              <w14:solidFill>
                <w14:schemeClr w14:val="tx1"/>
              </w14:solidFill>
            </w14:textFill>
          </w:rPr>
          <w:delText>WALTON</w:delText>
        </w:r>
      </w:del>
      <w:del w:id="1549" w:author="user" w:date="2017-10-07T11:26:41Z">
        <w:r>
          <w:rPr>
            <w:rFonts w:ascii="宋体" w:hAnsi="宋体" w:cs="宋体"/>
            <w:b/>
            <w:bCs/>
            <w:color w:val="000000" w:themeColor="text1"/>
            <w:sz w:val="24"/>
            <w:szCs w:val="24"/>
            <w14:textFill>
              <w14:solidFill>
                <w14:schemeClr w14:val="tx1"/>
              </w14:solidFill>
            </w14:textFill>
          </w:rPr>
          <w:delText>币</w:delText>
        </w:r>
      </w:del>
      <w:ins w:id="1550" w:author="user" w:date="2017-10-07T11:26:41Z">
        <w:r>
          <w:rPr>
            <w:rFonts w:hint="eastAsia" w:ascii="宋体" w:hAnsi="宋体" w:cs="宋体"/>
            <w:b/>
            <w:bCs/>
            <w:color w:val="000000" w:themeColor="text1"/>
            <w:sz w:val="24"/>
            <w:szCs w:val="24"/>
            <w:lang w:eastAsia="zh-CN"/>
            <w14:textFill>
              <w14:solidFill>
                <w14:schemeClr w14:val="tx1"/>
              </w14:solidFill>
            </w14:textFill>
          </w:rPr>
          <w:t>Waltoncoin</w:t>
        </w:r>
      </w:ins>
      <w:r>
        <w:rPr>
          <w:rFonts w:ascii="宋体" w:hAnsi="宋体" w:cs="宋体"/>
          <w:b/>
          <w:bCs/>
          <w:color w:val="000000" w:themeColor="text1"/>
          <w:sz w:val="24"/>
          <w:szCs w:val="24"/>
          <w14:textFill>
            <w14:solidFill>
              <w14:schemeClr w14:val="tx1"/>
            </w14:solidFill>
          </w14:textFill>
        </w:rPr>
        <w:t>的情况，将其纳入作为子链内的一个节点，并给予相应的权限，顾客可以查询所有产品的信息和所有的账单数据，但是需要支付一定的</w:t>
      </w:r>
      <w:del w:id="1551" w:author="user" w:date="2017-10-07T11:22:12Z">
        <w:r>
          <w:rPr>
            <w:rFonts w:ascii="宋体" w:hAnsi="宋体" w:cs="宋体"/>
            <w:b/>
            <w:bCs/>
            <w:color w:val="000000" w:themeColor="text1"/>
            <w:sz w:val="24"/>
            <w:szCs w:val="24"/>
            <w14:textFill>
              <w14:solidFill>
                <w14:schemeClr w14:val="tx1"/>
              </w14:solidFill>
            </w14:textFill>
          </w:rPr>
          <w:delText>WALTON</w:delText>
        </w:r>
      </w:del>
      <w:del w:id="1552" w:author="user" w:date="2017-10-07T11:26:43Z">
        <w:r>
          <w:rPr>
            <w:rFonts w:ascii="宋体" w:hAnsi="宋体" w:cs="宋体"/>
            <w:b/>
            <w:bCs/>
            <w:color w:val="000000" w:themeColor="text1"/>
            <w:sz w:val="24"/>
            <w:szCs w:val="24"/>
            <w14:textFill>
              <w14:solidFill>
                <w14:schemeClr w14:val="tx1"/>
              </w14:solidFill>
            </w14:textFill>
          </w:rPr>
          <w:delText>币</w:delText>
        </w:r>
      </w:del>
      <w:ins w:id="1553" w:author="user" w:date="2017-10-07T11:26:43Z">
        <w:r>
          <w:rPr>
            <w:rFonts w:hint="eastAsia" w:ascii="宋体" w:hAnsi="宋体" w:cs="宋体"/>
            <w:b/>
            <w:bCs/>
            <w:color w:val="000000" w:themeColor="text1"/>
            <w:sz w:val="24"/>
            <w:szCs w:val="24"/>
            <w:lang w:eastAsia="zh-CN"/>
            <w14:textFill>
              <w14:solidFill>
                <w14:schemeClr w14:val="tx1"/>
              </w14:solidFill>
            </w14:textFill>
          </w:rPr>
          <w:t>Waltoncoin</w:t>
        </w:r>
      </w:ins>
      <w:r>
        <w:rPr>
          <w:rFonts w:ascii="宋体" w:hAnsi="宋体" w:cs="宋体"/>
          <w:b/>
          <w:bCs/>
          <w:color w:val="000000" w:themeColor="text1"/>
          <w:sz w:val="24"/>
          <w:szCs w:val="24"/>
          <w14:textFill>
            <w14:solidFill>
              <w14:schemeClr w14:val="tx1"/>
            </w14:solidFill>
          </w14:textFill>
        </w:rPr>
        <w:t>作为手续费，顾客也可以使用</w:t>
      </w:r>
      <w:del w:id="1554" w:author="user" w:date="2017-10-07T11:22:13Z">
        <w:r>
          <w:rPr>
            <w:rFonts w:ascii="宋体" w:hAnsi="宋体" w:cs="宋体"/>
            <w:b/>
            <w:bCs/>
            <w:color w:val="000000" w:themeColor="text1"/>
            <w:sz w:val="24"/>
            <w:szCs w:val="24"/>
            <w14:textFill>
              <w14:solidFill>
                <w14:schemeClr w14:val="tx1"/>
              </w14:solidFill>
            </w14:textFill>
          </w:rPr>
          <w:delText>WALTON</w:delText>
        </w:r>
      </w:del>
      <w:del w:id="1555" w:author="user" w:date="2017-10-07T11:26:44Z">
        <w:r>
          <w:rPr>
            <w:rFonts w:ascii="宋体" w:hAnsi="宋体" w:cs="宋体"/>
            <w:b/>
            <w:bCs/>
            <w:color w:val="000000" w:themeColor="text1"/>
            <w:sz w:val="24"/>
            <w:szCs w:val="24"/>
            <w14:textFill>
              <w14:solidFill>
                <w14:schemeClr w14:val="tx1"/>
              </w14:solidFill>
            </w14:textFill>
          </w:rPr>
          <w:delText>币</w:delText>
        </w:r>
      </w:del>
      <w:ins w:id="1556" w:author="user" w:date="2017-10-07T11:26:44Z">
        <w:r>
          <w:rPr>
            <w:rFonts w:hint="eastAsia" w:ascii="宋体" w:hAnsi="宋体" w:cs="宋体"/>
            <w:b/>
            <w:bCs/>
            <w:color w:val="000000" w:themeColor="text1"/>
            <w:sz w:val="24"/>
            <w:szCs w:val="24"/>
            <w:lang w:eastAsia="zh-CN"/>
            <w14:textFill>
              <w14:solidFill>
                <w14:schemeClr w14:val="tx1"/>
              </w14:solidFill>
            </w14:textFill>
          </w:rPr>
          <w:t>Waltoncoin</w:t>
        </w:r>
      </w:ins>
      <w:r>
        <w:rPr>
          <w:rFonts w:ascii="宋体" w:hAnsi="宋体" w:cs="宋体"/>
          <w:b/>
          <w:bCs/>
          <w:color w:val="000000" w:themeColor="text1"/>
          <w:sz w:val="24"/>
          <w:szCs w:val="24"/>
          <w14:textFill>
            <w14:solidFill>
              <w14:schemeClr w14:val="tx1"/>
            </w14:solidFill>
          </w14:textFill>
        </w:rPr>
        <w:t>支付购买相应产品。</w:t>
      </w:r>
    </w:p>
    <w:p>
      <w:pPr>
        <w:pStyle w:val="4"/>
        <w:jc w:val="both"/>
        <w:rPr>
          <w:rFonts w:ascii="Calibri Light" w:hAnsi="Calibri Light"/>
          <w:color w:val="000000" w:themeColor="text1"/>
          <w:sz w:val="28"/>
          <w:szCs w:val="28"/>
          <w14:textFill>
            <w14:solidFill>
              <w14:schemeClr w14:val="tx1"/>
            </w14:solidFill>
          </w14:textFill>
        </w:rPr>
      </w:pPr>
      <w:bookmarkStart w:id="593" w:name="_Toc486227274"/>
      <w:bookmarkStart w:id="594" w:name="_Toc425"/>
      <w:bookmarkStart w:id="595" w:name="_Toc11112"/>
      <w:bookmarkStart w:id="596" w:name="_Toc12739"/>
      <w:bookmarkStart w:id="597" w:name="_Toc23715"/>
      <w:bookmarkStart w:id="598" w:name="_Toc5541"/>
      <w:bookmarkStart w:id="599" w:name="_Toc16391"/>
      <w:bookmarkStart w:id="600" w:name="_Toc16710"/>
      <w:bookmarkStart w:id="601" w:name="_Toc28572"/>
      <w:bookmarkStart w:id="602" w:name="_Toc2395"/>
      <w:bookmarkStart w:id="603" w:name="_Toc3128"/>
      <w:bookmarkStart w:id="604" w:name="_Toc485064708"/>
      <w:bookmarkStart w:id="605" w:name="_Toc18981"/>
      <w:bookmarkStart w:id="606" w:name="_Toc484560887"/>
      <w:bookmarkStart w:id="607" w:name="_Toc30978"/>
      <w:bookmarkStart w:id="608" w:name="_Toc3274"/>
      <w:bookmarkStart w:id="609" w:name="_Toc31224"/>
      <w:r>
        <w:rPr>
          <w:rFonts w:hint="eastAsia" w:ascii="Calibri Light" w:hAnsi="Calibri Light"/>
          <w:color w:val="000000" w:themeColor="text1"/>
          <w:sz w:val="28"/>
          <w:szCs w:val="28"/>
          <w14:textFill>
            <w14:solidFill>
              <w14:schemeClr w14:val="tx1"/>
            </w14:solidFill>
          </w14:textFill>
        </w:rPr>
        <w:t>系统的主要特征</w:t>
      </w:r>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p>
    <w:p>
      <w:pPr>
        <w:numPr>
          <w:ilvl w:val="0"/>
          <w:numId w:val="8"/>
        </w:numPr>
        <w:jc w:val="both"/>
        <w:rPr>
          <w:rFonts w:ascii="宋体" w:hAnsi="宋体" w:cs="宋体"/>
          <w:b/>
          <w:bCs/>
          <w:color w:val="000000" w:themeColor="text1"/>
          <w:sz w:val="24"/>
          <w:szCs w:val="24"/>
          <w14:textFill>
            <w14:solidFill>
              <w14:schemeClr w14:val="tx1"/>
            </w14:solidFill>
          </w14:textFill>
        </w:rPr>
      </w:pPr>
      <w:r>
        <w:rPr>
          <w:rFonts w:hint="eastAsia" w:ascii="宋体" w:hAnsi="宋体" w:cs="宋体"/>
          <w:b/>
          <w:bCs/>
          <w:color w:val="000000" w:themeColor="text1"/>
          <w:sz w:val="24"/>
          <w:szCs w:val="24"/>
          <w14:textFill>
            <w14:solidFill>
              <w14:schemeClr w14:val="tx1"/>
            </w14:solidFill>
          </w14:textFill>
        </w:rPr>
        <w:t>每个子节点配有一个读写器，与主节点联网；</w:t>
      </w:r>
    </w:p>
    <w:p>
      <w:pPr>
        <w:numPr>
          <w:ilvl w:val="0"/>
          <w:numId w:val="8"/>
        </w:numPr>
        <w:jc w:val="both"/>
        <w:rPr>
          <w:rFonts w:ascii="宋体" w:hAnsi="宋体" w:cs="宋体"/>
          <w:b/>
          <w:bCs/>
          <w:color w:val="000000" w:themeColor="text1"/>
          <w:sz w:val="24"/>
          <w:szCs w:val="24"/>
          <w14:textFill>
            <w14:solidFill>
              <w14:schemeClr w14:val="tx1"/>
            </w14:solidFill>
          </w14:textFill>
        </w:rPr>
      </w:pPr>
      <w:r>
        <w:rPr>
          <w:rFonts w:hint="eastAsia" w:ascii="宋体" w:hAnsi="宋体" w:cs="宋体"/>
          <w:b/>
          <w:bCs/>
          <w:color w:val="000000" w:themeColor="text1"/>
          <w:sz w:val="24"/>
          <w:szCs w:val="24"/>
          <w14:textFill>
            <w14:solidFill>
              <w14:schemeClr w14:val="tx1"/>
            </w14:solidFill>
          </w14:textFill>
        </w:rPr>
        <w:t>主节点连接在互联网上，实时在线；</w:t>
      </w:r>
    </w:p>
    <w:p>
      <w:pPr>
        <w:numPr>
          <w:ilvl w:val="0"/>
          <w:numId w:val="8"/>
        </w:numPr>
        <w:jc w:val="both"/>
        <w:rPr>
          <w:rFonts w:ascii="宋体" w:hAnsi="宋体" w:cs="宋体"/>
          <w:b/>
          <w:bCs/>
          <w:color w:val="000000" w:themeColor="text1"/>
          <w:sz w:val="24"/>
          <w:szCs w:val="24"/>
          <w14:textFill>
            <w14:solidFill>
              <w14:schemeClr w14:val="tx1"/>
            </w14:solidFill>
          </w14:textFill>
        </w:rPr>
      </w:pPr>
      <w:r>
        <w:rPr>
          <w:rFonts w:hint="eastAsia" w:ascii="宋体" w:hAnsi="宋体" w:cs="宋体"/>
          <w:b/>
          <w:bCs/>
          <w:color w:val="000000" w:themeColor="text1"/>
          <w:sz w:val="24"/>
          <w:szCs w:val="24"/>
          <w14:textFill>
            <w14:solidFill>
              <w14:schemeClr w14:val="tx1"/>
            </w14:solidFill>
          </w14:textFill>
        </w:rPr>
        <w:t>每个主节点管理账单，各主节点之间数据是透明的；</w:t>
      </w:r>
    </w:p>
    <w:p>
      <w:pPr>
        <w:numPr>
          <w:ilvl w:val="0"/>
          <w:numId w:val="8"/>
        </w:numPr>
        <w:jc w:val="both"/>
        <w:rPr>
          <w:rFonts w:ascii="宋体" w:hAnsi="宋体" w:cs="宋体"/>
          <w:b/>
          <w:bCs/>
          <w:color w:val="000000" w:themeColor="text1"/>
          <w:sz w:val="24"/>
          <w:szCs w:val="24"/>
          <w14:textFill>
            <w14:solidFill>
              <w14:schemeClr w14:val="tx1"/>
            </w14:solidFill>
          </w14:textFill>
        </w:rPr>
      </w:pPr>
      <w:r>
        <w:rPr>
          <w:rFonts w:hint="eastAsia" w:ascii="宋体" w:hAnsi="宋体" w:cs="宋体"/>
          <w:b/>
          <w:bCs/>
          <w:color w:val="000000" w:themeColor="text1"/>
          <w:sz w:val="24"/>
          <w:szCs w:val="24"/>
          <w14:textFill>
            <w14:solidFill>
              <w14:schemeClr w14:val="tx1"/>
            </w14:solidFill>
          </w14:textFill>
        </w:rPr>
        <w:t>各节点达成共识后，各类主节点可以不断增加；</w:t>
      </w:r>
    </w:p>
    <w:p>
      <w:pPr>
        <w:numPr>
          <w:ilvl w:val="0"/>
          <w:numId w:val="8"/>
        </w:numPr>
        <w:jc w:val="both"/>
        <w:rPr>
          <w:rFonts w:ascii="宋体" w:hAnsi="宋体" w:cs="宋体"/>
          <w:b/>
          <w:bCs/>
          <w:color w:val="000000" w:themeColor="text1"/>
          <w:sz w:val="24"/>
          <w:szCs w:val="24"/>
          <w14:textFill>
            <w14:solidFill>
              <w14:schemeClr w14:val="tx1"/>
            </w14:solidFill>
          </w14:textFill>
        </w:rPr>
      </w:pPr>
      <w:r>
        <w:rPr>
          <w:rFonts w:hint="eastAsia" w:ascii="宋体" w:hAnsi="宋体" w:cs="宋体"/>
          <w:b/>
          <w:bCs/>
          <w:color w:val="000000" w:themeColor="text1"/>
          <w:sz w:val="24"/>
          <w:szCs w:val="24"/>
          <w14:textFill>
            <w14:solidFill>
              <w14:schemeClr w14:val="tx1"/>
            </w14:solidFill>
          </w14:textFill>
        </w:rPr>
        <w:t>根据购买者持有</w:t>
      </w:r>
      <w:del w:id="1557" w:author="user" w:date="2017-10-07T11:22:14Z">
        <w:r>
          <w:rPr>
            <w:rFonts w:ascii="宋体" w:hAnsi="宋体" w:cs="宋体"/>
            <w:b/>
            <w:bCs/>
            <w:color w:val="000000" w:themeColor="text1"/>
            <w:sz w:val="24"/>
            <w:szCs w:val="24"/>
            <w14:textFill>
              <w14:solidFill>
                <w14:schemeClr w14:val="tx1"/>
              </w14:solidFill>
            </w14:textFill>
          </w:rPr>
          <w:delText>WALTON</w:delText>
        </w:r>
      </w:del>
      <w:del w:id="1558" w:author="user" w:date="2017-10-07T11:26:45Z">
        <w:r>
          <w:rPr>
            <w:rFonts w:ascii="宋体" w:hAnsi="宋体" w:cs="宋体"/>
            <w:b/>
            <w:bCs/>
            <w:color w:val="000000" w:themeColor="text1"/>
            <w:sz w:val="24"/>
            <w:szCs w:val="24"/>
            <w14:textFill>
              <w14:solidFill>
                <w14:schemeClr w14:val="tx1"/>
              </w14:solidFill>
            </w14:textFill>
          </w:rPr>
          <w:delText>币</w:delText>
        </w:r>
      </w:del>
      <w:ins w:id="1559" w:author="user" w:date="2017-10-07T11:26:45Z">
        <w:r>
          <w:rPr>
            <w:rFonts w:hint="eastAsia" w:ascii="宋体" w:hAnsi="宋体" w:cs="宋体"/>
            <w:b/>
            <w:bCs/>
            <w:color w:val="000000" w:themeColor="text1"/>
            <w:sz w:val="24"/>
            <w:szCs w:val="24"/>
            <w:lang w:eastAsia="zh-CN"/>
            <w14:textFill>
              <w14:solidFill>
                <w14:schemeClr w14:val="tx1"/>
              </w14:solidFill>
            </w14:textFill>
          </w:rPr>
          <w:t>Waltoncoin</w:t>
        </w:r>
      </w:ins>
      <w:r>
        <w:rPr>
          <w:rFonts w:ascii="宋体" w:hAnsi="宋体" w:cs="宋体"/>
          <w:b/>
          <w:bCs/>
          <w:color w:val="000000" w:themeColor="text1"/>
          <w:sz w:val="24"/>
          <w:szCs w:val="24"/>
          <w14:textFill>
            <w14:solidFill>
              <w14:schemeClr w14:val="tx1"/>
            </w14:solidFill>
          </w14:textFill>
        </w:rPr>
        <w:t>的情况，达成共识后可以成为节点，投票决定授权其记账和查账的权利；</w:t>
      </w:r>
    </w:p>
    <w:p>
      <w:pPr>
        <w:numPr>
          <w:ilvl w:val="0"/>
          <w:numId w:val="8"/>
        </w:numPr>
        <w:jc w:val="both"/>
        <w:rPr>
          <w:rFonts w:ascii="宋体" w:hAnsi="宋体" w:cs="宋体"/>
          <w:b/>
          <w:bCs/>
          <w:color w:val="000000" w:themeColor="text1"/>
          <w:sz w:val="24"/>
          <w:szCs w:val="24"/>
          <w14:textFill>
            <w14:solidFill>
              <w14:schemeClr w14:val="tx1"/>
            </w14:solidFill>
          </w14:textFill>
        </w:rPr>
      </w:pPr>
      <w:r>
        <w:rPr>
          <w:rFonts w:hint="eastAsia" w:ascii="宋体" w:hAnsi="宋体" w:cs="宋体"/>
          <w:b/>
          <w:bCs/>
          <w:color w:val="000000" w:themeColor="text1"/>
          <w:sz w:val="24"/>
          <w:szCs w:val="24"/>
          <w14:textFill>
            <w14:solidFill>
              <w14:schemeClr w14:val="tx1"/>
            </w14:solidFill>
          </w14:textFill>
        </w:rPr>
        <w:t>查账和记账会消耗掉</w:t>
      </w:r>
      <w:del w:id="1560" w:author="user" w:date="2017-10-07T11:22:16Z">
        <w:r>
          <w:rPr>
            <w:rFonts w:ascii="宋体" w:hAnsi="宋体" w:cs="宋体"/>
            <w:b/>
            <w:bCs/>
            <w:color w:val="000000" w:themeColor="text1"/>
            <w:sz w:val="24"/>
            <w:szCs w:val="24"/>
            <w14:textFill>
              <w14:solidFill>
                <w14:schemeClr w14:val="tx1"/>
              </w14:solidFill>
            </w14:textFill>
          </w:rPr>
          <w:delText>WALTON</w:delText>
        </w:r>
      </w:del>
      <w:del w:id="1561" w:author="user" w:date="2017-10-07T11:26:46Z">
        <w:r>
          <w:rPr>
            <w:rFonts w:ascii="宋体" w:hAnsi="宋体" w:cs="宋体"/>
            <w:b/>
            <w:bCs/>
            <w:color w:val="000000" w:themeColor="text1"/>
            <w:sz w:val="24"/>
            <w:szCs w:val="24"/>
            <w14:textFill>
              <w14:solidFill>
                <w14:schemeClr w14:val="tx1"/>
              </w14:solidFill>
            </w14:textFill>
          </w:rPr>
          <w:delText>币</w:delText>
        </w:r>
      </w:del>
      <w:ins w:id="1562" w:author="user" w:date="2017-10-07T11:26:46Z">
        <w:r>
          <w:rPr>
            <w:rFonts w:hint="eastAsia" w:ascii="宋体" w:hAnsi="宋体" w:cs="宋体"/>
            <w:b/>
            <w:bCs/>
            <w:color w:val="000000" w:themeColor="text1"/>
            <w:sz w:val="24"/>
            <w:szCs w:val="24"/>
            <w:lang w:eastAsia="zh-CN"/>
            <w14:textFill>
              <w14:solidFill>
                <w14:schemeClr w14:val="tx1"/>
              </w14:solidFill>
            </w14:textFill>
          </w:rPr>
          <w:t>Waltoncoin</w:t>
        </w:r>
      </w:ins>
      <w:r>
        <w:rPr>
          <w:rFonts w:ascii="宋体" w:hAnsi="宋体" w:cs="宋体"/>
          <w:b/>
          <w:bCs/>
          <w:color w:val="000000" w:themeColor="text1"/>
          <w:sz w:val="24"/>
          <w:szCs w:val="24"/>
          <w14:textFill>
            <w14:solidFill>
              <w14:schemeClr w14:val="tx1"/>
            </w14:solidFill>
          </w14:textFill>
        </w:rPr>
        <w:t>（手续费）；</w:t>
      </w:r>
    </w:p>
    <w:p>
      <w:pPr>
        <w:numPr>
          <w:ilvl w:val="0"/>
          <w:numId w:val="8"/>
        </w:numPr>
        <w:jc w:val="both"/>
        <w:rPr>
          <w:rFonts w:ascii="宋体" w:hAnsi="宋体" w:cs="宋体"/>
          <w:b/>
          <w:bCs/>
          <w:color w:val="000000" w:themeColor="text1"/>
          <w:sz w:val="24"/>
          <w:szCs w:val="24"/>
          <w14:textFill>
            <w14:solidFill>
              <w14:schemeClr w14:val="tx1"/>
            </w14:solidFill>
          </w14:textFill>
        </w:rPr>
      </w:pPr>
      <w:r>
        <w:rPr>
          <w:rFonts w:hint="eastAsia" w:ascii="宋体" w:hAnsi="宋体" w:cs="宋体"/>
          <w:b/>
          <w:bCs/>
          <w:color w:val="000000" w:themeColor="text1"/>
          <w:sz w:val="24"/>
          <w:szCs w:val="24"/>
          <w14:textFill>
            <w14:solidFill>
              <w14:schemeClr w14:val="tx1"/>
            </w14:solidFill>
          </w14:textFill>
        </w:rPr>
        <w:t>购买者也可以使用</w:t>
      </w:r>
      <w:del w:id="1563" w:author="user" w:date="2017-10-07T11:22:17Z">
        <w:r>
          <w:rPr>
            <w:rFonts w:ascii="宋体" w:hAnsi="宋体" w:cs="宋体"/>
            <w:b/>
            <w:bCs/>
            <w:color w:val="000000" w:themeColor="text1"/>
            <w:sz w:val="24"/>
            <w:szCs w:val="24"/>
            <w14:textFill>
              <w14:solidFill>
                <w14:schemeClr w14:val="tx1"/>
              </w14:solidFill>
            </w14:textFill>
          </w:rPr>
          <w:delText>WALTON</w:delText>
        </w:r>
      </w:del>
      <w:del w:id="1564" w:author="user" w:date="2017-10-07T11:26:47Z">
        <w:r>
          <w:rPr>
            <w:rFonts w:ascii="宋体" w:hAnsi="宋体" w:cs="宋体"/>
            <w:b/>
            <w:bCs/>
            <w:color w:val="000000" w:themeColor="text1"/>
            <w:sz w:val="24"/>
            <w:szCs w:val="24"/>
            <w14:textFill>
              <w14:solidFill>
                <w14:schemeClr w14:val="tx1"/>
              </w14:solidFill>
            </w14:textFill>
          </w:rPr>
          <w:delText>币</w:delText>
        </w:r>
      </w:del>
      <w:ins w:id="1565" w:author="user" w:date="2017-10-07T11:26:47Z">
        <w:r>
          <w:rPr>
            <w:rFonts w:hint="eastAsia" w:ascii="宋体" w:hAnsi="宋体" w:cs="宋体"/>
            <w:b/>
            <w:bCs/>
            <w:color w:val="000000" w:themeColor="text1"/>
            <w:sz w:val="24"/>
            <w:szCs w:val="24"/>
            <w:lang w:eastAsia="zh-CN"/>
            <w14:textFill>
              <w14:solidFill>
                <w14:schemeClr w14:val="tx1"/>
              </w14:solidFill>
            </w14:textFill>
          </w:rPr>
          <w:t>Waltoncoin</w:t>
        </w:r>
      </w:ins>
      <w:r>
        <w:rPr>
          <w:rFonts w:ascii="宋体" w:hAnsi="宋体" w:cs="宋体"/>
          <w:b/>
          <w:bCs/>
          <w:color w:val="000000" w:themeColor="text1"/>
          <w:sz w:val="24"/>
          <w:szCs w:val="24"/>
          <w14:textFill>
            <w14:solidFill>
              <w14:schemeClr w14:val="tx1"/>
            </w14:solidFill>
          </w14:textFill>
        </w:rPr>
        <w:t>直接支付，用于购买服装。</w:t>
      </w:r>
    </w:p>
    <w:p>
      <w:pPr>
        <w:pStyle w:val="4"/>
        <w:jc w:val="both"/>
        <w:rPr>
          <w:rFonts w:ascii="Calibri Light" w:hAnsi="Calibri Light"/>
          <w:color w:val="000000" w:themeColor="text1"/>
          <w:sz w:val="28"/>
          <w:szCs w:val="28"/>
          <w14:textFill>
            <w14:solidFill>
              <w14:schemeClr w14:val="tx1"/>
            </w14:solidFill>
          </w14:textFill>
        </w:rPr>
      </w:pPr>
      <w:bookmarkStart w:id="610" w:name="_Toc15542"/>
      <w:bookmarkStart w:id="611" w:name="_Toc2056"/>
      <w:bookmarkStart w:id="612" w:name="_Toc22545"/>
      <w:bookmarkStart w:id="613" w:name="_Toc23348"/>
      <w:bookmarkStart w:id="614" w:name="_Toc2632"/>
      <w:bookmarkStart w:id="615" w:name="_Toc21980"/>
      <w:bookmarkStart w:id="616" w:name="_Toc486227275"/>
      <w:bookmarkStart w:id="617" w:name="_Toc31949"/>
      <w:bookmarkStart w:id="618" w:name="_Toc9927"/>
      <w:bookmarkStart w:id="619" w:name="_Toc9523"/>
      <w:bookmarkStart w:id="620" w:name="_Toc23760"/>
      <w:bookmarkStart w:id="621" w:name="_Toc28704"/>
      <w:bookmarkStart w:id="622" w:name="_Toc484560888"/>
      <w:bookmarkStart w:id="623" w:name="_Toc485064709"/>
      <w:bookmarkStart w:id="624" w:name="_Toc4032"/>
      <w:bookmarkStart w:id="625" w:name="_Toc21934"/>
      <w:bookmarkStart w:id="626" w:name="_Toc5171"/>
      <w:r>
        <w:rPr>
          <w:rFonts w:hint="eastAsia" w:ascii="Calibri Light" w:hAnsi="Calibri Light"/>
          <w:color w:val="000000" w:themeColor="text1"/>
          <w:sz w:val="28"/>
          <w:szCs w:val="28"/>
          <w14:textFill>
            <w14:solidFill>
              <w14:schemeClr w14:val="tx1"/>
            </w14:solidFill>
          </w14:textFill>
        </w:rPr>
        <w:t>系统的主要优点</w:t>
      </w:r>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p>
    <w:p>
      <w:pPr>
        <w:numPr>
          <w:ilvl w:val="0"/>
          <w:numId w:val="9"/>
        </w:numPr>
        <w:jc w:val="both"/>
        <w:rPr>
          <w:rFonts w:ascii="宋体" w:hAnsi="宋体" w:cs="宋体"/>
          <w:b/>
          <w:bCs/>
          <w:color w:val="000000" w:themeColor="text1"/>
          <w:sz w:val="24"/>
          <w:szCs w:val="24"/>
          <w14:textFill>
            <w14:solidFill>
              <w14:schemeClr w14:val="tx1"/>
            </w14:solidFill>
          </w14:textFill>
        </w:rPr>
      </w:pPr>
      <w:r>
        <w:rPr>
          <w:rFonts w:hint="eastAsia" w:ascii="宋体" w:hAnsi="宋体" w:cs="宋体"/>
          <w:b/>
          <w:bCs/>
          <w:color w:val="000000" w:themeColor="text1"/>
          <w:sz w:val="24"/>
          <w:szCs w:val="24"/>
          <w14:textFill>
            <w14:solidFill>
              <w14:schemeClr w14:val="tx1"/>
            </w14:solidFill>
          </w14:textFill>
        </w:rPr>
        <w:t>可以真正实现追本溯源；</w:t>
      </w:r>
    </w:p>
    <w:p>
      <w:pPr>
        <w:numPr>
          <w:ilvl w:val="0"/>
          <w:numId w:val="9"/>
        </w:numPr>
        <w:jc w:val="both"/>
        <w:rPr>
          <w:rFonts w:ascii="宋体" w:hAnsi="宋体" w:cs="宋体"/>
          <w:b/>
          <w:bCs/>
          <w:color w:val="000000" w:themeColor="text1"/>
          <w:sz w:val="24"/>
          <w:szCs w:val="24"/>
          <w14:textFill>
            <w14:solidFill>
              <w14:schemeClr w14:val="tx1"/>
            </w14:solidFill>
          </w14:textFill>
        </w:rPr>
      </w:pPr>
      <w:r>
        <w:rPr>
          <w:rFonts w:hint="eastAsia" w:ascii="宋体" w:hAnsi="宋体" w:cs="宋体"/>
          <w:b/>
          <w:bCs/>
          <w:color w:val="000000" w:themeColor="text1"/>
          <w:sz w:val="24"/>
          <w:szCs w:val="24"/>
          <w14:textFill>
            <w14:solidFill>
              <w14:schemeClr w14:val="tx1"/>
            </w14:solidFill>
          </w14:textFill>
        </w:rPr>
        <w:t>可以真正实现防伪的目的；</w:t>
      </w:r>
    </w:p>
    <w:p>
      <w:pPr>
        <w:numPr>
          <w:ilvl w:val="0"/>
          <w:numId w:val="9"/>
        </w:numPr>
        <w:jc w:val="both"/>
        <w:rPr>
          <w:rFonts w:ascii="宋体" w:hAnsi="宋体" w:cs="宋体"/>
          <w:b/>
          <w:bCs/>
          <w:color w:val="000000" w:themeColor="text1"/>
          <w:sz w:val="24"/>
          <w:szCs w:val="24"/>
          <w14:textFill>
            <w14:solidFill>
              <w14:schemeClr w14:val="tx1"/>
            </w14:solidFill>
          </w14:textFill>
        </w:rPr>
      </w:pPr>
      <w:r>
        <w:rPr>
          <w:rFonts w:hint="eastAsia" w:ascii="宋体" w:hAnsi="宋体" w:cs="宋体"/>
          <w:b/>
          <w:bCs/>
          <w:color w:val="000000" w:themeColor="text1"/>
          <w:sz w:val="24"/>
          <w:szCs w:val="24"/>
          <w14:textFill>
            <w14:solidFill>
              <w14:schemeClr w14:val="tx1"/>
            </w14:solidFill>
          </w14:textFill>
        </w:rPr>
        <w:t>实现去中心化，去信任；</w:t>
      </w:r>
    </w:p>
    <w:p>
      <w:pPr>
        <w:numPr>
          <w:ilvl w:val="0"/>
          <w:numId w:val="9"/>
        </w:numPr>
        <w:jc w:val="both"/>
        <w:rPr>
          <w:rFonts w:ascii="宋体" w:hAnsi="宋体" w:cs="宋体"/>
          <w:b/>
          <w:bCs/>
          <w:color w:val="000000"/>
          <w:sz w:val="24"/>
          <w:szCs w:val="24"/>
        </w:rPr>
      </w:pPr>
      <w:r>
        <w:rPr>
          <w:rFonts w:hint="eastAsia" w:ascii="宋体" w:hAnsi="宋体" w:cs="宋体"/>
          <w:b/>
          <w:bCs/>
          <w:color w:val="000000"/>
          <w:sz w:val="24"/>
          <w:szCs w:val="24"/>
        </w:rPr>
        <w:t>降低人工成本。</w:t>
      </w:r>
    </w:p>
    <w:p>
      <w:pPr>
        <w:pStyle w:val="4"/>
        <w:jc w:val="both"/>
        <w:rPr>
          <w:rFonts w:ascii="Calibri Light" w:hAnsi="Calibri Light"/>
          <w:color w:val="000000"/>
          <w:sz w:val="28"/>
          <w:szCs w:val="28"/>
        </w:rPr>
      </w:pPr>
      <w:bookmarkStart w:id="627" w:name="_Toc32137"/>
      <w:bookmarkStart w:id="628" w:name="_Toc18583"/>
      <w:bookmarkStart w:id="629" w:name="_Toc2649"/>
      <w:bookmarkStart w:id="630" w:name="_Toc486227276"/>
      <w:bookmarkStart w:id="631" w:name="_Toc5023"/>
      <w:bookmarkStart w:id="632" w:name="_Toc484560889"/>
      <w:bookmarkStart w:id="633" w:name="_Toc24611"/>
      <w:bookmarkStart w:id="634" w:name="_Toc20369"/>
      <w:bookmarkStart w:id="635" w:name="_Toc27207"/>
      <w:bookmarkStart w:id="636" w:name="_Toc1169"/>
      <w:bookmarkStart w:id="637" w:name="_Toc485064710"/>
      <w:bookmarkStart w:id="638" w:name="_Toc10525"/>
      <w:bookmarkStart w:id="639" w:name="_Toc6939"/>
      <w:bookmarkStart w:id="640" w:name="_Toc2285"/>
      <w:bookmarkStart w:id="641" w:name="_Toc23597"/>
      <w:bookmarkStart w:id="642" w:name="_Toc15675"/>
      <w:bookmarkStart w:id="643" w:name="_Toc32092"/>
      <w:r>
        <w:rPr>
          <w:rFonts w:hint="eastAsia" w:ascii="Calibri Light" w:hAnsi="Calibri Light"/>
          <w:color w:val="000000"/>
          <w:sz w:val="28"/>
          <w:szCs w:val="28"/>
        </w:rPr>
        <w:t>多用户共识安全机制</w:t>
      </w:r>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p>
    <w:p>
      <w:pPr>
        <w:numPr>
          <w:ilvl w:val="0"/>
          <w:numId w:val="10"/>
        </w:numPr>
        <w:jc w:val="both"/>
        <w:rPr>
          <w:rFonts w:ascii="宋体" w:hAnsi="宋体" w:cs="宋体"/>
          <w:b/>
          <w:bCs/>
          <w:color w:val="000000"/>
          <w:sz w:val="24"/>
          <w:szCs w:val="24"/>
        </w:rPr>
      </w:pPr>
      <w:r>
        <w:rPr>
          <w:rFonts w:hint="eastAsia" w:ascii="宋体" w:hAnsi="宋体" w:cs="宋体"/>
          <w:b/>
          <w:bCs/>
          <w:color w:val="000000"/>
          <w:sz w:val="24"/>
          <w:szCs w:val="24"/>
        </w:rPr>
        <w:t>由主节点生成一组随机数；</w:t>
      </w:r>
    </w:p>
    <w:p>
      <w:pPr>
        <w:numPr>
          <w:ilvl w:val="0"/>
          <w:numId w:val="10"/>
        </w:numPr>
        <w:jc w:val="both"/>
        <w:rPr>
          <w:rFonts w:ascii="宋体" w:hAnsi="宋体" w:cs="宋体"/>
          <w:b/>
          <w:bCs/>
          <w:color w:val="000000"/>
          <w:sz w:val="24"/>
          <w:szCs w:val="24"/>
        </w:rPr>
      </w:pPr>
      <w:r>
        <w:rPr>
          <w:rFonts w:hint="eastAsia" w:ascii="宋体" w:hAnsi="宋体" w:cs="宋体"/>
          <w:b/>
          <w:bCs/>
          <w:color w:val="000000"/>
          <w:sz w:val="24"/>
          <w:szCs w:val="24"/>
        </w:rPr>
        <w:t>将这组随机数分成</w:t>
      </w:r>
      <w:r>
        <w:rPr>
          <w:rFonts w:ascii="宋体" w:hAnsi="宋体" w:cs="宋体"/>
          <w:b/>
          <w:bCs/>
          <w:color w:val="000000"/>
          <w:sz w:val="24"/>
          <w:szCs w:val="24"/>
        </w:rPr>
        <w:t>N</w:t>
      </w:r>
      <w:r>
        <w:rPr>
          <w:rFonts w:hint="eastAsia" w:ascii="宋体" w:hAnsi="宋体" w:cs="宋体"/>
          <w:b/>
          <w:bCs/>
          <w:color w:val="000000"/>
          <w:sz w:val="24"/>
          <w:szCs w:val="24"/>
        </w:rPr>
        <w:t>部分（</w:t>
      </w:r>
      <w:r>
        <w:rPr>
          <w:rFonts w:ascii="宋体" w:hAnsi="宋体" w:cs="宋体"/>
          <w:b/>
          <w:bCs/>
          <w:color w:val="000000"/>
          <w:sz w:val="24"/>
          <w:szCs w:val="24"/>
        </w:rPr>
        <w:t>N是整数，大于所有用户数的2/3）</w:t>
      </w:r>
      <w:r>
        <w:rPr>
          <w:rFonts w:hint="eastAsia" w:ascii="宋体" w:hAnsi="宋体" w:cs="宋体"/>
          <w:b/>
          <w:bCs/>
          <w:color w:val="000000"/>
          <w:sz w:val="24"/>
          <w:szCs w:val="24"/>
        </w:rPr>
        <w:t>；</w:t>
      </w:r>
    </w:p>
    <w:p>
      <w:pPr>
        <w:numPr>
          <w:ilvl w:val="0"/>
          <w:numId w:val="10"/>
        </w:numPr>
        <w:jc w:val="both"/>
        <w:rPr>
          <w:rFonts w:ascii="宋体" w:hAnsi="宋体" w:cs="宋体"/>
          <w:b/>
          <w:bCs/>
          <w:color w:val="000000"/>
          <w:sz w:val="24"/>
          <w:szCs w:val="24"/>
        </w:rPr>
      </w:pPr>
      <w:r>
        <w:rPr>
          <w:rFonts w:hint="eastAsia" w:ascii="宋体" w:hAnsi="宋体" w:cs="宋体"/>
          <w:b/>
          <w:bCs/>
          <w:color w:val="000000"/>
          <w:sz w:val="24"/>
          <w:szCs w:val="24"/>
        </w:rPr>
        <w:t>分别用</w:t>
      </w:r>
      <w:r>
        <w:rPr>
          <w:rFonts w:ascii="宋体" w:hAnsi="宋体" w:cs="宋体"/>
          <w:b/>
          <w:bCs/>
          <w:color w:val="000000"/>
          <w:sz w:val="24"/>
          <w:szCs w:val="24"/>
        </w:rPr>
        <w:t>N个用户的公钥加密这N部分随机数；</w:t>
      </w:r>
    </w:p>
    <w:p>
      <w:pPr>
        <w:numPr>
          <w:ilvl w:val="0"/>
          <w:numId w:val="10"/>
        </w:numPr>
        <w:jc w:val="both"/>
        <w:rPr>
          <w:rFonts w:ascii="宋体" w:hAnsi="宋体" w:cs="宋体"/>
          <w:b/>
          <w:bCs/>
          <w:color w:val="000000"/>
          <w:sz w:val="24"/>
          <w:szCs w:val="24"/>
        </w:rPr>
      </w:pPr>
      <w:r>
        <w:rPr>
          <w:rFonts w:hint="eastAsia" w:ascii="宋体" w:hAnsi="宋体" w:cs="宋体"/>
          <w:b/>
          <w:bCs/>
          <w:color w:val="000000"/>
          <w:sz w:val="24"/>
          <w:szCs w:val="24"/>
        </w:rPr>
        <w:t>所有用户用自己的私钥解密这组随机数；</w:t>
      </w:r>
    </w:p>
    <w:p>
      <w:pPr>
        <w:numPr>
          <w:ilvl w:val="0"/>
          <w:numId w:val="10"/>
        </w:numPr>
        <w:jc w:val="both"/>
        <w:rPr>
          <w:rFonts w:ascii="宋体" w:hAnsi="宋体" w:cs="宋体"/>
          <w:b/>
          <w:bCs/>
          <w:color w:val="000000"/>
          <w:sz w:val="24"/>
          <w:szCs w:val="24"/>
        </w:rPr>
      </w:pPr>
      <w:r>
        <w:rPr>
          <w:rFonts w:hint="eastAsia" w:ascii="宋体" w:hAnsi="宋体" w:cs="宋体"/>
          <w:b/>
          <w:bCs/>
          <w:color w:val="000000"/>
          <w:sz w:val="24"/>
          <w:szCs w:val="24"/>
        </w:rPr>
        <w:t>当主节点</w:t>
      </w:r>
      <w:r>
        <w:rPr>
          <w:rFonts w:ascii="宋体" w:hAnsi="宋体" w:cs="宋体"/>
          <w:b/>
          <w:bCs/>
          <w:color w:val="000000"/>
          <w:sz w:val="24"/>
          <w:szCs w:val="24"/>
        </w:rPr>
        <w:t>收到所有正确的数据 ，认为此次记账或</w:t>
      </w:r>
      <w:r>
        <w:rPr>
          <w:rFonts w:hint="eastAsia" w:ascii="宋体" w:hAnsi="宋体" w:cs="宋体"/>
          <w:b/>
          <w:bCs/>
          <w:color w:val="000000"/>
          <w:sz w:val="24"/>
          <w:szCs w:val="24"/>
        </w:rPr>
        <w:t>修改</w:t>
      </w:r>
      <w:r>
        <w:rPr>
          <w:rFonts w:ascii="宋体" w:hAnsi="宋体" w:cs="宋体"/>
          <w:b/>
          <w:bCs/>
          <w:color w:val="000000"/>
          <w:sz w:val="24"/>
          <w:szCs w:val="24"/>
        </w:rPr>
        <w:t>有效。</w:t>
      </w:r>
    </w:p>
    <w:p>
      <w:pPr>
        <w:pStyle w:val="3"/>
        <w:rPr>
          <w:color w:val="000000"/>
        </w:rPr>
      </w:pPr>
      <w:bookmarkStart w:id="644" w:name="_Toc486227277"/>
      <w:bookmarkStart w:id="645" w:name="_Toc21049"/>
      <w:bookmarkStart w:id="646" w:name="_Toc484560858"/>
      <w:bookmarkStart w:id="647" w:name="_Toc26297"/>
      <w:bookmarkStart w:id="648" w:name="_Toc3559"/>
      <w:bookmarkStart w:id="649" w:name="_Toc25650"/>
      <w:bookmarkStart w:id="650" w:name="_Toc28313"/>
      <w:bookmarkStart w:id="651" w:name="_Toc23174"/>
      <w:bookmarkStart w:id="652" w:name="_Toc18885"/>
      <w:bookmarkStart w:id="653" w:name="_Toc485064679"/>
      <w:bookmarkStart w:id="654" w:name="_Toc19164"/>
      <w:bookmarkStart w:id="655" w:name="_Toc9614"/>
      <w:bookmarkStart w:id="656" w:name="_Toc7433"/>
      <w:bookmarkStart w:id="657" w:name="_Toc11139"/>
      <w:bookmarkStart w:id="658" w:name="_Toc32323"/>
      <w:bookmarkStart w:id="659" w:name="_Toc3343"/>
      <w:bookmarkStart w:id="660" w:name="_Toc32649"/>
      <w:r>
        <w:rPr>
          <w:rFonts w:hint="eastAsia"/>
          <w:color w:val="000000"/>
        </w:rPr>
        <w:t>2.4 应用场景：</w:t>
      </w:r>
      <w:del w:id="1566" w:author="user" w:date="2017-10-07T11:22:24Z">
        <w:r>
          <w:rPr>
            <w:rFonts w:hint="eastAsia"/>
            <w:color w:val="000000"/>
          </w:rPr>
          <w:delText>WALTON</w:delText>
        </w:r>
      </w:del>
      <w:ins w:id="1567" w:author="user" w:date="2017-10-07T11:22:24Z">
        <w:r>
          <w:rPr>
            <w:rFonts w:hint="eastAsia"/>
            <w:color w:val="000000"/>
            <w:lang w:eastAsia="zh-CN"/>
          </w:rPr>
          <w:t>沃尔顿链</w:t>
        </w:r>
      </w:ins>
      <w:r>
        <w:rPr>
          <w:rFonts w:hint="eastAsia"/>
          <w:color w:val="000000"/>
        </w:rPr>
        <w:t>项目在服装行业的系统解决方案</w:t>
      </w:r>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随着物联网、移动互联、云计算等信息技术的高速发展与大融合，信息智能化管理已成为企业快速成长与完善的关键因素。</w:t>
      </w:r>
      <w:r>
        <w:rPr>
          <w:rFonts w:ascii="宋体" w:hAnsi="宋体" w:cs="宋体"/>
          <w:b/>
          <w:bCs/>
          <w:color w:val="000000"/>
          <w:sz w:val="24"/>
          <w:szCs w:val="24"/>
        </w:rPr>
        <w:t>RFID作为物联网核心技术被广泛应用于智能化仓储物流管理，其中，服装行业单品多，数据量大。使用到RFID标签和上链数量巨大。服装行业便是RFID最有潜力的应用领域之一。</w:t>
      </w:r>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由于服装行业的特殊性和复杂性，导致传统服装行业在物流仓储、分拣业务、门店销售和盘存等环节存在诸多问题。比如：商品规格复杂，品种款式多样，变化快；拆箱动作频繁，堆放杂乱；传统仓储管理生产、库存、分发周转慢；找到需要的货品主要依靠人员经验；出入库量差异程度起伏很大；盘点难度大，工作量大；整箱和单件出入库模式并存；服装串货无法跟踪来源。因此，在每件衣服的吊牌上粘贴、嵌入或者植入</w:t>
      </w:r>
      <w:r>
        <w:rPr>
          <w:rFonts w:ascii="宋体" w:hAnsi="宋体" w:cs="宋体"/>
          <w:b/>
          <w:bCs/>
          <w:color w:val="000000"/>
          <w:sz w:val="24"/>
          <w:szCs w:val="24"/>
        </w:rPr>
        <w:t>RFID标签，就可以提高供应链管理透明度和库存周转率，减少缺货和串货损失，提升门店消费体验满意度，同时对数据进行实时智能分析，收集数据指导服装企业对产品设计、生产和库存进行及时调整。</w:t>
      </w:r>
    </w:p>
    <w:p>
      <w:pPr>
        <w:pStyle w:val="4"/>
        <w:rPr>
          <w:rFonts w:ascii="Calibri Light" w:hAnsi="Calibri Light"/>
          <w:color w:val="000000"/>
          <w:sz w:val="28"/>
          <w:szCs w:val="28"/>
        </w:rPr>
      </w:pPr>
      <w:bookmarkStart w:id="661" w:name="_Toc7789"/>
      <w:bookmarkStart w:id="662" w:name="_Toc7929"/>
      <w:bookmarkStart w:id="663" w:name="_Toc29221"/>
      <w:bookmarkStart w:id="664" w:name="_Toc21275"/>
      <w:bookmarkStart w:id="665" w:name="_Toc22705"/>
      <w:bookmarkStart w:id="666" w:name="_Toc20166"/>
      <w:bookmarkStart w:id="667" w:name="_Toc27886"/>
      <w:bookmarkStart w:id="668" w:name="_Toc833"/>
      <w:bookmarkStart w:id="669" w:name="_Toc484560860"/>
      <w:bookmarkStart w:id="670" w:name="_Toc485064681"/>
      <w:bookmarkStart w:id="671" w:name="_Toc10667"/>
      <w:bookmarkStart w:id="672" w:name="_Toc486227278"/>
      <w:bookmarkStart w:id="673" w:name="_Toc19519"/>
      <w:bookmarkStart w:id="674" w:name="_Toc16014"/>
      <w:bookmarkStart w:id="675" w:name="_Toc5636"/>
      <w:bookmarkStart w:id="676" w:name="_Toc25273"/>
      <w:bookmarkStart w:id="677" w:name="_Toc20597"/>
      <w:r>
        <w:rPr>
          <w:rFonts w:hint="eastAsia" w:ascii="Calibri Light" w:hAnsi="Calibri Light"/>
          <w:color w:val="000000"/>
          <w:sz w:val="28"/>
          <w:szCs w:val="28"/>
        </w:rPr>
        <w:t>2.4.1 传统服装制造困境解析</w:t>
      </w:r>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中国服装行业“十三五”规划明确指出，要加快柔性供应链管理系统和以</w:t>
      </w:r>
      <w:r>
        <w:rPr>
          <w:rFonts w:ascii="宋体" w:hAnsi="宋体" w:cs="宋体"/>
          <w:b/>
          <w:bCs/>
          <w:color w:val="000000"/>
          <w:sz w:val="24"/>
          <w:szCs w:val="24"/>
        </w:rPr>
        <w:t>RFID为核心的智能仓储物流配送系统建设，提高系统功能与企业业务流程再造的适应度，实现各管理系统的无缝连接，推进大数据、“互联网+”等技术的应用，提高经营决策智能化水平，大力推广大规模定制技术及其制造模式，推动服装制造向服务化转型，全面提升行业两化深度融合和综合应用水平。</w:t>
      </w:r>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近几年，服装行业的商品零售总体平稳增长，内销总量扩大，线上渠道快速扩张，线下销售增速降低，内销市场动力不足，出口面临重大困难。服装行业急需加快结构调整与转型升级。</w:t>
      </w:r>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面对增长放缓、总量平稳状况下的“新常态”，传统制造企业受到冲击，倒逼服装制造环节必须升级换代，才能提高服装企业竞争力。服装制造从大批量、少品种、长周期模式向满足小批量、多品种、短交期、定制化的方向发展。</w:t>
      </w:r>
    </w:p>
    <w:p>
      <w:pPr>
        <w:pStyle w:val="4"/>
        <w:rPr>
          <w:rFonts w:ascii="Calibri Light" w:hAnsi="Calibri Light"/>
          <w:color w:val="000000"/>
          <w:sz w:val="28"/>
          <w:szCs w:val="28"/>
        </w:rPr>
      </w:pPr>
      <w:bookmarkStart w:id="678" w:name="_Toc24742"/>
      <w:bookmarkStart w:id="679" w:name="_Toc22582"/>
      <w:bookmarkStart w:id="680" w:name="_Toc25310"/>
      <w:bookmarkStart w:id="681" w:name="_Toc29419"/>
      <w:bookmarkStart w:id="682" w:name="_Toc484560861"/>
      <w:bookmarkStart w:id="683" w:name="_Toc19449"/>
      <w:bookmarkStart w:id="684" w:name="_Toc11055"/>
      <w:bookmarkStart w:id="685" w:name="_Toc18186"/>
      <w:bookmarkStart w:id="686" w:name="_Toc486227279"/>
      <w:bookmarkStart w:id="687" w:name="_Toc485064682"/>
      <w:bookmarkStart w:id="688" w:name="_Toc28545"/>
      <w:bookmarkStart w:id="689" w:name="_Toc9203"/>
      <w:bookmarkStart w:id="690" w:name="_Toc31048"/>
      <w:bookmarkStart w:id="691" w:name="_Toc16103"/>
      <w:bookmarkStart w:id="692" w:name="_Toc5731"/>
      <w:bookmarkStart w:id="693" w:name="_Toc6138"/>
      <w:bookmarkStart w:id="694" w:name="_Toc26119"/>
      <w:r>
        <w:rPr>
          <w:rFonts w:hint="eastAsia" w:ascii="Calibri Light" w:hAnsi="Calibri Light"/>
          <w:color w:val="000000"/>
          <w:sz w:val="28"/>
          <w:szCs w:val="28"/>
        </w:rPr>
        <w:t>2.</w:t>
      </w:r>
      <w:r>
        <w:rPr>
          <w:rFonts w:ascii="Calibri Light" w:hAnsi="Calibri Light"/>
          <w:color w:val="000000"/>
          <w:sz w:val="28"/>
          <w:szCs w:val="28"/>
        </w:rPr>
        <w:t>4</w:t>
      </w:r>
      <w:r>
        <w:rPr>
          <w:rFonts w:hint="eastAsia" w:ascii="Calibri Light" w:hAnsi="Calibri Light"/>
          <w:color w:val="000000"/>
          <w:sz w:val="28"/>
          <w:szCs w:val="28"/>
        </w:rPr>
        <w:t>.2 服装行业智能制造解决方案</w:t>
      </w:r>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p>
    <w:p>
      <w:pPr>
        <w:ind w:firstLine="482" w:firstLineChars="200"/>
        <w:rPr>
          <w:b/>
          <w:bCs/>
          <w:color w:val="000000"/>
        </w:rPr>
      </w:pPr>
      <w:r>
        <w:rPr>
          <w:rFonts w:hint="eastAsia" w:ascii="宋体" w:hAnsi="宋体" w:cs="宋体"/>
          <w:b/>
          <w:bCs/>
          <w:color w:val="000000"/>
          <w:sz w:val="24"/>
          <w:szCs w:val="24"/>
        </w:rPr>
        <w:t>传统服装行业为劳动密集型行业，服装品类多，变化快，行业整体信息化、智能化程度较低，其生产加工流程如图</w:t>
      </w:r>
      <w:r>
        <w:rPr>
          <w:rFonts w:ascii="宋体" w:hAnsi="宋体" w:cs="宋体"/>
          <w:b/>
          <w:bCs/>
          <w:color w:val="000000"/>
          <w:sz w:val="24"/>
          <w:szCs w:val="24"/>
        </w:rPr>
        <w:t>2.11所示。</w:t>
      </w:r>
    </w:p>
    <w:p>
      <w:pPr>
        <w:jc w:val="center"/>
        <w:rPr>
          <w:b/>
          <w:bCs/>
          <w:color w:val="000000"/>
        </w:rPr>
      </w:pPr>
      <w:r>
        <w:rPr>
          <w:b/>
          <w:bCs/>
          <w:color w:val="000000"/>
        </w:rPr>
        <w:drawing>
          <wp:inline distT="0" distB="0" distL="0" distR="0">
            <wp:extent cx="5066030" cy="2152650"/>
            <wp:effectExtent l="0" t="0" r="1270" b="0"/>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noChangeArrowheads="1"/>
                    </pic:cNvPicPr>
                  </pic:nvPicPr>
                  <pic:blipFill>
                    <a:blip r:embed="rId22" cstate="print">
                      <a:clrChange>
                        <a:clrFrom>
                          <a:srgbClr val="FFFFFF"/>
                        </a:clrFrom>
                        <a:clrTo>
                          <a:srgbClr val="FFFFFF">
                            <a:alpha val="0"/>
                          </a:srgbClr>
                        </a:clrTo>
                      </a:clrChange>
                    </a:blip>
                    <a:srcRect/>
                    <a:stretch>
                      <a:fillRect/>
                    </a:stretch>
                  </pic:blipFill>
                  <pic:spPr>
                    <a:xfrm>
                      <a:off x="0" y="0"/>
                      <a:ext cx="5070890" cy="2154959"/>
                    </a:xfrm>
                    <a:prstGeom prst="rect">
                      <a:avLst/>
                    </a:prstGeom>
                    <a:noFill/>
                    <a:ln w="9525">
                      <a:noFill/>
                      <a:miter lim="800000"/>
                      <a:headEnd/>
                      <a:tailEnd/>
                    </a:ln>
                  </pic:spPr>
                </pic:pic>
              </a:graphicData>
            </a:graphic>
          </wp:inline>
        </w:drawing>
      </w:r>
    </w:p>
    <w:p>
      <w:pPr>
        <w:jc w:val="center"/>
        <w:rPr>
          <w:b/>
          <w:bCs/>
          <w:color w:val="000000"/>
        </w:rPr>
      </w:pPr>
      <w:r>
        <w:rPr>
          <w:rFonts w:hint="eastAsia"/>
          <w:b/>
          <w:bCs/>
          <w:color w:val="000000"/>
        </w:rPr>
        <w:t>图</w:t>
      </w:r>
      <w:r>
        <w:rPr>
          <w:b/>
          <w:bCs/>
          <w:color w:val="000000"/>
        </w:rPr>
        <w:t xml:space="preserve">2.11  </w:t>
      </w:r>
      <w:r>
        <w:rPr>
          <w:rFonts w:hint="eastAsia"/>
          <w:b/>
          <w:bCs/>
          <w:color w:val="000000"/>
        </w:rPr>
        <w:t>传统服装生产加工流程示意图</w:t>
      </w:r>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针对以上特点，未来的服装智能工厂为</w:t>
      </w:r>
      <w:r>
        <w:rPr>
          <w:rFonts w:ascii="宋体" w:hAnsi="宋体" w:cs="宋体"/>
          <w:b/>
          <w:bCs/>
          <w:color w:val="000000"/>
          <w:sz w:val="24"/>
          <w:szCs w:val="24"/>
        </w:rPr>
        <w:t>C2M（Customer to Manufactory）定制平台，消费者的需求直接驱动工厂有效供给，如图2.12所示。</w:t>
      </w:r>
    </w:p>
    <w:p>
      <w:pPr>
        <w:rPr>
          <w:b/>
          <w:bCs/>
          <w:color w:val="000000"/>
        </w:rPr>
      </w:pPr>
      <w:r>
        <w:rPr>
          <w:b/>
          <w:bCs/>
          <w:color w:val="000000"/>
        </w:rPr>
        <w:drawing>
          <wp:inline distT="0" distB="0" distL="0" distR="0">
            <wp:extent cx="5363210" cy="2145030"/>
            <wp:effectExtent l="19050" t="0" r="889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23" cstate="print"/>
                    <a:srcRect/>
                    <a:stretch>
                      <a:fillRect/>
                    </a:stretch>
                  </pic:blipFill>
                  <pic:spPr>
                    <a:xfrm>
                      <a:off x="0" y="0"/>
                      <a:ext cx="5363210" cy="2145030"/>
                    </a:xfrm>
                    <a:prstGeom prst="rect">
                      <a:avLst/>
                    </a:prstGeom>
                    <a:noFill/>
                    <a:ln w="9525">
                      <a:noFill/>
                      <a:miter lim="800000"/>
                      <a:headEnd/>
                      <a:tailEnd/>
                    </a:ln>
                  </pic:spPr>
                </pic:pic>
              </a:graphicData>
            </a:graphic>
          </wp:inline>
        </w:drawing>
      </w:r>
    </w:p>
    <w:p>
      <w:pPr>
        <w:jc w:val="center"/>
        <w:rPr>
          <w:b/>
          <w:bCs/>
          <w:color w:val="000000"/>
        </w:rPr>
      </w:pPr>
      <w:r>
        <w:rPr>
          <w:rFonts w:hint="eastAsia"/>
          <w:b/>
          <w:bCs/>
          <w:color w:val="000000"/>
        </w:rPr>
        <w:t>图</w:t>
      </w:r>
      <w:r>
        <w:rPr>
          <w:b/>
          <w:bCs/>
          <w:color w:val="000000"/>
        </w:rPr>
        <w:t xml:space="preserve">2.12  </w:t>
      </w:r>
      <w:r>
        <w:rPr>
          <w:rFonts w:hint="eastAsia"/>
          <w:b/>
          <w:bCs/>
          <w:color w:val="000000"/>
        </w:rPr>
        <w:t>服装智能工厂案例</w:t>
      </w:r>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因此，以数据为生产驱动，网络设计、下单，定制数据传输全部数字化。形成了需求数据采集、将需求转变成生产数据、智能研发和设计、智能化计划排产、智能化自动排版、数据驱动的价值链协同、数据驱动的生产执行、数据驱动的质保体系、数据驱动的物流配送、数据驱动的客服体系及完全数字化客服运营体系。如图</w:t>
      </w:r>
      <w:r>
        <w:rPr>
          <w:rFonts w:ascii="宋体" w:hAnsi="宋体" w:cs="宋体"/>
          <w:b/>
          <w:bCs/>
          <w:color w:val="000000"/>
          <w:sz w:val="24"/>
          <w:szCs w:val="24"/>
        </w:rPr>
        <w:t>2.13所示，基于RFID的智能化生产线，工业化的效率大大提高，生产周期缩短至7个工作日，而且个性化制造成本仅比批量制造高出10%，真正做到了个性化产品的大规模定制，人人都将买得起定制服装。</w:t>
      </w:r>
    </w:p>
    <w:p>
      <w:pPr>
        <w:jc w:val="center"/>
        <w:rPr>
          <w:b/>
          <w:bCs/>
          <w:color w:val="000000"/>
        </w:rPr>
      </w:pPr>
      <w:r>
        <w:rPr>
          <w:b/>
          <w:bCs/>
          <w:color w:val="000000"/>
        </w:rPr>
        <w:drawing>
          <wp:inline distT="0" distB="0" distL="0" distR="0">
            <wp:extent cx="5048250" cy="268605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noChangeArrowheads="1"/>
                    </pic:cNvPicPr>
                  </pic:nvPicPr>
                  <pic:blipFill>
                    <a:blip r:embed="rId24" cstate="print"/>
                    <a:srcRect/>
                    <a:stretch>
                      <a:fillRect/>
                    </a:stretch>
                  </pic:blipFill>
                  <pic:spPr>
                    <a:xfrm>
                      <a:off x="0" y="0"/>
                      <a:ext cx="5048250" cy="2686050"/>
                    </a:xfrm>
                    <a:prstGeom prst="rect">
                      <a:avLst/>
                    </a:prstGeom>
                    <a:noFill/>
                    <a:ln w="9525">
                      <a:noFill/>
                      <a:miter lim="800000"/>
                      <a:headEnd/>
                      <a:tailEnd/>
                    </a:ln>
                  </pic:spPr>
                </pic:pic>
              </a:graphicData>
            </a:graphic>
          </wp:inline>
        </w:drawing>
      </w:r>
    </w:p>
    <w:p>
      <w:pPr>
        <w:jc w:val="center"/>
        <w:rPr>
          <w:b/>
          <w:bCs/>
          <w:color w:val="000000"/>
        </w:rPr>
      </w:pPr>
      <w:r>
        <w:rPr>
          <w:rFonts w:hint="eastAsia"/>
          <w:b/>
          <w:bCs/>
          <w:color w:val="000000"/>
        </w:rPr>
        <w:t>图</w:t>
      </w:r>
      <w:r>
        <w:rPr>
          <w:b/>
          <w:bCs/>
          <w:color w:val="000000"/>
        </w:rPr>
        <w:t xml:space="preserve">2.13  </w:t>
      </w:r>
      <w:r>
        <w:rPr>
          <w:rFonts w:hint="eastAsia"/>
          <w:b/>
          <w:bCs/>
          <w:color w:val="000000"/>
        </w:rPr>
        <w:t>基于</w:t>
      </w:r>
      <w:r>
        <w:rPr>
          <w:b/>
          <w:bCs/>
          <w:color w:val="000000"/>
        </w:rPr>
        <w:t>RFID</w:t>
      </w:r>
      <w:r>
        <w:rPr>
          <w:rFonts w:hint="eastAsia"/>
          <w:b/>
          <w:bCs/>
          <w:color w:val="000000"/>
        </w:rPr>
        <w:t>的智能化生产线结构示意图</w:t>
      </w:r>
    </w:p>
    <w:p>
      <w:pPr>
        <w:pStyle w:val="4"/>
        <w:rPr>
          <w:rFonts w:ascii="Calibri Light" w:hAnsi="Calibri Light"/>
          <w:color w:val="000000"/>
          <w:sz w:val="28"/>
          <w:szCs w:val="28"/>
        </w:rPr>
      </w:pPr>
      <w:bookmarkStart w:id="695" w:name="_Toc19230"/>
      <w:bookmarkStart w:id="696" w:name="_Toc486227280"/>
      <w:bookmarkStart w:id="697" w:name="_Toc8855"/>
      <w:bookmarkStart w:id="698" w:name="_Toc5168"/>
      <w:bookmarkStart w:id="699" w:name="_Toc10164"/>
      <w:bookmarkStart w:id="700" w:name="_Toc16814"/>
      <w:bookmarkStart w:id="701" w:name="_Toc2393"/>
      <w:bookmarkStart w:id="702" w:name="_Toc21940"/>
      <w:bookmarkStart w:id="703" w:name="_Toc31160"/>
      <w:bookmarkStart w:id="704" w:name="_Toc484560862"/>
      <w:bookmarkStart w:id="705" w:name="_Toc2307"/>
      <w:bookmarkStart w:id="706" w:name="_Toc30623"/>
      <w:bookmarkStart w:id="707" w:name="_Toc485064683"/>
      <w:bookmarkStart w:id="708" w:name="_Toc31607"/>
      <w:bookmarkStart w:id="709" w:name="_Toc14673"/>
      <w:bookmarkStart w:id="710" w:name="_Toc1131"/>
      <w:bookmarkStart w:id="711" w:name="_Toc8259"/>
      <w:r>
        <w:rPr>
          <w:rFonts w:hint="eastAsia" w:ascii="Calibri Light" w:hAnsi="Calibri Light"/>
          <w:color w:val="000000"/>
          <w:sz w:val="28"/>
          <w:szCs w:val="28"/>
        </w:rPr>
        <w:t>2.</w:t>
      </w:r>
      <w:r>
        <w:rPr>
          <w:rFonts w:ascii="Calibri Light" w:hAnsi="Calibri Light"/>
          <w:color w:val="000000"/>
          <w:sz w:val="28"/>
          <w:szCs w:val="28"/>
        </w:rPr>
        <w:t>4</w:t>
      </w:r>
      <w:r>
        <w:rPr>
          <w:rFonts w:hint="eastAsia" w:ascii="Calibri Light" w:hAnsi="Calibri Light"/>
          <w:color w:val="000000"/>
          <w:sz w:val="28"/>
          <w:szCs w:val="28"/>
        </w:rPr>
        <w:t>.3 服装行业智慧物流仓储解决方案</w:t>
      </w:r>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服装行业物流特点具有如下的特点，物流管理对象多样、品牌多、种类多、</w:t>
      </w:r>
      <w:r>
        <w:rPr>
          <w:rFonts w:ascii="宋体" w:hAnsi="宋体" w:cs="宋体"/>
          <w:b/>
          <w:bCs/>
          <w:color w:val="000000"/>
          <w:sz w:val="24"/>
          <w:szCs w:val="24"/>
        </w:rPr>
        <w:t xml:space="preserve">SKU（Stock Keeping Unit </w:t>
      </w:r>
      <w:r>
        <w:rPr>
          <w:rFonts w:hint="eastAsia" w:ascii="宋体" w:hAnsi="宋体" w:cs="宋体"/>
          <w:b/>
          <w:bCs/>
          <w:color w:val="000000"/>
          <w:sz w:val="24"/>
          <w:szCs w:val="24"/>
        </w:rPr>
        <w:t>库存量单位）多；销售模式多样化，物流渠道复杂，一般包括“线上</w:t>
      </w:r>
      <w:r>
        <w:rPr>
          <w:rFonts w:ascii="宋体" w:hAnsi="宋体" w:cs="宋体"/>
          <w:b/>
          <w:bCs/>
          <w:color w:val="000000"/>
          <w:sz w:val="24"/>
          <w:szCs w:val="24"/>
        </w:rPr>
        <w:t>+线下”的模式</w:t>
      </w:r>
      <w:r>
        <w:rPr>
          <w:rFonts w:hint="eastAsia" w:ascii="宋体" w:hAnsi="宋体" w:cs="宋体"/>
          <w:b/>
          <w:bCs/>
          <w:color w:val="000000"/>
          <w:sz w:val="24"/>
          <w:szCs w:val="24"/>
        </w:rPr>
        <w:t>、</w:t>
      </w:r>
      <w:r>
        <w:rPr>
          <w:rFonts w:ascii="宋体" w:hAnsi="宋体" w:cs="宋体"/>
          <w:b/>
          <w:bCs/>
          <w:color w:val="000000"/>
          <w:sz w:val="24"/>
          <w:szCs w:val="24"/>
        </w:rPr>
        <w:t>“直营+加盟+代理”的模式；产品季节性强，要求物流快速反应，产品分为：春、夏、秋、冬，产品生命周期短，通常为2-3个月。库存控制困难，产销链条长，环节多，库存多为多级分段式库存，通常包括厂家库存、总部库存+渠道库存；物流配送为多段式网络，包括总部物流配送、分公司物流配送、代理商物流配送。</w:t>
      </w:r>
    </w:p>
    <w:p>
      <w:pPr>
        <w:ind w:firstLine="482" w:firstLineChars="200"/>
        <w:jc w:val="both"/>
        <w:rPr>
          <w:b/>
          <w:bCs/>
          <w:color w:val="000000"/>
        </w:rPr>
      </w:pPr>
      <w:r>
        <w:rPr>
          <w:rFonts w:hint="eastAsia" w:ascii="宋体" w:hAnsi="宋体" w:cs="宋体"/>
          <w:b/>
          <w:bCs/>
          <w:color w:val="000000"/>
          <w:sz w:val="24"/>
          <w:szCs w:val="24"/>
        </w:rPr>
        <w:t>服装物流网络为三级分离式，存在多种物流通路并存的状态，通常为工厂</w:t>
      </w:r>
      <w:r>
        <w:rPr>
          <w:rFonts w:ascii="宋体" w:hAnsi="宋体" w:cs="宋体"/>
          <w:b/>
          <w:bCs/>
          <w:color w:val="000000"/>
          <w:sz w:val="24"/>
          <w:szCs w:val="24"/>
        </w:rPr>
        <w:t>+总部+分公司，原辅料物流+成品分拨+终端配送的模式。业态包括：批发、零售、电子商务、团购；产品包括：各品牌不同的物流渠道。物流存在的问题如下：物流渠道长，总体物流渠道为工厂仓——总部仓——分公司仓——门店或者工厂仓——总部仓——代理商／经销商仓。供应链库存高，仓储效率低，库存点多，储存周期通常为180天，仓储管理方式和手段落后。多段式运输，管理复杂化，运输方式包括集货运输——工厂负责、分拨运输——总部，配送运输——分公司／代理商等方式。针对以上物流行业的特点，我们提出了如图2.14所示的智慧仓储解决方案。</w:t>
      </w:r>
    </w:p>
    <w:p>
      <w:pPr>
        <w:jc w:val="center"/>
        <w:rPr>
          <w:b/>
          <w:bCs/>
          <w:color w:val="000000"/>
        </w:rPr>
      </w:pPr>
      <w:r>
        <w:rPr>
          <w:b/>
          <w:bCs/>
          <w:color w:val="000000"/>
        </w:rPr>
        <w:drawing>
          <wp:inline distT="0" distB="0" distL="0" distR="0">
            <wp:extent cx="4079875" cy="2078355"/>
            <wp:effectExtent l="0" t="0" r="15875" b="1714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noChangeArrowheads="1"/>
                    </pic:cNvPicPr>
                  </pic:nvPicPr>
                  <pic:blipFill>
                    <a:blip r:embed="rId25" cstate="print"/>
                    <a:srcRect/>
                    <a:stretch>
                      <a:fillRect/>
                    </a:stretch>
                  </pic:blipFill>
                  <pic:spPr>
                    <a:xfrm>
                      <a:off x="0" y="0"/>
                      <a:ext cx="4079875" cy="2078355"/>
                    </a:xfrm>
                    <a:prstGeom prst="rect">
                      <a:avLst/>
                    </a:prstGeom>
                    <a:noFill/>
                    <a:ln w="9525">
                      <a:noFill/>
                      <a:miter lim="800000"/>
                      <a:headEnd/>
                      <a:tailEnd/>
                    </a:ln>
                    <a:effectLst/>
                  </pic:spPr>
                </pic:pic>
              </a:graphicData>
            </a:graphic>
          </wp:inline>
        </w:drawing>
      </w:r>
    </w:p>
    <w:p>
      <w:pPr>
        <w:jc w:val="center"/>
        <w:rPr>
          <w:b/>
          <w:bCs/>
          <w:color w:val="000000"/>
        </w:rPr>
      </w:pPr>
      <w:r>
        <w:rPr>
          <w:rFonts w:hint="eastAsia"/>
          <w:b/>
          <w:bCs/>
          <w:color w:val="000000"/>
        </w:rPr>
        <w:t>图</w:t>
      </w:r>
      <w:r>
        <w:rPr>
          <w:b/>
          <w:bCs/>
          <w:color w:val="000000"/>
        </w:rPr>
        <w:t xml:space="preserve">2.14  </w:t>
      </w:r>
      <w:r>
        <w:rPr>
          <w:rFonts w:hint="eastAsia"/>
          <w:b/>
          <w:bCs/>
          <w:color w:val="000000"/>
        </w:rPr>
        <w:t>智慧仓储解决方案</w:t>
      </w:r>
    </w:p>
    <w:p>
      <w:pPr>
        <w:pStyle w:val="4"/>
        <w:rPr>
          <w:rFonts w:ascii="Calibri Light" w:hAnsi="Calibri Light"/>
          <w:color w:val="000000"/>
          <w:sz w:val="28"/>
          <w:szCs w:val="28"/>
        </w:rPr>
      </w:pPr>
      <w:bookmarkStart w:id="712" w:name="_Toc10539"/>
      <w:bookmarkStart w:id="713" w:name="_Toc20592"/>
      <w:bookmarkStart w:id="714" w:name="_Toc27533"/>
      <w:bookmarkStart w:id="715" w:name="_Toc27893"/>
      <w:bookmarkStart w:id="716" w:name="_Toc23444"/>
      <w:bookmarkStart w:id="717" w:name="_Toc6967"/>
      <w:bookmarkStart w:id="718" w:name="_Toc485064684"/>
      <w:bookmarkStart w:id="719" w:name="_Toc486227281"/>
      <w:bookmarkStart w:id="720" w:name="_Toc17283"/>
      <w:bookmarkStart w:id="721" w:name="_Toc484560863"/>
      <w:bookmarkStart w:id="722" w:name="_Toc7620"/>
      <w:bookmarkStart w:id="723" w:name="_Toc1530"/>
      <w:bookmarkStart w:id="724" w:name="_Toc26680"/>
      <w:bookmarkStart w:id="725" w:name="_Toc10350"/>
      <w:bookmarkStart w:id="726" w:name="_Toc28159"/>
      <w:bookmarkStart w:id="727" w:name="_Toc19885"/>
      <w:bookmarkStart w:id="728" w:name="_Toc1255"/>
      <w:r>
        <w:rPr>
          <w:rFonts w:hint="eastAsia" w:ascii="Calibri Light" w:hAnsi="Calibri Light"/>
          <w:color w:val="000000"/>
          <w:sz w:val="28"/>
          <w:szCs w:val="28"/>
        </w:rPr>
        <w:t>2.</w:t>
      </w:r>
      <w:r>
        <w:rPr>
          <w:rFonts w:ascii="Calibri Light" w:hAnsi="Calibri Light"/>
          <w:color w:val="000000"/>
          <w:sz w:val="28"/>
          <w:szCs w:val="28"/>
        </w:rPr>
        <w:t>4</w:t>
      </w:r>
      <w:r>
        <w:rPr>
          <w:rFonts w:hint="eastAsia" w:ascii="Calibri Light" w:hAnsi="Calibri Light"/>
          <w:color w:val="000000"/>
          <w:sz w:val="28"/>
          <w:szCs w:val="28"/>
        </w:rPr>
        <w:t>.4 服装行业智慧门店解决方案</w:t>
      </w:r>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图</w:t>
      </w:r>
      <w:r>
        <w:rPr>
          <w:rFonts w:ascii="宋体" w:hAnsi="宋体" w:cs="宋体"/>
          <w:b/>
          <w:bCs/>
          <w:color w:val="000000"/>
          <w:sz w:val="24"/>
          <w:szCs w:val="24"/>
        </w:rPr>
        <w:t>2.15为智慧门店的功能场景示意图。在进货端，货物进入门店前，RFID手持机批量读取服装吊牌上标签数据，比对入库单，核对货物数量、型号，人工干预纠错，</w:t>
      </w:r>
    </w:p>
    <w:p>
      <w:pPr>
        <w:jc w:val="center"/>
        <w:rPr>
          <w:b/>
          <w:bCs/>
          <w:color w:val="000000"/>
        </w:rPr>
      </w:pPr>
      <w:r>
        <w:rPr>
          <w:b/>
          <w:bCs/>
          <w:color w:val="000000"/>
        </w:rPr>
        <w:drawing>
          <wp:inline distT="0" distB="0" distL="0" distR="0">
            <wp:extent cx="4648200" cy="2933700"/>
            <wp:effectExtent l="0" t="0" r="0" b="0"/>
            <wp:docPr id="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pic:cNvPicPr>
                      <a:picLocks noChangeAspect="1" noChangeArrowheads="1"/>
                    </pic:cNvPicPr>
                  </pic:nvPicPr>
                  <pic:blipFill>
                    <a:blip r:embed="rId26" cstate="print"/>
                    <a:srcRect/>
                    <a:stretch>
                      <a:fillRect/>
                    </a:stretch>
                  </pic:blipFill>
                  <pic:spPr>
                    <a:xfrm>
                      <a:off x="0" y="0"/>
                      <a:ext cx="4648200" cy="2933700"/>
                    </a:xfrm>
                    <a:prstGeom prst="rect">
                      <a:avLst/>
                    </a:prstGeom>
                    <a:noFill/>
                    <a:ln w="9525">
                      <a:noFill/>
                      <a:miter lim="800000"/>
                      <a:headEnd/>
                      <a:tailEnd/>
                    </a:ln>
                    <a:effectLst/>
                  </pic:spPr>
                </pic:pic>
              </a:graphicData>
            </a:graphic>
          </wp:inline>
        </w:drawing>
      </w:r>
    </w:p>
    <w:p>
      <w:pPr>
        <w:jc w:val="center"/>
        <w:rPr>
          <w:b/>
          <w:bCs/>
          <w:color w:val="000000"/>
        </w:rPr>
      </w:pPr>
      <w:r>
        <w:rPr>
          <w:rFonts w:hint="eastAsia"/>
          <w:b/>
          <w:bCs/>
          <w:color w:val="000000"/>
        </w:rPr>
        <w:t>图</w:t>
      </w:r>
      <w:r>
        <w:rPr>
          <w:b/>
          <w:bCs/>
          <w:color w:val="000000"/>
        </w:rPr>
        <w:t xml:space="preserve">2.15  </w:t>
      </w:r>
      <w:r>
        <w:rPr>
          <w:rFonts w:hint="eastAsia"/>
          <w:b/>
          <w:bCs/>
          <w:color w:val="000000"/>
        </w:rPr>
        <w:t>智慧门店的功能场景示意图</w:t>
      </w:r>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具体的特殊功能如下。</w:t>
      </w:r>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快速盘点功能：手持机收集服装标签信息传至后台服务器进行数据比对，差异信息实时显示在手持机上，人工核对，盘点信息通过手持机更新至后台服务器。</w:t>
      </w:r>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快速查找功能：</w:t>
      </w:r>
      <w:r>
        <w:rPr>
          <w:rFonts w:ascii="宋体" w:hAnsi="宋体" w:cs="宋体"/>
          <w:b/>
          <w:bCs/>
          <w:color w:val="000000"/>
          <w:sz w:val="24"/>
          <w:szCs w:val="24"/>
        </w:rPr>
        <w:t>RFID手持机输入待查找货物标签信息，开启查找模式，依据读取信号强弱产生的声音快速定位货物具体位置。</w:t>
      </w:r>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智能衣架功能：顾客拿起智能衣架上衣服，智能衣架自动识别顾客手中服装标签，触摸屏及时显示该款衣服所有信息，并同时录入后台服务器，经由分析软件自行统计，可获取每个时段统计报表供管理者查看。</w:t>
      </w:r>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智能试衣间功能：顾客拿起衣服走进试衣间，智能试衣间自动识别顾客手中服装标签，触摸屏及时显示该款衣服所有信息，并同时录入后台服务器，经由分析软件自行统计，管理者可任意时段获取统计报表（小时</w:t>
      </w:r>
      <w:r>
        <w:rPr>
          <w:rFonts w:ascii="宋体" w:hAnsi="宋体" w:cs="宋体"/>
          <w:b/>
          <w:bCs/>
          <w:color w:val="000000"/>
          <w:sz w:val="24"/>
          <w:szCs w:val="24"/>
        </w:rPr>
        <w:t>~月）。根据试穿率预估生产计划与服装热款设计。</w:t>
      </w:r>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快速收银功能：利用</w:t>
      </w:r>
      <w:r>
        <w:rPr>
          <w:rFonts w:ascii="宋体" w:hAnsi="宋体" w:cs="宋体"/>
          <w:b/>
          <w:bCs/>
          <w:color w:val="000000"/>
          <w:sz w:val="24"/>
          <w:szCs w:val="24"/>
        </w:rPr>
        <w:t>RFID自动识别目标信息，只需在接受器的作用范围内就可以一次读取多个标签，实现对多个货物的同时识别，提高收银速度，提升客户满意度。</w:t>
      </w:r>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智能试衣间如图</w:t>
      </w:r>
      <w:r>
        <w:rPr>
          <w:rFonts w:ascii="宋体" w:hAnsi="宋体" w:cs="宋体"/>
          <w:b/>
          <w:bCs/>
          <w:color w:val="000000"/>
          <w:sz w:val="24"/>
          <w:szCs w:val="24"/>
        </w:rPr>
        <w:t xml:space="preserve">2.16所示，图标中1-2. </w:t>
      </w:r>
      <w:r>
        <w:rPr>
          <w:rFonts w:hint="eastAsia" w:ascii="宋体" w:hAnsi="宋体" w:cs="宋体"/>
          <w:b/>
          <w:bCs/>
          <w:color w:val="000000"/>
          <w:sz w:val="24"/>
          <w:szCs w:val="24"/>
        </w:rPr>
        <w:t>读取衣服标签，数据传输至服务台，图标</w:t>
      </w:r>
      <w:r>
        <w:rPr>
          <w:rFonts w:ascii="宋体" w:hAnsi="宋体" w:cs="宋体"/>
          <w:b/>
          <w:bCs/>
          <w:color w:val="000000"/>
          <w:sz w:val="24"/>
          <w:szCs w:val="24"/>
        </w:rPr>
        <w:t xml:space="preserve">3. </w:t>
      </w:r>
      <w:r>
        <w:rPr>
          <w:rFonts w:hint="eastAsia" w:ascii="宋体" w:hAnsi="宋体" w:cs="宋体"/>
          <w:b/>
          <w:bCs/>
          <w:color w:val="000000"/>
          <w:sz w:val="24"/>
          <w:szCs w:val="24"/>
        </w:rPr>
        <w:t>服务台推送搭配信息至搭配系统供选择，图标</w:t>
      </w:r>
      <w:r>
        <w:rPr>
          <w:rFonts w:ascii="宋体" w:hAnsi="宋体" w:cs="宋体"/>
          <w:b/>
          <w:bCs/>
          <w:color w:val="000000"/>
          <w:sz w:val="24"/>
          <w:szCs w:val="24"/>
        </w:rPr>
        <w:t xml:space="preserve">4-5. </w:t>
      </w:r>
      <w:r>
        <w:rPr>
          <w:rFonts w:hint="eastAsia" w:ascii="宋体" w:hAnsi="宋体" w:cs="宋体"/>
          <w:b/>
          <w:bCs/>
          <w:color w:val="000000"/>
          <w:sz w:val="24"/>
          <w:szCs w:val="24"/>
        </w:rPr>
        <w:t>客户选择试穿货品，并告知服务台，图标</w:t>
      </w:r>
      <w:r>
        <w:rPr>
          <w:rFonts w:ascii="宋体" w:hAnsi="宋体" w:cs="宋体"/>
          <w:b/>
          <w:bCs/>
          <w:color w:val="000000"/>
          <w:sz w:val="24"/>
          <w:szCs w:val="24"/>
        </w:rPr>
        <w:t xml:space="preserve">6-7. </w:t>
      </w:r>
      <w:r>
        <w:rPr>
          <w:rFonts w:hint="eastAsia" w:ascii="宋体" w:hAnsi="宋体" w:cs="宋体"/>
          <w:b/>
          <w:bCs/>
          <w:color w:val="000000"/>
          <w:sz w:val="24"/>
          <w:szCs w:val="24"/>
        </w:rPr>
        <w:t>手持机快速找货，并送至顾客手中。</w:t>
      </w:r>
    </w:p>
    <w:p>
      <w:pPr>
        <w:jc w:val="center"/>
        <w:rPr>
          <w:b/>
          <w:bCs/>
          <w:color w:val="000000"/>
        </w:rPr>
      </w:pPr>
      <w:r>
        <w:rPr>
          <w:b/>
          <w:bCs/>
          <w:color w:val="000000"/>
        </w:rPr>
        <w:drawing>
          <wp:inline distT="0" distB="0" distL="0" distR="0">
            <wp:extent cx="4443730" cy="3272155"/>
            <wp:effectExtent l="0" t="0" r="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noChangeArrowheads="1"/>
                    </pic:cNvPicPr>
                  </pic:nvPicPr>
                  <pic:blipFill>
                    <a:blip r:embed="rId27" cstate="print"/>
                    <a:srcRect/>
                    <a:stretch>
                      <a:fillRect/>
                    </a:stretch>
                  </pic:blipFill>
                  <pic:spPr>
                    <a:xfrm>
                      <a:off x="0" y="0"/>
                      <a:ext cx="4443730" cy="3272155"/>
                    </a:xfrm>
                    <a:prstGeom prst="rect">
                      <a:avLst/>
                    </a:prstGeom>
                    <a:noFill/>
                    <a:ln w="9525">
                      <a:noFill/>
                      <a:miter lim="800000"/>
                      <a:headEnd/>
                      <a:tailEnd/>
                    </a:ln>
                    <a:effectLst/>
                  </pic:spPr>
                </pic:pic>
              </a:graphicData>
            </a:graphic>
          </wp:inline>
        </w:drawing>
      </w:r>
    </w:p>
    <w:p>
      <w:pPr>
        <w:jc w:val="center"/>
        <w:rPr>
          <w:b/>
          <w:bCs/>
          <w:color w:val="000000"/>
        </w:rPr>
      </w:pPr>
      <w:r>
        <w:rPr>
          <w:rFonts w:hint="eastAsia"/>
          <w:b/>
          <w:bCs/>
          <w:color w:val="000000"/>
        </w:rPr>
        <w:t>图</w:t>
      </w:r>
      <w:r>
        <w:rPr>
          <w:b/>
          <w:bCs/>
          <w:color w:val="000000"/>
        </w:rPr>
        <w:t xml:space="preserve">2.16  </w:t>
      </w:r>
      <w:r>
        <w:rPr>
          <w:rFonts w:hint="eastAsia"/>
          <w:b/>
          <w:bCs/>
          <w:color w:val="000000"/>
        </w:rPr>
        <w:t>智能试衣间功能场景示意图</w:t>
      </w:r>
    </w:p>
    <w:p>
      <w:pPr>
        <w:ind w:firstLine="482" w:firstLineChars="200"/>
        <w:jc w:val="both"/>
        <w:rPr>
          <w:rFonts w:hint="eastAsia" w:ascii="宋体" w:hAnsi="宋体" w:cs="宋体"/>
          <w:b/>
          <w:bCs/>
          <w:color w:val="000000"/>
          <w:sz w:val="24"/>
          <w:szCs w:val="24"/>
        </w:rPr>
      </w:pPr>
      <w:del w:id="1568" w:author="user" w:date="2017-10-07T11:10:30Z">
        <w:r>
          <w:rPr>
            <w:rFonts w:hint="eastAsia" w:ascii="宋体" w:hAnsi="宋体" w:cs="宋体"/>
            <w:b/>
            <w:bCs/>
            <w:color w:val="000000"/>
            <w:sz w:val="24"/>
            <w:szCs w:val="24"/>
          </w:rPr>
          <w:delText>沃尔顿团队</w:delText>
        </w:r>
      </w:del>
      <w:ins w:id="1569" w:author="user" w:date="2017-10-07T11:10:30Z">
        <w:r>
          <w:rPr>
            <w:rFonts w:hint="eastAsia" w:ascii="宋体" w:hAnsi="宋体" w:cs="宋体"/>
            <w:b/>
            <w:bCs/>
            <w:color w:val="000000"/>
            <w:sz w:val="24"/>
            <w:szCs w:val="24"/>
            <w:lang w:eastAsia="zh-CN"/>
          </w:rPr>
          <w:t>沃尔顿链团队</w:t>
        </w:r>
      </w:ins>
      <w:r>
        <w:rPr>
          <w:rFonts w:hint="eastAsia" w:ascii="宋体" w:hAnsi="宋体" w:cs="宋体"/>
          <w:b/>
          <w:bCs/>
          <w:color w:val="000000"/>
          <w:sz w:val="24"/>
          <w:szCs w:val="24"/>
        </w:rPr>
        <w:t>开发的基于区块链技术的</w:t>
      </w:r>
      <w:r>
        <w:rPr>
          <w:rFonts w:ascii="宋体" w:hAnsi="宋体" w:cs="宋体"/>
          <w:b/>
          <w:bCs/>
          <w:color w:val="000000"/>
          <w:sz w:val="24"/>
          <w:szCs w:val="24"/>
        </w:rPr>
        <w:t>RFID系统解决方案，服装终端客户可以通过条码或者RFID标签，在区块链系统上识读到每款单品服装从辅料、面料用料、生产过程、物流配送和门店环节全系统信息。对服装品牌公司来说，可以实现不可篡改的可信任的防伪溯源功能，一旦发现问题，能够根据溯源进行有效地控制和召回，从源头上保障消费者的合法权益。</w:t>
      </w:r>
      <w:r>
        <w:rPr>
          <w:rFonts w:hint="eastAsia" w:ascii="宋体" w:hAnsi="宋体" w:cs="宋体"/>
          <w:b/>
          <w:bCs/>
          <w:color w:val="000000"/>
          <w:sz w:val="24"/>
          <w:szCs w:val="24"/>
        </w:rPr>
        <w:t>提高消费者对品牌的信任度和忠诚度，提高品牌的影响力和价值。对消费者来说，可以放心购买自己喜欢的产品，提升购物体验，提高消费的满意度。</w:t>
      </w:r>
    </w:p>
    <w:p>
      <w:pPr>
        <w:ind w:firstLine="482" w:firstLineChars="200"/>
        <w:jc w:val="both"/>
        <w:rPr>
          <w:rFonts w:hint="eastAsia" w:ascii="宋体" w:hAnsi="宋体" w:cs="宋体"/>
          <w:b/>
          <w:bCs/>
          <w:color w:val="000000"/>
          <w:sz w:val="24"/>
          <w:szCs w:val="24"/>
        </w:rPr>
      </w:pPr>
      <w:r>
        <w:rPr>
          <w:rFonts w:hint="eastAsia" w:ascii="宋体" w:hAnsi="宋体" w:cs="宋体"/>
          <w:b/>
          <w:bCs/>
          <w:color w:val="000000"/>
          <w:sz w:val="24"/>
          <w:szCs w:val="24"/>
        </w:rPr>
        <w:br w:type="page"/>
      </w:r>
    </w:p>
    <w:p>
      <w:pPr>
        <w:pStyle w:val="2"/>
        <w:jc w:val="center"/>
        <w:rPr>
          <w:color w:val="000000"/>
        </w:rPr>
      </w:pPr>
      <w:bookmarkStart w:id="729" w:name="_Toc484560873"/>
      <w:bookmarkStart w:id="730" w:name="_Toc9021"/>
      <w:bookmarkStart w:id="731" w:name="_Toc20362"/>
      <w:bookmarkStart w:id="732" w:name="_Toc7972"/>
      <w:bookmarkStart w:id="733" w:name="_Toc31336"/>
      <w:bookmarkStart w:id="734" w:name="_Toc3450"/>
      <w:bookmarkStart w:id="735" w:name="_Toc14940"/>
      <w:bookmarkStart w:id="736" w:name="_Toc22480"/>
      <w:bookmarkStart w:id="737" w:name="_Toc486227282"/>
      <w:bookmarkStart w:id="738" w:name="_Toc17205"/>
      <w:bookmarkStart w:id="739" w:name="_Toc27265"/>
      <w:bookmarkStart w:id="740" w:name="_Toc23756"/>
      <w:bookmarkStart w:id="741" w:name="_Toc23437"/>
      <w:bookmarkStart w:id="742" w:name="_Toc3017"/>
      <w:bookmarkStart w:id="743" w:name="_Toc27795"/>
      <w:bookmarkStart w:id="744" w:name="_Toc20584"/>
      <w:r>
        <w:rPr>
          <w:rFonts w:hint="eastAsia"/>
          <w:color w:val="000000"/>
        </w:rPr>
        <w:t>第三部分 未来</w:t>
      </w:r>
      <w:bookmarkEnd w:id="729"/>
      <w:bookmarkEnd w:id="730"/>
      <w:bookmarkEnd w:id="731"/>
      <w:bookmarkEnd w:id="732"/>
      <w:bookmarkEnd w:id="733"/>
      <w:bookmarkEnd w:id="734"/>
      <w:bookmarkEnd w:id="735"/>
      <w:r>
        <w:rPr>
          <w:rFonts w:hint="eastAsia"/>
          <w:color w:val="000000"/>
        </w:rPr>
        <w:t>——价值物联网改变世界</w:t>
      </w:r>
      <w:bookmarkEnd w:id="736"/>
      <w:bookmarkEnd w:id="737"/>
      <w:bookmarkEnd w:id="738"/>
      <w:bookmarkEnd w:id="739"/>
      <w:bookmarkEnd w:id="740"/>
      <w:bookmarkEnd w:id="741"/>
      <w:bookmarkEnd w:id="742"/>
      <w:bookmarkEnd w:id="743"/>
      <w:bookmarkEnd w:id="744"/>
    </w:p>
    <w:p>
      <w:pPr>
        <w:pStyle w:val="3"/>
      </w:pPr>
      <w:bookmarkStart w:id="745" w:name="_Toc486227283"/>
      <w:bookmarkStart w:id="746" w:name="_Toc29461"/>
      <w:bookmarkStart w:id="747" w:name="_Toc14946"/>
      <w:bookmarkStart w:id="748" w:name="_Toc24448"/>
      <w:bookmarkStart w:id="749" w:name="_Toc31127"/>
      <w:bookmarkStart w:id="750" w:name="_Toc2452"/>
      <w:bookmarkStart w:id="751" w:name="_Toc12632"/>
      <w:bookmarkStart w:id="752" w:name="_Toc27792"/>
      <w:bookmarkStart w:id="753" w:name="_Toc10060"/>
      <w:bookmarkStart w:id="754" w:name="_Toc15602"/>
      <w:bookmarkStart w:id="755" w:name="_Toc484560874"/>
      <w:bookmarkStart w:id="756" w:name="_Toc29081"/>
      <w:bookmarkStart w:id="757" w:name="_Toc16620"/>
      <w:bookmarkStart w:id="758" w:name="_Toc27179"/>
      <w:bookmarkStart w:id="759" w:name="_Toc2325"/>
      <w:bookmarkStart w:id="760" w:name="_Toc31726"/>
      <w:r>
        <w:rPr>
          <w:rFonts w:hint="eastAsia"/>
        </w:rPr>
        <w:t>3.1</w:t>
      </w:r>
      <w:r>
        <w:t xml:space="preserve"> </w:t>
      </w:r>
      <w:del w:id="1570" w:author="user" w:date="2017-10-07T11:11:24Z">
        <w:r>
          <w:rPr>
            <w:rFonts w:hint="eastAsia"/>
          </w:rPr>
          <w:delText>沃尔顿项目</w:delText>
        </w:r>
      </w:del>
      <w:ins w:id="1571" w:author="user" w:date="2017-10-07T11:11:24Z">
        <w:r>
          <w:rPr>
            <w:rFonts w:hint="eastAsia"/>
            <w:lang w:eastAsia="zh-CN"/>
          </w:rPr>
          <w:t>沃尔顿链项目</w:t>
        </w:r>
      </w:ins>
      <w:r>
        <w:rPr>
          <w:rFonts w:hint="eastAsia"/>
        </w:rPr>
        <w:t>阶段性规划</w:t>
      </w:r>
      <w:bookmarkEnd w:id="745"/>
      <w:bookmarkEnd w:id="746"/>
      <w:bookmarkEnd w:id="747"/>
      <w:bookmarkEnd w:id="748"/>
      <w:bookmarkEnd w:id="749"/>
      <w:bookmarkEnd w:id="750"/>
      <w:bookmarkEnd w:id="751"/>
      <w:bookmarkEnd w:id="752"/>
      <w:bookmarkEnd w:id="753"/>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如上所述，实现价值物联网将打造现有商业的全新生态，这基于区块链与物联网的有机融合。推进区块链技术由互联网向物联网贯通，打造真实可信、可溯源、数据完全共享、信息完全透明的商业模式，依赖于</w:t>
      </w:r>
      <w:r>
        <w:rPr>
          <w:rFonts w:ascii="宋体" w:hAnsi="宋体" w:cs="宋体"/>
          <w:b/>
          <w:bCs/>
          <w:color w:val="000000"/>
          <w:sz w:val="24"/>
          <w:szCs w:val="24"/>
        </w:rPr>
        <w:t>RFID技术与</w:t>
      </w:r>
      <w:del w:id="1572" w:author="user" w:date="2017-10-07T11:24:52Z">
        <w:r>
          <w:rPr>
            <w:rFonts w:ascii="宋体" w:hAnsi="宋体" w:cs="宋体"/>
            <w:b/>
            <w:bCs/>
            <w:color w:val="000000"/>
            <w:sz w:val="24"/>
            <w:szCs w:val="24"/>
          </w:rPr>
          <w:delText>Waltonchain</w:delText>
        </w:r>
      </w:del>
      <w:ins w:id="1573" w:author="user" w:date="2017-10-07T11:24:52Z">
        <w:r>
          <w:rPr>
            <w:rFonts w:hint="eastAsia" w:ascii="宋体" w:hAnsi="宋体" w:cs="宋体"/>
            <w:b/>
            <w:bCs/>
            <w:color w:val="000000"/>
            <w:sz w:val="24"/>
            <w:szCs w:val="24"/>
            <w:lang w:eastAsia="zh-CN"/>
          </w:rPr>
          <w:t>沃尔顿链</w:t>
        </w:r>
      </w:ins>
      <w:r>
        <w:rPr>
          <w:rFonts w:ascii="宋体" w:hAnsi="宋体" w:cs="宋体"/>
          <w:b/>
          <w:bCs/>
          <w:color w:val="000000"/>
          <w:sz w:val="24"/>
          <w:szCs w:val="24"/>
        </w:rPr>
        <w:t>的结合。</w:t>
      </w:r>
      <w:del w:id="1574" w:author="user" w:date="2017-10-07T11:22:30Z">
        <w:r>
          <w:rPr>
            <w:rFonts w:ascii="宋体" w:hAnsi="宋体" w:cs="宋体"/>
            <w:b/>
            <w:bCs/>
            <w:color w:val="000000"/>
            <w:sz w:val="24"/>
            <w:szCs w:val="24"/>
          </w:rPr>
          <w:delText>Walton</w:delText>
        </w:r>
      </w:del>
      <w:ins w:id="1575" w:author="user" w:date="2017-10-07T11:22:30Z">
        <w:r>
          <w:rPr>
            <w:rFonts w:hint="eastAsia" w:ascii="宋体" w:hAnsi="宋体" w:cs="宋体"/>
            <w:b/>
            <w:bCs/>
            <w:color w:val="000000"/>
            <w:sz w:val="24"/>
            <w:szCs w:val="24"/>
            <w:lang w:eastAsia="zh-CN"/>
          </w:rPr>
          <w:t>沃尔顿链</w:t>
        </w:r>
      </w:ins>
      <w:r>
        <w:rPr>
          <w:rFonts w:ascii="宋体" w:hAnsi="宋体" w:cs="宋体"/>
          <w:b/>
          <w:bCs/>
          <w:color w:val="000000"/>
          <w:sz w:val="24"/>
          <w:szCs w:val="24"/>
        </w:rPr>
        <w:t>团队做出4个阶段性规划，由底层基础平台建立，逐步扩散至零售、物流，最终整合产品生产厂家，步步为营，实现商业生态纵深的全覆盖。</w:t>
      </w:r>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项目</w:t>
      </w:r>
      <w:r>
        <w:rPr>
          <w:rFonts w:ascii="宋体" w:hAnsi="宋体" w:cs="宋体"/>
          <w:b/>
          <w:bCs/>
          <w:color w:val="000000"/>
          <w:sz w:val="24"/>
          <w:szCs w:val="24"/>
        </w:rPr>
        <w:t>1.0阶段，</w:t>
      </w:r>
      <w:r>
        <w:rPr>
          <w:rFonts w:hint="eastAsia" w:ascii="宋体" w:hAnsi="宋体" w:cs="宋体"/>
          <w:b/>
          <w:bCs/>
          <w:sz w:val="24"/>
          <w:szCs w:val="24"/>
        </w:rPr>
        <w:t>团队已经开发出基于</w:t>
      </w:r>
      <w:r>
        <w:rPr>
          <w:rFonts w:ascii="宋体" w:hAnsi="宋体" w:cs="宋体"/>
          <w:b/>
          <w:bCs/>
          <w:sz w:val="24"/>
          <w:szCs w:val="24"/>
        </w:rPr>
        <w:t>RFID技术的服装系统集成方案，并在才子服饰、诗萌女装、卡尔丹顿试点应用，目前具备可大面积应用推广的条件，做好客户积累基础。</w:t>
      </w:r>
      <w:r>
        <w:rPr>
          <w:rFonts w:hint="eastAsia" w:ascii="宋体" w:hAnsi="宋体" w:cs="宋体"/>
          <w:b/>
          <w:bCs/>
          <w:color w:val="000000"/>
          <w:sz w:val="24"/>
          <w:szCs w:val="24"/>
        </w:rPr>
        <w:t>开启研发拥有自主知识产权的</w:t>
      </w:r>
      <w:r>
        <w:rPr>
          <w:rFonts w:ascii="宋体" w:hAnsi="宋体" w:cs="宋体"/>
          <w:b/>
          <w:bCs/>
          <w:color w:val="000000"/>
          <w:sz w:val="24"/>
          <w:szCs w:val="24"/>
        </w:rPr>
        <w:t>RFID信标芯片，芯片在传统RFID芯片上创新地集成非对称加密算法，可望实现物联网与区块链的完美结合。结合团队给出的基于射频识别技术的服装行业一体化解决方案，可望解决传统服装行业从仓储、物流，到门店、售后的一系列痛点问题，同时完成Waltoncoin基础平台的巩固，项目1.0阶段的应用场景，将为</w:t>
      </w:r>
      <w:del w:id="1576" w:author="user" w:date="2017-10-07T11:22:39Z">
        <w:r>
          <w:rPr>
            <w:rFonts w:ascii="宋体" w:hAnsi="宋体" w:cs="宋体"/>
            <w:b/>
            <w:bCs/>
            <w:color w:val="000000"/>
            <w:sz w:val="24"/>
            <w:szCs w:val="24"/>
          </w:rPr>
          <w:delText>Walton</w:delText>
        </w:r>
      </w:del>
      <w:ins w:id="1577" w:author="user" w:date="2017-10-07T11:22:39Z">
        <w:r>
          <w:rPr>
            <w:rFonts w:hint="eastAsia" w:ascii="宋体" w:hAnsi="宋体" w:cs="宋体"/>
            <w:b/>
            <w:bCs/>
            <w:color w:val="000000"/>
            <w:sz w:val="24"/>
            <w:szCs w:val="24"/>
            <w:lang w:eastAsia="zh-CN"/>
          </w:rPr>
          <w:t>沃尔顿链</w:t>
        </w:r>
      </w:ins>
      <w:r>
        <w:rPr>
          <w:rFonts w:ascii="宋体" w:hAnsi="宋体" w:cs="宋体"/>
          <w:b/>
          <w:bCs/>
          <w:color w:val="000000"/>
          <w:sz w:val="24"/>
          <w:szCs w:val="24"/>
        </w:rPr>
        <w:t>应用的迅速扩散，建立Golden示范模板。</w:t>
      </w:r>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项目</w:t>
      </w:r>
      <w:r>
        <w:rPr>
          <w:rFonts w:ascii="宋体" w:hAnsi="宋体" w:cs="宋体"/>
          <w:b/>
          <w:bCs/>
          <w:color w:val="000000"/>
          <w:sz w:val="24"/>
          <w:szCs w:val="24"/>
        </w:rPr>
        <w:t>2.0阶段，自主研发的RFID信标芯片全面量产，可应用于服装、B2C零售行业、物流行业。通过</w:t>
      </w:r>
      <w:del w:id="1578" w:author="user" w:date="2017-10-07T11:22:41Z">
        <w:r>
          <w:rPr>
            <w:rFonts w:ascii="宋体" w:hAnsi="宋体" w:cs="宋体"/>
            <w:b/>
            <w:bCs/>
            <w:color w:val="000000"/>
            <w:sz w:val="24"/>
            <w:szCs w:val="24"/>
          </w:rPr>
          <w:delText>Walton</w:delText>
        </w:r>
      </w:del>
      <w:ins w:id="1579" w:author="user" w:date="2017-10-07T11:22:41Z">
        <w:r>
          <w:rPr>
            <w:rFonts w:hint="eastAsia" w:ascii="宋体" w:hAnsi="宋体" w:cs="宋体"/>
            <w:b/>
            <w:bCs/>
            <w:color w:val="000000"/>
            <w:sz w:val="24"/>
            <w:szCs w:val="24"/>
            <w:lang w:eastAsia="zh-CN"/>
          </w:rPr>
          <w:t>沃尔顿链</w:t>
        </w:r>
      </w:ins>
      <w:r>
        <w:rPr>
          <w:rFonts w:ascii="宋体" w:hAnsi="宋体" w:cs="宋体"/>
          <w:b/>
          <w:bCs/>
          <w:color w:val="000000"/>
          <w:sz w:val="24"/>
          <w:szCs w:val="24"/>
        </w:rPr>
        <w:t>灵活而强大的Token创建和交易功能，实现智能积分系统，集合支付、赠送、同币交易、跨币交易的完备功能；通过优化的区块链数据结构设计，实现商品采购、配送、入库盘点、出库、门店、上架盘点、销售、客户购买、客户评价、客户售后完整信息上链；从客户角度，提供商品支付、积分管理和交易、商品评价及查询、质量问题溯源取证等功能；从商家角度，提供业务流程自动化管理，对采购、销售、售后信息挖掘，实时掌握市场动向。由此实现客户、商家、</w:t>
      </w:r>
      <w:del w:id="1580" w:author="user" w:date="2017-10-07T11:22:45Z">
        <w:r>
          <w:rPr>
            <w:rFonts w:ascii="宋体" w:hAnsi="宋体" w:cs="宋体"/>
            <w:b/>
            <w:bCs/>
            <w:color w:val="000000"/>
            <w:sz w:val="24"/>
            <w:szCs w:val="24"/>
          </w:rPr>
          <w:delText>Walton</w:delText>
        </w:r>
      </w:del>
      <w:ins w:id="1581" w:author="user" w:date="2017-10-07T11:22:45Z">
        <w:r>
          <w:rPr>
            <w:rFonts w:hint="eastAsia" w:ascii="宋体" w:hAnsi="宋体" w:cs="宋体"/>
            <w:b/>
            <w:bCs/>
            <w:color w:val="000000"/>
            <w:sz w:val="24"/>
            <w:szCs w:val="24"/>
            <w:lang w:eastAsia="zh-CN"/>
          </w:rPr>
          <w:t>沃尔顿链</w:t>
        </w:r>
      </w:ins>
      <w:r>
        <w:rPr>
          <w:rFonts w:ascii="宋体" w:hAnsi="宋体" w:cs="宋体"/>
          <w:b/>
          <w:bCs/>
          <w:color w:val="000000"/>
          <w:sz w:val="24"/>
          <w:szCs w:val="24"/>
        </w:rPr>
        <w:t>三赢策略。对于物流行业，通过借匹配多场景的区块链数据结构，将可以实现物流全路径信息上链，覆盖上门提货、定价出单、包装入库、分拣配送、仓库管理、分拣派送、客户签收、客户评价反馈的完整业务流程；基于RFID的身份识别与区块链记录的不可篡改、公开可溯源特点，为客户打造安全可靠的点对点物流信息通道，为物流公司提供业务自动化管理的信息平台，从机制上避免丢单、误单、错单的痛点问题。</w:t>
      </w:r>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项目</w:t>
      </w:r>
      <w:r>
        <w:rPr>
          <w:rFonts w:ascii="宋体" w:hAnsi="宋体" w:cs="宋体"/>
          <w:b/>
          <w:bCs/>
          <w:color w:val="000000"/>
          <w:sz w:val="24"/>
          <w:szCs w:val="24"/>
        </w:rPr>
        <w:t>3.0阶段，将应用到所有的产品生产厂家，实现智能包装和产品可溯源定制。将描述产品生产周期信息的通用数据结构高效写入区块链，并利用可编的特点，对不同类型产品进行定制化数据结构设计；结合RFID身份识别，保障上链信息的真实可靠；覆盖原材料采购、生产操作、组装操作、产品包装、产品库存管理的完整环节；利用区块链的公开和可溯源特性，可以鉴别产品的原材料来源、生产品质，追踪质量问题的源头；消除产品伪造的可能性，打破信息屏障，从根本上保障消费者的利益。同时，通过区块链对生产业务流程信息进行规范可靠的记录，将为产品生产厂家提供低成本的数据信息解决方案，实现智能化管理。</w:t>
      </w:r>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项目</w:t>
      </w:r>
      <w:r>
        <w:rPr>
          <w:rFonts w:ascii="宋体" w:hAnsi="宋体" w:cs="宋体"/>
          <w:b/>
          <w:bCs/>
          <w:color w:val="000000"/>
          <w:sz w:val="24"/>
          <w:szCs w:val="24"/>
        </w:rPr>
        <w:t>4.0阶段，随着资产信息采集硬件的升级迭代，区块链数据结构的完善，未来可以将所有的资产登记上沃尔顿链，解决所有资产归属，物品溯源，交易凭证的问题。此时，沃尔顿链和</w:t>
      </w:r>
      <w:del w:id="1582" w:author="user" w:date="2017-10-07T11:26:48Z">
        <w:r>
          <w:rPr>
            <w:rFonts w:ascii="宋体" w:hAnsi="宋体" w:cs="宋体"/>
            <w:b/>
            <w:bCs/>
            <w:color w:val="000000"/>
            <w:sz w:val="24"/>
            <w:szCs w:val="24"/>
          </w:rPr>
          <w:delText>沃尔顿币</w:delText>
        </w:r>
      </w:del>
      <w:ins w:id="1583" w:author="user" w:date="2017-10-07T11:26:48Z">
        <w:r>
          <w:rPr>
            <w:rFonts w:hint="eastAsia" w:ascii="宋体" w:hAnsi="宋体" w:cs="宋体"/>
            <w:b/>
            <w:bCs/>
            <w:color w:val="000000"/>
            <w:sz w:val="24"/>
            <w:szCs w:val="24"/>
            <w:lang w:eastAsia="zh-CN"/>
          </w:rPr>
          <w:t>Waltoncoin</w:t>
        </w:r>
      </w:ins>
      <w:r>
        <w:rPr>
          <w:rFonts w:ascii="宋体" w:hAnsi="宋体" w:cs="宋体"/>
          <w:b/>
          <w:bCs/>
          <w:color w:val="000000"/>
          <w:sz w:val="24"/>
          <w:szCs w:val="24"/>
        </w:rPr>
        <w:t>将在物理世界广泛应用，颠覆全球人民生活生产方式，沃尔顿链项目带给大家更加便利、智能、可信任的世界。同时也为沃尔顿链的投资者带来丰厚的回报。</w:t>
      </w:r>
    </w:p>
    <w:p>
      <w:pPr>
        <w:ind w:firstLine="482" w:firstLineChars="200"/>
        <w:jc w:val="both"/>
        <w:rPr>
          <w:rFonts w:ascii="宋体" w:hAnsi="宋体" w:cs="宋体"/>
          <w:b/>
          <w:bCs/>
          <w:color w:val="000000"/>
          <w:sz w:val="24"/>
          <w:szCs w:val="24"/>
        </w:rPr>
      </w:pPr>
      <w:r>
        <w:rPr>
          <w:rFonts w:hint="eastAsia" w:ascii="宋体" w:hAnsi="宋体" w:cs="宋体"/>
          <w:b/>
          <w:bCs/>
          <w:color w:val="000000"/>
          <w:sz w:val="24"/>
          <w:szCs w:val="24"/>
        </w:rPr>
        <w:t>按照项目组规划的四个成长阶段，项目组会开发多款信息采集相关的芯片</w:t>
      </w:r>
      <w:r>
        <w:rPr>
          <w:rFonts w:ascii="宋体" w:hAnsi="宋体" w:cs="宋体"/>
          <w:b/>
          <w:bCs/>
          <w:color w:val="000000"/>
          <w:sz w:val="24"/>
          <w:szCs w:val="24"/>
        </w:rPr>
        <w:t>,包括双频RFID芯片、生物识别芯片、各种传感器芯片等,不但提供所有实物资产的上链安全接口，同时也提供人类、各类动物、生物等安全上链的接口，真正实现万物安全可信赖的联网、汇总、数字化，彻底改变人们的生活方式，给人类生活带来更多的便利，沃尔顿链的应用范围将逐步拓展到人们生活的每个场景。如图3.1所示。</w:t>
      </w:r>
    </w:p>
    <w:p>
      <w:pPr>
        <w:jc w:val="center"/>
        <w:rPr>
          <w:b/>
          <w:bCs/>
          <w:color w:val="000000"/>
        </w:rPr>
      </w:pPr>
      <w:r>
        <w:rPr>
          <w:b/>
          <w:bCs/>
          <w:color w:val="000000"/>
        </w:rPr>
        <w:drawing>
          <wp:inline distT="0" distB="0" distL="0" distR="0">
            <wp:extent cx="4110355" cy="4057650"/>
            <wp:effectExtent l="19050" t="0" r="4445"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noChangeArrowheads="1"/>
                    </pic:cNvPicPr>
                  </pic:nvPicPr>
                  <pic:blipFill>
                    <a:blip r:embed="rId28" cstate="print">
                      <a:clrChange>
                        <a:clrFrom>
                          <a:srgbClr val="FFFFFF"/>
                        </a:clrFrom>
                        <a:clrTo>
                          <a:srgbClr val="FFFFFF">
                            <a:alpha val="0"/>
                          </a:srgbClr>
                        </a:clrTo>
                      </a:clrChange>
                    </a:blip>
                    <a:srcRect/>
                    <a:stretch>
                      <a:fillRect/>
                    </a:stretch>
                  </pic:blipFill>
                  <pic:spPr>
                    <a:xfrm>
                      <a:off x="0" y="0"/>
                      <a:ext cx="4110355" cy="4057650"/>
                    </a:xfrm>
                    <a:prstGeom prst="rect">
                      <a:avLst/>
                    </a:prstGeom>
                    <a:noFill/>
                    <a:ln w="9525">
                      <a:noFill/>
                      <a:miter lim="800000"/>
                      <a:headEnd/>
                      <a:tailEnd/>
                    </a:ln>
                  </pic:spPr>
                </pic:pic>
              </a:graphicData>
            </a:graphic>
          </wp:inline>
        </w:drawing>
      </w:r>
    </w:p>
    <w:p>
      <w:pPr>
        <w:jc w:val="center"/>
        <w:rPr>
          <w:rFonts w:ascii="宋体" w:hAnsi="宋体" w:cs="宋体"/>
          <w:b/>
          <w:bCs/>
          <w:color w:val="000000"/>
          <w:sz w:val="24"/>
          <w:szCs w:val="24"/>
        </w:rPr>
      </w:pPr>
      <w:r>
        <w:rPr>
          <w:rFonts w:hint="eastAsia" w:ascii="宋体" w:hAnsi="宋体" w:cs="宋体"/>
          <w:b/>
          <w:bCs/>
          <w:color w:val="000000"/>
          <w:sz w:val="24"/>
          <w:szCs w:val="24"/>
        </w:rPr>
        <w:t>图</w:t>
      </w:r>
      <w:r>
        <w:rPr>
          <w:rFonts w:ascii="宋体" w:hAnsi="宋体" w:cs="宋体"/>
          <w:b/>
          <w:bCs/>
          <w:color w:val="000000"/>
          <w:sz w:val="24"/>
          <w:szCs w:val="24"/>
        </w:rPr>
        <w:t xml:space="preserve">3.1  </w:t>
      </w:r>
      <w:r>
        <w:rPr>
          <w:rFonts w:hint="eastAsia" w:ascii="宋体" w:hAnsi="宋体" w:cs="宋体"/>
          <w:b/>
          <w:bCs/>
          <w:color w:val="000000"/>
          <w:sz w:val="24"/>
          <w:szCs w:val="24"/>
        </w:rPr>
        <w:t>沃尔顿链的应用范围</w:t>
      </w:r>
    </w:p>
    <w:bookmarkEnd w:id="754"/>
    <w:bookmarkEnd w:id="755"/>
    <w:bookmarkEnd w:id="756"/>
    <w:bookmarkEnd w:id="757"/>
    <w:bookmarkEnd w:id="758"/>
    <w:bookmarkEnd w:id="759"/>
    <w:bookmarkEnd w:id="760"/>
    <w:p>
      <w:pPr>
        <w:pStyle w:val="3"/>
        <w:jc w:val="both"/>
        <w:rPr>
          <w:color w:val="000000"/>
        </w:rPr>
      </w:pPr>
      <w:bookmarkStart w:id="761" w:name="_Toc486227284"/>
      <w:bookmarkStart w:id="762" w:name="_Toc4916"/>
      <w:bookmarkStart w:id="763" w:name="_Toc3924"/>
      <w:bookmarkStart w:id="764" w:name="_Toc11017"/>
      <w:bookmarkStart w:id="765" w:name="_Toc30184"/>
      <w:bookmarkStart w:id="766" w:name="_Toc15003"/>
      <w:bookmarkStart w:id="767" w:name="_Toc31667"/>
      <w:bookmarkStart w:id="768" w:name="_Toc23239"/>
      <w:bookmarkStart w:id="769" w:name="_Toc28816"/>
      <w:bookmarkStart w:id="770" w:name="_Toc21011"/>
      <w:bookmarkStart w:id="771" w:name="_Toc12415"/>
      <w:bookmarkStart w:id="772" w:name="_Toc17754"/>
      <w:r>
        <w:rPr>
          <w:rFonts w:hint="eastAsia"/>
          <w:color w:val="000000"/>
        </w:rPr>
        <w:t xml:space="preserve">3.2 </w:t>
      </w:r>
      <w:del w:id="1584" w:author="user" w:date="2017-10-07T11:11:16Z">
        <w:r>
          <w:rPr>
            <w:rFonts w:hint="eastAsia"/>
            <w:color w:val="000000"/>
          </w:rPr>
          <w:delText>沃尔顿项目</w:delText>
        </w:r>
      </w:del>
      <w:ins w:id="1585" w:author="user" w:date="2017-10-07T11:11:16Z">
        <w:r>
          <w:rPr>
            <w:rFonts w:hint="eastAsia"/>
            <w:color w:val="000000"/>
            <w:lang w:eastAsia="zh-CN"/>
          </w:rPr>
          <w:t>沃尔顿链项目</w:t>
        </w:r>
      </w:ins>
      <w:r>
        <w:rPr>
          <w:rFonts w:hint="eastAsia"/>
          <w:color w:val="000000"/>
        </w:rPr>
        <w:t>的投资价值</w:t>
      </w:r>
      <w:bookmarkEnd w:id="761"/>
      <w:bookmarkEnd w:id="762"/>
      <w:bookmarkEnd w:id="763"/>
      <w:bookmarkEnd w:id="764"/>
      <w:bookmarkEnd w:id="765"/>
      <w:bookmarkEnd w:id="766"/>
      <w:bookmarkEnd w:id="767"/>
      <w:bookmarkEnd w:id="768"/>
      <w:bookmarkEnd w:id="769"/>
      <w:bookmarkEnd w:id="770"/>
      <w:bookmarkEnd w:id="771"/>
      <w:bookmarkEnd w:id="772"/>
    </w:p>
    <w:p>
      <w:pPr>
        <w:ind w:firstLine="482" w:firstLineChars="200"/>
        <w:rPr>
          <w:rFonts w:ascii="宋体" w:hAnsi="宋体" w:cs="宋体"/>
          <w:b/>
          <w:bCs/>
          <w:color w:val="000000"/>
          <w:sz w:val="24"/>
          <w:szCs w:val="24"/>
        </w:rPr>
      </w:pPr>
      <w:r>
        <w:rPr>
          <w:rFonts w:ascii="宋体" w:hAnsi="宋体" w:cs="宋体"/>
          <w:b/>
          <w:bCs/>
          <w:color w:val="000000"/>
          <w:sz w:val="24"/>
          <w:szCs w:val="24"/>
        </w:rPr>
        <w:t>1）创新模式：</w:t>
      </w:r>
      <w:del w:id="1586" w:author="user" w:date="2017-10-07T11:11:19Z">
        <w:r>
          <w:rPr>
            <w:rFonts w:ascii="宋体" w:hAnsi="宋体" w:cs="宋体"/>
            <w:b/>
            <w:bCs/>
            <w:color w:val="000000"/>
            <w:sz w:val="24"/>
            <w:szCs w:val="24"/>
          </w:rPr>
          <w:delText>沃尔顿项目</w:delText>
        </w:r>
      </w:del>
      <w:ins w:id="1587" w:author="user" w:date="2017-10-07T11:11:19Z">
        <w:r>
          <w:rPr>
            <w:rFonts w:hint="eastAsia" w:ascii="宋体" w:hAnsi="宋体" w:cs="宋体"/>
            <w:b/>
            <w:bCs/>
            <w:color w:val="000000"/>
            <w:sz w:val="24"/>
            <w:szCs w:val="24"/>
            <w:lang w:eastAsia="zh-CN"/>
          </w:rPr>
          <w:t>沃尔顿链项目</w:t>
        </w:r>
      </w:ins>
      <w:r>
        <w:rPr>
          <w:rFonts w:ascii="宋体" w:hAnsi="宋体" w:cs="宋体"/>
          <w:b/>
          <w:bCs/>
          <w:color w:val="000000"/>
          <w:sz w:val="24"/>
          <w:szCs w:val="24"/>
        </w:rPr>
        <w:t>拟研发拥有自主知识产权的RFID信标芯片，可望实现物联网与区块链的完美结合。研发的芯片将绑定</w:t>
      </w:r>
      <w:del w:id="1588" w:author="user" w:date="2017-10-07T11:26:49Z">
        <w:r>
          <w:rPr>
            <w:rFonts w:ascii="宋体" w:hAnsi="宋体" w:cs="宋体"/>
            <w:b/>
            <w:bCs/>
            <w:color w:val="000000"/>
            <w:sz w:val="24"/>
            <w:szCs w:val="24"/>
          </w:rPr>
          <w:delText>沃尔顿币</w:delText>
        </w:r>
      </w:del>
      <w:ins w:id="1589" w:author="user" w:date="2017-10-07T11:26:49Z">
        <w:r>
          <w:rPr>
            <w:rFonts w:hint="eastAsia" w:ascii="宋体" w:hAnsi="宋体" w:cs="宋体"/>
            <w:b/>
            <w:bCs/>
            <w:color w:val="000000"/>
            <w:sz w:val="24"/>
            <w:szCs w:val="24"/>
            <w:lang w:eastAsia="zh-CN"/>
          </w:rPr>
          <w:t>Waltoncoin</w:t>
        </w:r>
      </w:ins>
      <w:r>
        <w:rPr>
          <w:rFonts w:ascii="宋体" w:hAnsi="宋体" w:cs="宋体"/>
          <w:b/>
          <w:bCs/>
          <w:color w:val="000000"/>
          <w:sz w:val="24"/>
          <w:szCs w:val="24"/>
        </w:rPr>
        <w:t>，创造基于沃尔顿链的物联网应用智能生态圈，践行区块链技术向物联网的拓展，沃尔顿链必将成为时代变革的领导者；</w:t>
      </w:r>
    </w:p>
    <w:p>
      <w:pPr>
        <w:ind w:firstLine="482" w:firstLineChars="200"/>
        <w:rPr>
          <w:rFonts w:ascii="宋体" w:hAnsi="宋体" w:cs="宋体"/>
          <w:b/>
          <w:bCs/>
          <w:color w:val="000000"/>
          <w:sz w:val="24"/>
          <w:szCs w:val="24"/>
        </w:rPr>
      </w:pPr>
      <w:r>
        <w:rPr>
          <w:rFonts w:ascii="宋体" w:hAnsi="宋体" w:cs="宋体"/>
          <w:b/>
          <w:bCs/>
          <w:color w:val="000000"/>
          <w:sz w:val="24"/>
          <w:szCs w:val="24"/>
        </w:rPr>
        <w:t>2）市场空间：万亿级别的市场，沃尔顿链已经具备可以迅速落地的应用方案，适用于服装行业的生产、仓储、物流、门店等全流通领域。团队成员在服装行业及电子行业多年的从业经验及积累的客户资源，将为项目的落地提供极为便利的条件。后续还可望应用于电子车牌、资产管理等众多领域；</w:t>
      </w:r>
    </w:p>
    <w:p>
      <w:pPr>
        <w:ind w:firstLine="482" w:firstLineChars="200"/>
        <w:rPr>
          <w:rFonts w:ascii="宋体" w:hAnsi="宋体" w:cs="宋体"/>
          <w:b/>
          <w:bCs/>
          <w:color w:val="000000"/>
          <w:sz w:val="24"/>
          <w:szCs w:val="24"/>
        </w:rPr>
      </w:pPr>
      <w:r>
        <w:rPr>
          <w:rFonts w:ascii="宋体" w:hAnsi="宋体" w:cs="宋体"/>
          <w:b/>
          <w:bCs/>
          <w:color w:val="000000"/>
          <w:sz w:val="24"/>
          <w:szCs w:val="24"/>
        </w:rPr>
        <w:t>3）高频应用：沃尔顿链搭载在RFID硬件系统上，解决区块链商业应用的瓶颈，也即链下的实体资产如何快速高效安全上链的问题。因此，沃尔顿链属于低门槛、高频率运用的商业生态链，会有广泛的应用群体和非常高的知名度；</w:t>
      </w:r>
    </w:p>
    <w:p>
      <w:pPr>
        <w:ind w:firstLine="482" w:firstLineChars="200"/>
        <w:rPr>
          <w:rFonts w:ascii="宋体" w:hAnsi="宋体" w:cs="宋体"/>
          <w:b/>
          <w:bCs/>
          <w:color w:val="000000"/>
          <w:sz w:val="24"/>
          <w:szCs w:val="24"/>
        </w:rPr>
      </w:pPr>
      <w:r>
        <w:rPr>
          <w:rFonts w:ascii="宋体" w:hAnsi="宋体" w:cs="宋体"/>
          <w:b/>
          <w:bCs/>
          <w:color w:val="000000"/>
          <w:sz w:val="24"/>
          <w:szCs w:val="24"/>
        </w:rPr>
        <w:t>4）生态网络：沃尔顿链要建立自己内容的物联网生态链，</w:t>
      </w:r>
      <w:del w:id="1590" w:author="user" w:date="2017-10-07T11:26:49Z">
        <w:r>
          <w:rPr>
            <w:rFonts w:ascii="宋体" w:hAnsi="宋体" w:cs="宋体"/>
            <w:b/>
            <w:bCs/>
            <w:color w:val="000000"/>
            <w:sz w:val="24"/>
            <w:szCs w:val="24"/>
          </w:rPr>
          <w:delText>沃尔顿币</w:delText>
        </w:r>
      </w:del>
      <w:ins w:id="1591" w:author="user" w:date="2017-10-07T11:26:49Z">
        <w:r>
          <w:rPr>
            <w:rFonts w:hint="eastAsia" w:ascii="宋体" w:hAnsi="宋体" w:cs="宋体"/>
            <w:b/>
            <w:bCs/>
            <w:color w:val="000000"/>
            <w:sz w:val="24"/>
            <w:szCs w:val="24"/>
            <w:lang w:eastAsia="zh-CN"/>
          </w:rPr>
          <w:t>Waltoncoin</w:t>
        </w:r>
      </w:ins>
      <w:r>
        <w:rPr>
          <w:rFonts w:ascii="宋体" w:hAnsi="宋体" w:cs="宋体"/>
          <w:b/>
          <w:bCs/>
          <w:color w:val="000000"/>
          <w:sz w:val="24"/>
          <w:szCs w:val="24"/>
        </w:rPr>
        <w:t>作为这一生态网络的母链唯一代币，将在广泛的商业领域中流通，具有极高的价值存储、价值流转、积分交易、商品支付媒介等功能，随着RFID信标的不断普及和网络需求的不断扩大，</w:t>
      </w:r>
      <w:del w:id="1592" w:author="user" w:date="2017-10-07T11:26:50Z">
        <w:r>
          <w:rPr>
            <w:rFonts w:ascii="宋体" w:hAnsi="宋体" w:cs="宋体"/>
            <w:b/>
            <w:bCs/>
            <w:color w:val="000000"/>
            <w:sz w:val="24"/>
            <w:szCs w:val="24"/>
          </w:rPr>
          <w:delText>沃尔顿币</w:delText>
        </w:r>
      </w:del>
      <w:ins w:id="1593" w:author="user" w:date="2017-10-07T11:26:50Z">
        <w:r>
          <w:rPr>
            <w:rFonts w:hint="eastAsia" w:ascii="宋体" w:hAnsi="宋体" w:cs="宋体"/>
            <w:b/>
            <w:bCs/>
            <w:color w:val="000000"/>
            <w:sz w:val="24"/>
            <w:szCs w:val="24"/>
            <w:lang w:eastAsia="zh-CN"/>
          </w:rPr>
          <w:t>Waltoncoin</w:t>
        </w:r>
      </w:ins>
      <w:r>
        <w:rPr>
          <w:rFonts w:ascii="宋体" w:hAnsi="宋体" w:cs="宋体"/>
          <w:b/>
          <w:bCs/>
          <w:color w:val="000000"/>
          <w:sz w:val="24"/>
          <w:szCs w:val="24"/>
        </w:rPr>
        <w:t>的需求也在不断提升，因此，</w:t>
      </w:r>
      <w:del w:id="1594" w:author="user" w:date="2017-10-07T11:26:51Z">
        <w:r>
          <w:rPr>
            <w:rFonts w:ascii="宋体" w:hAnsi="宋体" w:cs="宋体"/>
            <w:b/>
            <w:bCs/>
            <w:color w:val="000000"/>
            <w:sz w:val="24"/>
            <w:szCs w:val="24"/>
          </w:rPr>
          <w:delText>沃尔顿币</w:delText>
        </w:r>
      </w:del>
      <w:ins w:id="1595" w:author="user" w:date="2017-10-07T11:26:51Z">
        <w:r>
          <w:rPr>
            <w:rFonts w:hint="eastAsia" w:ascii="宋体" w:hAnsi="宋体" w:cs="宋体"/>
            <w:b/>
            <w:bCs/>
            <w:color w:val="000000"/>
            <w:sz w:val="24"/>
            <w:szCs w:val="24"/>
            <w:lang w:eastAsia="zh-CN"/>
          </w:rPr>
          <w:t>Waltoncoin</w:t>
        </w:r>
      </w:ins>
      <w:r>
        <w:rPr>
          <w:rFonts w:ascii="宋体" w:hAnsi="宋体" w:cs="宋体"/>
          <w:b/>
          <w:bCs/>
          <w:color w:val="000000"/>
          <w:sz w:val="24"/>
          <w:szCs w:val="24"/>
        </w:rPr>
        <w:t>的早期投资者必将随着沃尔顿链的发展壮大，获得丰厚的回报。</w:t>
      </w:r>
    </w:p>
    <w:p>
      <w:pPr>
        <w:ind w:firstLine="482" w:firstLineChars="200"/>
        <w:rPr>
          <w:rFonts w:ascii="宋体" w:hAnsi="宋体" w:cs="宋体"/>
          <w:b/>
          <w:bCs/>
          <w:color w:val="000000"/>
          <w:sz w:val="24"/>
          <w:szCs w:val="24"/>
        </w:rPr>
      </w:pPr>
      <w:r>
        <w:rPr>
          <w:rFonts w:ascii="宋体" w:hAnsi="宋体" w:cs="宋体"/>
          <w:b/>
          <w:bCs/>
          <w:color w:val="000000"/>
          <w:sz w:val="24"/>
          <w:szCs w:val="24"/>
        </w:rPr>
        <w:t xml:space="preserve">5）获利机制：ICO </w:t>
      </w:r>
      <w:r>
        <w:rPr>
          <w:rFonts w:hint="eastAsia" w:ascii="宋体" w:hAnsi="宋体" w:cs="宋体"/>
          <w:b/>
          <w:bCs/>
          <w:color w:val="000000"/>
          <w:sz w:val="24"/>
          <w:szCs w:val="24"/>
        </w:rPr>
        <w:t>发行的</w:t>
      </w:r>
      <w:del w:id="1596" w:author="user" w:date="2017-10-07T11:26:52Z">
        <w:r>
          <w:rPr>
            <w:rFonts w:hint="eastAsia" w:ascii="宋体" w:hAnsi="宋体" w:cs="宋体"/>
            <w:b/>
            <w:bCs/>
            <w:color w:val="000000"/>
            <w:sz w:val="24"/>
            <w:szCs w:val="24"/>
          </w:rPr>
          <w:delText>沃尔顿币</w:delText>
        </w:r>
      </w:del>
      <w:ins w:id="1597" w:author="user" w:date="2017-10-07T11:26:52Z">
        <w:r>
          <w:rPr>
            <w:rFonts w:hint="eastAsia" w:ascii="宋体" w:hAnsi="宋体" w:cs="宋体"/>
            <w:b/>
            <w:bCs/>
            <w:color w:val="000000"/>
            <w:sz w:val="24"/>
            <w:szCs w:val="24"/>
            <w:lang w:eastAsia="zh-CN"/>
          </w:rPr>
          <w:t>Waltoncoin</w:t>
        </w:r>
      </w:ins>
      <w:r>
        <w:rPr>
          <w:rFonts w:hint="eastAsia" w:ascii="宋体" w:hAnsi="宋体" w:cs="宋体"/>
          <w:b/>
          <w:bCs/>
          <w:color w:val="000000"/>
          <w:sz w:val="24"/>
          <w:szCs w:val="24"/>
        </w:rPr>
        <w:t>是沃尔顿母链代币，随着母链及各子链的发展壮大，</w:t>
      </w:r>
      <w:del w:id="1598" w:author="user" w:date="2017-10-07T11:12:43Z">
        <w:r>
          <w:rPr>
            <w:rFonts w:hint="eastAsia" w:ascii="宋体" w:hAnsi="宋体" w:cs="宋体"/>
            <w:b/>
            <w:bCs/>
            <w:color w:val="000000"/>
            <w:sz w:val="24"/>
            <w:szCs w:val="24"/>
          </w:rPr>
          <w:delText>沃尔顿</w:delText>
        </w:r>
      </w:del>
      <w:ins w:id="1599" w:author="user" w:date="2017-10-07T11:12:43Z">
        <w:r>
          <w:rPr>
            <w:rFonts w:hint="eastAsia" w:ascii="宋体" w:hAnsi="宋体" w:cs="宋体"/>
            <w:b/>
            <w:bCs/>
            <w:color w:val="000000"/>
            <w:sz w:val="24"/>
            <w:szCs w:val="24"/>
            <w:lang w:eastAsia="zh-CN"/>
          </w:rPr>
          <w:t>沃尔顿链</w:t>
        </w:r>
      </w:ins>
      <w:r>
        <w:rPr>
          <w:rFonts w:hint="eastAsia" w:ascii="宋体" w:hAnsi="宋体" w:cs="宋体"/>
          <w:b/>
          <w:bCs/>
          <w:color w:val="000000"/>
          <w:sz w:val="24"/>
          <w:szCs w:val="24"/>
        </w:rPr>
        <w:t>系统协议机制决定，作为母链代币的</w:t>
      </w:r>
      <w:del w:id="1600" w:author="user" w:date="2017-10-07T11:26:54Z">
        <w:r>
          <w:rPr>
            <w:rFonts w:hint="eastAsia" w:ascii="宋体" w:hAnsi="宋体" w:cs="宋体"/>
            <w:b/>
            <w:bCs/>
            <w:color w:val="000000"/>
            <w:sz w:val="24"/>
            <w:szCs w:val="24"/>
          </w:rPr>
          <w:delText>沃尔顿币</w:delText>
        </w:r>
      </w:del>
      <w:ins w:id="1601" w:author="user" w:date="2017-10-07T11:26:54Z">
        <w:r>
          <w:rPr>
            <w:rFonts w:hint="eastAsia" w:ascii="宋体" w:hAnsi="宋体" w:cs="宋体"/>
            <w:b/>
            <w:bCs/>
            <w:color w:val="000000"/>
            <w:sz w:val="24"/>
            <w:szCs w:val="24"/>
            <w:lang w:eastAsia="zh-CN"/>
          </w:rPr>
          <w:t>Waltoncoin</w:t>
        </w:r>
      </w:ins>
      <w:r>
        <w:rPr>
          <w:rFonts w:hint="eastAsia" w:ascii="宋体" w:hAnsi="宋体" w:cs="宋体"/>
          <w:b/>
          <w:bCs/>
          <w:color w:val="000000"/>
          <w:sz w:val="24"/>
          <w:szCs w:val="24"/>
        </w:rPr>
        <w:t>将从各个层面获得发展红利，并反哺沃尔顿区块链系统更加健壮和安全，这是一个互恰的良性循环。</w:t>
      </w:r>
    </w:p>
    <w:p>
      <w:pPr>
        <w:spacing w:before="0" w:after="0" w:line="240" w:lineRule="auto"/>
        <w:rPr>
          <w:rFonts w:ascii="宋体" w:hAnsi="宋体" w:cs="宋体"/>
          <w:b/>
          <w:bCs/>
          <w:color w:val="000000"/>
          <w:sz w:val="24"/>
          <w:szCs w:val="24"/>
        </w:rPr>
      </w:pPr>
      <w:r>
        <w:rPr>
          <w:rFonts w:ascii="宋体" w:hAnsi="宋体" w:cs="宋体"/>
          <w:b/>
          <w:bCs/>
          <w:color w:val="000000"/>
          <w:sz w:val="24"/>
          <w:szCs w:val="24"/>
        </w:rPr>
        <w:br w:type="page"/>
      </w:r>
    </w:p>
    <w:p>
      <w:pPr>
        <w:pStyle w:val="2"/>
        <w:jc w:val="center"/>
        <w:rPr>
          <w:color w:val="000000"/>
        </w:rPr>
      </w:pPr>
      <w:bookmarkStart w:id="773" w:name="_Toc1455"/>
      <w:bookmarkStart w:id="774" w:name="_Toc31850"/>
      <w:bookmarkStart w:id="775" w:name="_Toc4421"/>
      <w:bookmarkStart w:id="776" w:name="_Toc1199"/>
      <w:bookmarkStart w:id="777" w:name="_Toc31297"/>
      <w:bookmarkStart w:id="778" w:name="_Toc486227285"/>
      <w:bookmarkStart w:id="779" w:name="_Toc25593"/>
      <w:bookmarkStart w:id="780" w:name="_Toc32377"/>
      <w:bookmarkStart w:id="781" w:name="_Toc4753"/>
      <w:bookmarkStart w:id="782" w:name="_Toc775"/>
      <w:bookmarkStart w:id="783" w:name="_Toc32609"/>
      <w:bookmarkStart w:id="784" w:name="_Toc23599"/>
      <w:bookmarkStart w:id="785" w:name="_Toc484560893"/>
      <w:bookmarkStart w:id="786" w:name="_Toc20766"/>
      <w:bookmarkStart w:id="787" w:name="_Toc19246"/>
      <w:bookmarkStart w:id="788" w:name="_Toc22064"/>
      <w:r>
        <w:rPr>
          <w:rFonts w:hint="eastAsia"/>
          <w:color w:val="000000"/>
        </w:rPr>
        <w:t>第四部分 项目基金会</w:t>
      </w:r>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本项目的基金会成立于</w:t>
      </w:r>
      <w:r>
        <w:rPr>
          <w:rFonts w:ascii="宋体" w:hAnsi="宋体" w:cs="宋体"/>
          <w:b/>
          <w:bCs/>
          <w:color w:val="000000"/>
          <w:sz w:val="24"/>
          <w:szCs w:val="24"/>
        </w:rPr>
        <w:t>2017</w:t>
      </w:r>
      <w:r>
        <w:rPr>
          <w:rFonts w:hint="eastAsia" w:ascii="宋体" w:hAnsi="宋体" w:cs="宋体"/>
          <w:b/>
          <w:bCs/>
          <w:color w:val="000000"/>
          <w:sz w:val="24"/>
          <w:szCs w:val="24"/>
        </w:rPr>
        <w:t>年，称为</w:t>
      </w:r>
      <w:del w:id="1602" w:author="user" w:date="2017-10-07T11:24:54Z">
        <w:r>
          <w:rPr>
            <w:rFonts w:ascii="宋体" w:hAnsi="宋体" w:cs="宋体"/>
            <w:b/>
            <w:bCs/>
            <w:color w:val="000000"/>
            <w:sz w:val="24"/>
            <w:szCs w:val="24"/>
          </w:rPr>
          <w:delText>Waltonchain</w:delText>
        </w:r>
      </w:del>
      <w:ins w:id="1603" w:author="user" w:date="2017-10-07T11:24:54Z">
        <w:r>
          <w:rPr>
            <w:rFonts w:hint="eastAsia" w:ascii="宋体" w:hAnsi="宋体" w:cs="宋体"/>
            <w:b/>
            <w:bCs/>
            <w:color w:val="000000"/>
            <w:sz w:val="24"/>
            <w:szCs w:val="24"/>
            <w:lang w:eastAsia="zh-CN"/>
          </w:rPr>
          <w:t>沃尔顿链</w:t>
        </w:r>
      </w:ins>
      <w:r>
        <w:rPr>
          <w:rFonts w:ascii="宋体" w:hAnsi="宋体" w:cs="宋体"/>
          <w:b/>
          <w:bCs/>
          <w:color w:val="000000"/>
          <w:sz w:val="24"/>
          <w:szCs w:val="24"/>
        </w:rPr>
        <w:t>基金会。基金会致力于</w:t>
      </w:r>
      <w:del w:id="1604" w:author="user" w:date="2017-10-07T11:22:49Z">
        <w:r>
          <w:rPr>
            <w:rFonts w:ascii="宋体" w:hAnsi="宋体" w:cs="宋体"/>
            <w:b/>
            <w:bCs/>
            <w:color w:val="000000"/>
            <w:sz w:val="24"/>
            <w:szCs w:val="24"/>
          </w:rPr>
          <w:delText>Walton</w:delText>
        </w:r>
      </w:del>
      <w:ins w:id="1605" w:author="user" w:date="2017-10-07T11:22:49Z">
        <w:r>
          <w:rPr>
            <w:rFonts w:hint="eastAsia" w:ascii="宋体" w:hAnsi="宋体" w:cs="宋体"/>
            <w:b/>
            <w:bCs/>
            <w:color w:val="000000"/>
            <w:sz w:val="24"/>
            <w:szCs w:val="24"/>
            <w:lang w:eastAsia="zh-CN"/>
          </w:rPr>
          <w:t>沃尔顿链</w:t>
        </w:r>
      </w:ins>
      <w:r>
        <w:rPr>
          <w:rFonts w:ascii="宋体" w:hAnsi="宋体" w:cs="宋体"/>
          <w:b/>
          <w:bCs/>
          <w:color w:val="000000"/>
          <w:sz w:val="24"/>
          <w:szCs w:val="24"/>
        </w:rPr>
        <w:t>项目的开发以及RFID应用推广的落地工作，并促进早期去中心化应用的开发，WTC初始总量的20%会被用于部分行业应用和初创项目，例如金融服务、供应链、物联网、区块链等，包括项目战略规划、项目扶持、项目推广和代币置换。基金会会挑选在</w:t>
      </w:r>
      <w:del w:id="1606" w:author="user" w:date="2017-10-07T11:25:02Z">
        <w:r>
          <w:rPr>
            <w:rFonts w:ascii="宋体" w:hAnsi="宋体" w:cs="宋体"/>
            <w:b/>
            <w:bCs/>
            <w:color w:val="000000"/>
            <w:sz w:val="24"/>
            <w:szCs w:val="24"/>
          </w:rPr>
          <w:delText>Waltonchain</w:delText>
        </w:r>
      </w:del>
      <w:ins w:id="1607" w:author="user" w:date="2017-10-07T11:25:02Z">
        <w:r>
          <w:rPr>
            <w:rFonts w:hint="eastAsia" w:ascii="宋体" w:hAnsi="宋体" w:cs="宋体"/>
            <w:b/>
            <w:bCs/>
            <w:color w:val="000000"/>
            <w:sz w:val="24"/>
            <w:szCs w:val="24"/>
            <w:lang w:eastAsia="zh-CN"/>
          </w:rPr>
          <w:t>沃尔顿链</w:t>
        </w:r>
      </w:ins>
      <w:r>
        <w:rPr>
          <w:rFonts w:ascii="宋体" w:hAnsi="宋体" w:cs="宋体"/>
          <w:b/>
          <w:bCs/>
          <w:color w:val="000000"/>
          <w:sz w:val="24"/>
          <w:szCs w:val="24"/>
        </w:rPr>
        <w:t>上开发的去中心化应用，并基于应用上的实际用户数量提供奖励。</w:t>
      </w:r>
    </w:p>
    <w:p>
      <w:pPr>
        <w:ind w:firstLine="482" w:firstLineChars="200"/>
        <w:jc w:val="center"/>
        <w:rPr>
          <w:rFonts w:ascii="宋体" w:hAnsi="宋体" w:cs="宋体"/>
          <w:b/>
          <w:bCs/>
          <w:color w:val="000000"/>
          <w:sz w:val="24"/>
          <w:szCs w:val="24"/>
        </w:rPr>
      </w:pPr>
      <w:r>
        <w:rPr>
          <w:rFonts w:hint="eastAsia" w:ascii="宋体" w:hAnsi="宋体" w:cs="宋体"/>
          <w:b/>
          <w:bCs/>
          <w:color w:val="000000"/>
          <w:sz w:val="24"/>
          <w:szCs w:val="24"/>
        </w:rPr>
        <w:t>基金会的总体架构如图</w:t>
      </w:r>
      <w:r>
        <w:rPr>
          <w:rFonts w:ascii="宋体" w:hAnsi="宋体" w:cs="宋体"/>
          <w:b/>
          <w:bCs/>
          <w:color w:val="000000"/>
          <w:sz w:val="24"/>
          <w:szCs w:val="24"/>
        </w:rPr>
        <w:t>4.1所示，决策委员会下辖技术开发委员会、财务及人事管理委员会、项目运营委员会三个子部门，分别负责技术开发战略的制定和实施监管；财务制度的制定和执行监管；项目总体运营及市场推广的决策及执行等事务。决策委员会成员四年一换届，成员一般由各个子委员会推荐两名代表，加上项目投资方代表、社区代表、</w:t>
      </w:r>
      <w:del w:id="1608" w:author="user" w:date="2017-10-07T11:22:53Z">
        <w:r>
          <w:rPr>
            <w:rFonts w:ascii="宋体" w:hAnsi="宋体" w:cs="宋体"/>
            <w:b/>
            <w:bCs/>
            <w:color w:val="000000"/>
            <w:sz w:val="24"/>
            <w:szCs w:val="24"/>
          </w:rPr>
          <w:delText>Walton</w:delText>
        </w:r>
      </w:del>
      <w:ins w:id="1609" w:author="user" w:date="2017-10-07T11:22:53Z">
        <w:r>
          <w:rPr>
            <w:rFonts w:hint="eastAsia" w:ascii="宋体" w:hAnsi="宋体" w:cs="宋体"/>
            <w:b/>
            <w:bCs/>
            <w:color w:val="000000"/>
            <w:sz w:val="24"/>
            <w:szCs w:val="24"/>
            <w:lang w:eastAsia="zh-CN"/>
          </w:rPr>
          <w:t>沃尔顿链</w:t>
        </w:r>
      </w:ins>
      <w:r>
        <w:rPr>
          <w:rFonts w:ascii="宋体" w:hAnsi="宋体" w:cs="宋体"/>
          <w:b/>
          <w:bCs/>
          <w:color w:val="000000"/>
          <w:sz w:val="24"/>
          <w:szCs w:val="24"/>
        </w:rPr>
        <w:t>团队成员代表各一名产生。各子委员会成员四年一换届，成员一般由具备相关行业杰出能力的人士担任。</w:t>
      </w:r>
      <w:r>
        <w:pict>
          <v:shape id="_x0000_i1026" o:spt="75" type="#_x0000_t75" style="height:167.5pt;width:414.75pt;" filled="f" o:preferrelative="t" stroked="f" coordsize="21600,21600">
            <v:path/>
            <v:fill on="f" focussize="0,0"/>
            <v:stroke on="f" joinstyle="miter"/>
            <v:imagedata r:id="rId29" o:title=""/>
            <o:lock v:ext="edit" aspectratio="t"/>
            <w10:wrap type="none"/>
            <w10:anchorlock/>
          </v:shape>
        </w:pict>
      </w:r>
    </w:p>
    <w:p>
      <w:pPr>
        <w:ind w:firstLine="482" w:firstLineChars="200"/>
        <w:jc w:val="center"/>
        <w:rPr>
          <w:rFonts w:ascii="宋体" w:hAnsi="宋体" w:cs="宋体"/>
          <w:b/>
          <w:bCs/>
          <w:color w:val="000000"/>
          <w:sz w:val="24"/>
          <w:szCs w:val="24"/>
        </w:rPr>
      </w:pPr>
      <w:r>
        <w:rPr>
          <w:rFonts w:hint="eastAsia" w:ascii="宋体" w:hAnsi="宋体" w:cs="宋体"/>
          <w:b/>
          <w:bCs/>
          <w:color w:val="000000"/>
          <w:sz w:val="24"/>
          <w:szCs w:val="24"/>
        </w:rPr>
        <w:t>图</w:t>
      </w:r>
      <w:r>
        <w:rPr>
          <w:rFonts w:ascii="宋体" w:hAnsi="宋体" w:cs="宋体"/>
          <w:b/>
          <w:bCs/>
          <w:color w:val="000000"/>
          <w:sz w:val="24"/>
          <w:szCs w:val="24"/>
        </w:rPr>
        <w:t xml:space="preserve">4.1  </w:t>
      </w:r>
      <w:del w:id="1610" w:author="user" w:date="2017-10-07T11:22:56Z">
        <w:r>
          <w:rPr>
            <w:rFonts w:ascii="宋体" w:hAnsi="宋体" w:cs="宋体"/>
            <w:b/>
            <w:bCs/>
            <w:color w:val="000000"/>
            <w:sz w:val="24"/>
            <w:szCs w:val="24"/>
          </w:rPr>
          <w:delText>Walton</w:delText>
        </w:r>
      </w:del>
      <w:ins w:id="1611" w:author="user" w:date="2017-10-07T11:22:56Z">
        <w:r>
          <w:rPr>
            <w:rFonts w:hint="eastAsia" w:ascii="宋体" w:hAnsi="宋体" w:cs="宋体"/>
            <w:b/>
            <w:bCs/>
            <w:color w:val="000000"/>
            <w:sz w:val="24"/>
            <w:szCs w:val="24"/>
            <w:lang w:eastAsia="zh-CN"/>
          </w:rPr>
          <w:t>沃尔顿链</w:t>
        </w:r>
      </w:ins>
      <w:r>
        <w:rPr>
          <w:rFonts w:ascii="宋体" w:hAnsi="宋体" w:cs="宋体"/>
          <w:b/>
          <w:bCs/>
          <w:color w:val="000000"/>
          <w:sz w:val="24"/>
          <w:szCs w:val="24"/>
        </w:rPr>
        <w:t>基金会的总体架构</w:t>
      </w:r>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基金会提倡透明高效的运营理念，促进</w:t>
      </w:r>
      <w:del w:id="1612" w:author="user" w:date="2017-10-07T11:22:57Z">
        <w:r>
          <w:rPr>
            <w:rFonts w:ascii="宋体" w:hAnsi="宋体" w:cs="宋体"/>
            <w:b/>
            <w:bCs/>
            <w:color w:val="000000"/>
            <w:sz w:val="24"/>
            <w:szCs w:val="24"/>
          </w:rPr>
          <w:delText>Walton</w:delText>
        </w:r>
      </w:del>
      <w:ins w:id="1613" w:author="user" w:date="2017-10-07T11:22:57Z">
        <w:r>
          <w:rPr>
            <w:rFonts w:hint="eastAsia" w:ascii="宋体" w:hAnsi="宋体" w:cs="宋体"/>
            <w:b/>
            <w:bCs/>
            <w:color w:val="000000"/>
            <w:sz w:val="24"/>
            <w:szCs w:val="24"/>
            <w:lang w:eastAsia="zh-CN"/>
          </w:rPr>
          <w:t>沃尔顿链</w:t>
        </w:r>
      </w:ins>
      <w:r>
        <w:rPr>
          <w:rFonts w:ascii="宋体" w:hAnsi="宋体" w:cs="宋体"/>
          <w:b/>
          <w:bCs/>
          <w:color w:val="000000"/>
          <w:sz w:val="24"/>
          <w:szCs w:val="24"/>
        </w:rPr>
        <w:t>生态体系健康发展。治理结构主要以项目管理的有效性、可持续性和资金安全性为主着眼点。基金会的使命就是</w:t>
      </w:r>
      <w:r>
        <w:rPr>
          <w:rFonts w:hint="eastAsia" w:ascii="宋体" w:hAnsi="宋体" w:cs="宋体"/>
          <w:b/>
          <w:bCs/>
          <w:color w:val="000000"/>
          <w:sz w:val="24"/>
          <w:szCs w:val="24"/>
        </w:rPr>
        <w:t>推进区块链技术由互联网向物联网贯通</w:t>
      </w:r>
      <w:r>
        <w:rPr>
          <w:rFonts w:ascii="宋体" w:hAnsi="宋体" w:cs="宋体"/>
          <w:b/>
          <w:bCs/>
          <w:color w:val="000000"/>
          <w:sz w:val="24"/>
          <w:szCs w:val="24"/>
        </w:rPr>
        <w:t>，将把ICO募集的资金投向以下几个方向：</w:t>
      </w:r>
    </w:p>
    <w:p>
      <w:pPr>
        <w:ind w:firstLine="482" w:firstLineChars="200"/>
        <w:rPr>
          <w:rFonts w:ascii="宋体" w:hAnsi="宋体" w:cs="宋体"/>
          <w:b/>
          <w:bCs/>
          <w:color w:val="000000"/>
          <w:sz w:val="24"/>
          <w:szCs w:val="24"/>
        </w:rPr>
      </w:pPr>
      <w:r>
        <w:rPr>
          <w:rFonts w:ascii="宋体" w:hAnsi="宋体" w:cs="宋体"/>
          <w:b/>
          <w:bCs/>
          <w:color w:val="000000"/>
          <w:sz w:val="24"/>
          <w:szCs w:val="24"/>
        </w:rPr>
        <w:t>1）拟研发带自主知识产权的RFID信标芯片，芯片采用自主知识产权的非对称加密算法，可实现物联网与区块链的完美结合；</w:t>
      </w:r>
    </w:p>
    <w:p>
      <w:pPr>
        <w:ind w:firstLine="482" w:firstLineChars="200"/>
        <w:rPr>
          <w:rFonts w:ascii="宋体" w:hAnsi="宋体" w:cs="宋体"/>
          <w:b/>
          <w:bCs/>
          <w:color w:val="000000"/>
          <w:sz w:val="24"/>
          <w:szCs w:val="24"/>
        </w:rPr>
      </w:pPr>
      <w:r>
        <w:rPr>
          <w:rFonts w:ascii="宋体" w:hAnsi="宋体" w:cs="宋体"/>
          <w:b/>
          <w:bCs/>
          <w:color w:val="000000"/>
          <w:sz w:val="24"/>
          <w:szCs w:val="24"/>
        </w:rPr>
        <w:t xml:space="preserve">2）通过 WTC </w:t>
      </w:r>
      <w:r>
        <w:rPr>
          <w:rFonts w:hint="eastAsia" w:ascii="宋体" w:hAnsi="宋体" w:cs="宋体"/>
          <w:b/>
          <w:bCs/>
          <w:color w:val="000000"/>
          <w:sz w:val="24"/>
          <w:szCs w:val="24"/>
        </w:rPr>
        <w:t>灵活而强大的</w:t>
      </w:r>
      <w:r>
        <w:rPr>
          <w:rFonts w:ascii="宋体" w:hAnsi="宋体" w:cs="宋体"/>
          <w:b/>
          <w:bCs/>
          <w:color w:val="000000"/>
          <w:sz w:val="24"/>
          <w:szCs w:val="24"/>
        </w:rPr>
        <w:t xml:space="preserve"> Token </w:t>
      </w:r>
      <w:r>
        <w:rPr>
          <w:rFonts w:hint="eastAsia" w:ascii="宋体" w:hAnsi="宋体" w:cs="宋体"/>
          <w:b/>
          <w:bCs/>
          <w:color w:val="000000"/>
          <w:sz w:val="24"/>
          <w:szCs w:val="24"/>
        </w:rPr>
        <w:t>创建和交易功能，实现智能积分系统，集合支付、赠送、同币交易、跨币交易的完备功能；</w:t>
      </w:r>
    </w:p>
    <w:p>
      <w:pPr>
        <w:ind w:firstLine="482" w:firstLineChars="200"/>
        <w:rPr>
          <w:rFonts w:ascii="宋体" w:hAnsi="宋体" w:cs="宋体"/>
          <w:b/>
          <w:bCs/>
          <w:color w:val="000000"/>
          <w:sz w:val="24"/>
          <w:szCs w:val="24"/>
        </w:rPr>
      </w:pPr>
      <w:r>
        <w:rPr>
          <w:rFonts w:ascii="宋体" w:hAnsi="宋体" w:cs="宋体"/>
          <w:b/>
          <w:bCs/>
          <w:color w:val="000000"/>
          <w:sz w:val="24"/>
          <w:szCs w:val="24"/>
        </w:rPr>
        <w:t xml:space="preserve">3）通过优化的区块链数据结构设计，实现商品采购、配送、入库盘点、出库、门店、上架盘点、销售、客户购买、客户评价、客户售后完整信息上链，实现客户、商家、WTC </w:t>
      </w:r>
      <w:r>
        <w:rPr>
          <w:rFonts w:hint="eastAsia" w:ascii="宋体" w:hAnsi="宋体" w:cs="宋体"/>
          <w:b/>
          <w:bCs/>
          <w:color w:val="000000"/>
          <w:sz w:val="24"/>
          <w:szCs w:val="24"/>
        </w:rPr>
        <w:t>三赢策略；</w:t>
      </w:r>
    </w:p>
    <w:p>
      <w:pPr>
        <w:ind w:firstLine="482" w:firstLineChars="200"/>
        <w:jc w:val="both"/>
        <w:rPr>
          <w:rFonts w:ascii="宋体" w:hAnsi="宋体" w:cs="宋体"/>
          <w:b/>
          <w:bCs/>
          <w:color w:val="000000"/>
          <w:sz w:val="24"/>
          <w:szCs w:val="24"/>
        </w:rPr>
      </w:pPr>
      <w:r>
        <w:rPr>
          <w:rFonts w:ascii="宋体" w:hAnsi="宋体" w:cs="宋体"/>
          <w:b/>
          <w:bCs/>
          <w:color w:val="000000"/>
          <w:sz w:val="24"/>
          <w:szCs w:val="24"/>
        </w:rPr>
        <w:t>4）凭借匹配多场景的区块链数据结构，打造安全可靠的点对点物流信息通道，为物流公司提供业务自动化管理的信息平台，从机制上避免丢单、误单、错单的物流痛点问题；</w:t>
      </w:r>
    </w:p>
    <w:p>
      <w:pPr>
        <w:ind w:firstLine="482" w:firstLineChars="200"/>
        <w:rPr>
          <w:rFonts w:ascii="宋体" w:hAnsi="宋体" w:cs="宋体"/>
          <w:b/>
          <w:bCs/>
          <w:color w:val="000000"/>
          <w:sz w:val="24"/>
          <w:szCs w:val="24"/>
        </w:rPr>
      </w:pPr>
      <w:r>
        <w:rPr>
          <w:rFonts w:ascii="宋体" w:hAnsi="宋体" w:cs="宋体"/>
          <w:b/>
          <w:bCs/>
          <w:color w:val="000000"/>
          <w:sz w:val="24"/>
          <w:szCs w:val="24"/>
        </w:rPr>
        <w:t>5）将应用到产品生产厂家，实现智能包装和产品可溯源定制。</w:t>
      </w:r>
    </w:p>
    <w:p>
      <w:pPr>
        <w:ind w:firstLine="482" w:firstLineChars="200"/>
        <w:rPr>
          <w:rFonts w:ascii="宋体" w:hAnsi="宋体" w:cs="宋体"/>
          <w:b/>
          <w:bCs/>
          <w:color w:val="000000"/>
          <w:sz w:val="24"/>
          <w:szCs w:val="24"/>
        </w:rPr>
      </w:pPr>
      <w:r>
        <w:rPr>
          <w:rFonts w:hint="eastAsia" w:ascii="宋体" w:hAnsi="宋体" w:cs="宋体"/>
          <w:b/>
          <w:bCs/>
          <w:color w:val="000000"/>
          <w:sz w:val="24"/>
          <w:szCs w:val="24"/>
        </w:rPr>
        <w:t>以上项目展开将为用户提供便捷的数据查询追溯、分析处理、管理交易接口，为商家提供智能化管理接口，结合机器学习、人工智能的深度应用，最终实现生产、物流、门店、销售和售后的全供销链条的智能生态圈。</w:t>
      </w:r>
    </w:p>
    <w:p>
      <w:pPr>
        <w:rPr>
          <w:rFonts w:ascii="宋体" w:hAnsi="宋体" w:cs="宋体"/>
          <w:b/>
          <w:bCs/>
          <w:color w:val="000000"/>
          <w:sz w:val="24"/>
          <w:szCs w:val="24"/>
        </w:rPr>
      </w:pPr>
    </w:p>
    <w:p>
      <w:pPr>
        <w:rPr>
          <w:rFonts w:ascii="宋体" w:hAnsi="宋体" w:cs="宋体"/>
          <w:b/>
          <w:bCs/>
          <w:color w:val="000000"/>
          <w:sz w:val="24"/>
          <w:szCs w:val="24"/>
        </w:rPr>
      </w:pPr>
    </w:p>
    <w:p>
      <w:pPr>
        <w:rPr>
          <w:rFonts w:ascii="宋体" w:hAnsi="宋体" w:cs="宋体"/>
          <w:b/>
          <w:bCs/>
          <w:color w:val="000000"/>
          <w:sz w:val="24"/>
          <w:szCs w:val="24"/>
        </w:rPr>
      </w:pPr>
    </w:p>
    <w:p>
      <w:pPr>
        <w:rPr>
          <w:rFonts w:ascii="宋体" w:hAnsi="宋体" w:cs="宋体"/>
          <w:b/>
          <w:bCs/>
          <w:color w:val="000000"/>
          <w:sz w:val="24"/>
          <w:szCs w:val="24"/>
        </w:rPr>
      </w:pPr>
    </w:p>
    <w:p>
      <w:pPr>
        <w:pStyle w:val="2"/>
        <w:jc w:val="center"/>
        <w:rPr>
          <w:color w:val="000000"/>
        </w:rPr>
      </w:pPr>
      <w:bookmarkStart w:id="789" w:name="_Toc484560894"/>
      <w:bookmarkStart w:id="790" w:name="_Toc4899"/>
      <w:bookmarkStart w:id="791" w:name="_Toc30238"/>
      <w:bookmarkStart w:id="792" w:name="_Toc2161"/>
      <w:bookmarkStart w:id="793" w:name="_Toc486227286"/>
      <w:bookmarkStart w:id="794" w:name="_Toc8762"/>
      <w:bookmarkStart w:id="795" w:name="_Toc3068"/>
      <w:bookmarkStart w:id="796" w:name="_Toc18903"/>
      <w:bookmarkStart w:id="797" w:name="_Toc21827"/>
      <w:bookmarkStart w:id="798" w:name="_Toc29780"/>
      <w:bookmarkStart w:id="799" w:name="_Toc2427"/>
      <w:bookmarkStart w:id="800" w:name="_Toc31933"/>
      <w:bookmarkStart w:id="801" w:name="_Toc9295"/>
      <w:bookmarkStart w:id="802" w:name="_Toc12279"/>
      <w:bookmarkStart w:id="803" w:name="_Toc28958"/>
      <w:bookmarkStart w:id="804" w:name="_Toc10529"/>
      <w:r>
        <w:rPr>
          <w:rFonts w:hint="eastAsia"/>
          <w:color w:val="000000"/>
        </w:rPr>
        <w:t>第五部分 团队简介</w:t>
      </w:r>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p>
    <w:p>
      <w:pPr>
        <w:pStyle w:val="3"/>
        <w:rPr>
          <w:color w:val="000000"/>
        </w:rPr>
      </w:pPr>
      <w:bookmarkStart w:id="805" w:name="_Toc15332"/>
      <w:bookmarkStart w:id="806" w:name="_Toc31477"/>
      <w:bookmarkStart w:id="807" w:name="_Toc21848"/>
      <w:bookmarkStart w:id="808" w:name="_Toc315"/>
      <w:bookmarkStart w:id="809" w:name="_Toc29570"/>
      <w:bookmarkStart w:id="810" w:name="_Toc484560895"/>
      <w:bookmarkStart w:id="811" w:name="_Toc24259"/>
      <w:bookmarkStart w:id="812" w:name="_Toc23967"/>
      <w:bookmarkStart w:id="813" w:name="_Toc486227287"/>
      <w:bookmarkStart w:id="814" w:name="_Toc11821"/>
      <w:bookmarkStart w:id="815" w:name="_Toc1090"/>
      <w:bookmarkStart w:id="816" w:name="_Toc20756"/>
      <w:bookmarkStart w:id="817" w:name="_Toc32565"/>
      <w:bookmarkStart w:id="818" w:name="_Toc16490"/>
      <w:bookmarkStart w:id="819" w:name="_Toc24839"/>
      <w:bookmarkStart w:id="820" w:name="_Toc3235"/>
      <w:r>
        <w:rPr>
          <w:rFonts w:hint="eastAsia"/>
          <w:color w:val="000000"/>
        </w:rPr>
        <w:t>5.1</w:t>
      </w:r>
      <w:bookmarkEnd w:id="805"/>
      <w:bookmarkEnd w:id="806"/>
      <w:bookmarkEnd w:id="807"/>
      <w:bookmarkEnd w:id="808"/>
      <w:bookmarkEnd w:id="809"/>
      <w:bookmarkEnd w:id="810"/>
      <w:bookmarkEnd w:id="811"/>
      <w:r>
        <w:rPr>
          <w:rFonts w:hint="eastAsia"/>
          <w:color w:val="000000"/>
        </w:rPr>
        <w:t xml:space="preserve"> 发起人</w:t>
      </w:r>
      <w:bookmarkEnd w:id="812"/>
      <w:bookmarkEnd w:id="813"/>
      <w:bookmarkEnd w:id="814"/>
      <w:bookmarkEnd w:id="815"/>
      <w:bookmarkEnd w:id="816"/>
      <w:bookmarkEnd w:id="817"/>
      <w:bookmarkEnd w:id="818"/>
      <w:bookmarkEnd w:id="819"/>
      <w:bookmarkEnd w:id="820"/>
    </w:p>
    <w:p>
      <w:pPr>
        <w:ind w:firstLine="482" w:firstLineChars="200"/>
        <w:rPr>
          <w:ins w:id="1615" w:author="user" w:date="2017-10-08T22:56:33Z"/>
          <w:rFonts w:hint="eastAsia" w:ascii="宋体" w:hAnsi="宋体" w:cs="宋体"/>
          <w:b/>
          <w:bCs/>
          <w:color w:val="000000"/>
          <w:sz w:val="24"/>
          <w:szCs w:val="24"/>
          <w:rPrChange w:id="1616" w:author="user" w:date="2017-10-08T22:56:33Z">
            <w:rPr>
              <w:ins w:id="1617" w:author="user" w:date="2017-10-08T22:56:33Z"/>
              <w:rFonts w:hint="eastAsia"/>
            </w:rPr>
          </w:rPrChange>
        </w:rPr>
        <w:pPrChange w:id="1614" w:author="user" w:date="2017-10-08T22:55:24Z">
          <w:pPr>
            <w:ind w:firstLine="482" w:firstLineChars="200"/>
          </w:pPr>
        </w:pPrChange>
      </w:pPr>
      <w:ins w:id="1618" w:author="user" w:date="2017-10-08T22:56:33Z">
        <w:r>
          <w:rPr>
            <w:rFonts w:hint="eastAsia" w:ascii="宋体" w:hAnsi="宋体" w:cs="宋体"/>
            <w:b/>
            <w:bCs/>
            <w:color w:val="000000"/>
            <w:sz w:val="24"/>
            <w:szCs w:val="24"/>
            <w:rPrChange w:id="1619" w:author="user" w:date="2017-10-08T22:56:33Z">
              <w:rPr>
                <w:rFonts w:hint="eastAsia"/>
              </w:rPr>
            </w:rPrChange>
          </w:rPr>
          <w:t>都相赫（韩国发起人）：韩国籍，中韩文化交流发展委员会(文在寅总统自营机关)副会长，韩国标准产品协会理事，韩国中小企业委员会城南市会长，韩国NC科技株式会社会长。IT TODAY新闻社资深大记者，NEWS PAPER经济部门大记者。韩国电子新闻社(ET NEWS)理事。</w:t>
        </w:r>
      </w:ins>
    </w:p>
    <w:p>
      <w:pPr>
        <w:ind w:firstLine="482" w:firstLineChars="200"/>
        <w:rPr>
          <w:ins w:id="1622" w:author="user" w:date="2017-10-08T22:56:33Z"/>
          <w:rFonts w:hint="eastAsia" w:ascii="宋体" w:hAnsi="宋体" w:cs="宋体"/>
          <w:b/>
          <w:bCs/>
          <w:color w:val="000000"/>
          <w:sz w:val="24"/>
          <w:szCs w:val="24"/>
          <w:rPrChange w:id="1623" w:author="user" w:date="2017-10-08T22:56:33Z">
            <w:rPr>
              <w:ins w:id="1624" w:author="user" w:date="2017-10-08T22:56:33Z"/>
              <w:rFonts w:hint="eastAsia"/>
            </w:rPr>
          </w:rPrChange>
        </w:rPr>
        <w:pPrChange w:id="1621" w:author="user" w:date="2017-10-08T22:55:24Z">
          <w:pPr>
            <w:ind w:firstLine="482" w:firstLineChars="200"/>
          </w:pPr>
        </w:pPrChange>
      </w:pPr>
      <w:ins w:id="1625" w:author="user" w:date="2017-10-08T22:56:33Z">
        <w:r>
          <w:rPr>
            <w:rFonts w:hint="eastAsia" w:ascii="宋体" w:hAnsi="宋体" w:cs="宋体"/>
            <w:b/>
            <w:bCs/>
            <w:color w:val="000000"/>
            <w:sz w:val="24"/>
            <w:szCs w:val="24"/>
            <w:rPrChange w:id="1626" w:author="user" w:date="2017-10-08T22:56:33Z">
              <w:rPr>
                <w:rFonts w:hint="eastAsia"/>
              </w:rPr>
            </w:rPrChange>
          </w:rPr>
          <w:t>许芳呈（中国发起人）：中国籍，企业管理专业毕业，七匹狼公司供应链管理总监，天使投资人。</w:t>
        </w:r>
      </w:ins>
    </w:p>
    <w:p>
      <w:pPr>
        <w:ind w:firstLine="482" w:firstLineChars="200"/>
        <w:rPr>
          <w:del w:id="1629" w:author="user" w:date="2017-10-08T22:56:33Z"/>
          <w:rFonts w:ascii="宋体" w:hAnsi="宋体" w:cs="宋体"/>
          <w:b/>
          <w:bCs/>
          <w:color w:val="000000"/>
          <w:sz w:val="24"/>
          <w:szCs w:val="24"/>
        </w:rPr>
        <w:pPrChange w:id="1628" w:author="user" w:date="2017-10-08T22:55:24Z">
          <w:pPr>
            <w:ind w:firstLine="482" w:firstLineChars="200"/>
          </w:pPr>
        </w:pPrChange>
      </w:pPr>
      <w:del w:id="1630" w:author="user" w:date="2017-10-08T22:56:33Z">
        <w:r>
          <w:rPr>
            <w:rFonts w:hint="eastAsia" w:ascii="宋体" w:hAnsi="宋体" w:cs="宋体"/>
            <w:b/>
            <w:bCs/>
            <w:color w:val="000000"/>
            <w:sz w:val="24"/>
            <w:szCs w:val="24"/>
          </w:rPr>
          <w:delText>许芳呈（中国发起人）：中国籍，企业管理专业毕业，七匹狼公司供应链管理总监，天使投资人。</w:delText>
        </w:r>
      </w:del>
    </w:p>
    <w:p>
      <w:pPr>
        <w:ind w:firstLine="482" w:firstLineChars="200"/>
        <w:rPr>
          <w:del w:id="1631" w:author="user" w:date="2017-10-08T22:56:33Z"/>
          <w:rFonts w:ascii="宋体" w:hAnsi="宋体" w:cs="宋体"/>
          <w:b/>
          <w:bCs/>
          <w:color w:val="000000"/>
          <w:sz w:val="24"/>
          <w:szCs w:val="24"/>
        </w:rPr>
      </w:pPr>
      <w:del w:id="1632" w:author="user" w:date="2017-10-08T22:56:33Z">
        <w:r>
          <w:rPr>
            <w:rFonts w:ascii="宋体" w:hAnsi="宋体" w:cs="宋体"/>
            <w:b/>
            <w:bCs/>
            <w:color w:val="000000"/>
            <w:sz w:val="24"/>
            <w:szCs w:val="24"/>
          </w:rPr>
          <w:delText>都相赫</w:delText>
        </w:r>
      </w:del>
      <w:del w:id="1633" w:author="user" w:date="2017-10-08T22:56:33Z">
        <w:r>
          <w:rPr>
            <w:rFonts w:hint="eastAsia" w:ascii="宋体" w:hAnsi="宋体" w:cs="宋体"/>
            <w:b/>
            <w:bCs/>
            <w:color w:val="000000"/>
            <w:sz w:val="24"/>
            <w:szCs w:val="24"/>
          </w:rPr>
          <w:delText>（韩国发起人）：韩国籍，中韩文化交流发展委员会</w:delText>
        </w:r>
      </w:del>
      <w:del w:id="1634" w:author="user" w:date="2017-10-08T22:56:33Z">
        <w:r>
          <w:rPr>
            <w:rFonts w:ascii="宋体" w:hAnsi="宋体" w:cs="宋体"/>
            <w:b/>
            <w:bCs/>
            <w:color w:val="000000"/>
            <w:sz w:val="24"/>
            <w:szCs w:val="24"/>
          </w:rPr>
          <w:delText>(文在寅总统自营机关)副会长，韩国标准产品协会理事</w:delText>
        </w:r>
      </w:del>
      <w:del w:id="1635" w:author="user" w:date="2017-10-08T22:56:33Z">
        <w:r>
          <w:rPr>
            <w:rFonts w:hint="eastAsia" w:ascii="宋体" w:hAnsi="宋体" w:cs="宋体"/>
            <w:b/>
            <w:bCs/>
            <w:color w:val="000000"/>
            <w:sz w:val="24"/>
            <w:szCs w:val="24"/>
          </w:rPr>
          <w:delText>，</w:delText>
        </w:r>
      </w:del>
      <w:del w:id="1636" w:author="user" w:date="2017-10-08T22:56:33Z">
        <w:r>
          <w:rPr>
            <w:rFonts w:ascii="宋体" w:hAnsi="宋体" w:cs="宋体"/>
            <w:b/>
            <w:bCs/>
            <w:color w:val="000000"/>
            <w:sz w:val="24"/>
            <w:szCs w:val="24"/>
          </w:rPr>
          <w:delText>韩国中小企业委员会城南市会长</w:delText>
        </w:r>
      </w:del>
      <w:del w:id="1637" w:author="user" w:date="2017-10-08T22:56:33Z">
        <w:r>
          <w:rPr>
            <w:rFonts w:hint="eastAsia" w:ascii="宋体" w:hAnsi="宋体" w:cs="宋体"/>
            <w:b/>
            <w:bCs/>
            <w:color w:val="000000"/>
            <w:sz w:val="24"/>
            <w:szCs w:val="24"/>
          </w:rPr>
          <w:delText>，</w:delText>
        </w:r>
      </w:del>
      <w:del w:id="1638" w:author="user" w:date="2017-10-08T22:56:33Z">
        <w:r>
          <w:rPr>
            <w:rFonts w:ascii="宋体" w:hAnsi="宋体" w:cs="宋体"/>
            <w:b/>
            <w:bCs/>
            <w:color w:val="000000"/>
            <w:sz w:val="24"/>
            <w:szCs w:val="24"/>
          </w:rPr>
          <w:delText>韩国NC科技株式会社</w:delText>
        </w:r>
      </w:del>
      <w:del w:id="1639" w:author="user" w:date="2017-10-08T22:56:33Z">
        <w:r>
          <w:rPr>
            <w:rFonts w:hint="eastAsia" w:ascii="宋体" w:hAnsi="宋体" w:cs="宋体"/>
            <w:b/>
            <w:bCs/>
            <w:color w:val="000000"/>
            <w:sz w:val="24"/>
            <w:szCs w:val="24"/>
          </w:rPr>
          <w:delText>会长。</w:delText>
        </w:r>
      </w:del>
      <w:del w:id="1640" w:author="user" w:date="2017-10-08T22:56:33Z">
        <w:r>
          <w:rPr>
            <w:rFonts w:ascii="宋体" w:hAnsi="宋体" w:cs="宋体"/>
            <w:b/>
            <w:bCs/>
            <w:color w:val="000000"/>
            <w:sz w:val="24"/>
            <w:szCs w:val="24"/>
          </w:rPr>
          <w:delText>IT TODAY新闻社资深大记者，NEWS PAPER经济部门大记者。韩国电子新闻社(ET NEWS)理事。</w:delText>
        </w:r>
      </w:del>
    </w:p>
    <w:p>
      <w:pPr>
        <w:pStyle w:val="3"/>
        <w:rPr>
          <w:color w:val="000000"/>
        </w:rPr>
      </w:pPr>
      <w:bookmarkStart w:id="821" w:name="_Toc8756"/>
      <w:bookmarkStart w:id="822" w:name="_Toc2315"/>
      <w:bookmarkStart w:id="823" w:name="_Toc32546"/>
      <w:bookmarkStart w:id="824" w:name="_Toc2311"/>
      <w:bookmarkStart w:id="825" w:name="_Toc11045"/>
      <w:bookmarkStart w:id="826" w:name="_Toc486227288"/>
      <w:bookmarkStart w:id="827" w:name="_Toc1355"/>
      <w:bookmarkStart w:id="828" w:name="_Toc24850"/>
      <w:bookmarkStart w:id="829" w:name="_Toc18188"/>
      <w:r>
        <w:rPr>
          <w:rFonts w:hint="eastAsia"/>
          <w:color w:val="000000"/>
        </w:rPr>
        <w:t>5.2 高级顾问</w:t>
      </w:r>
      <w:bookmarkEnd w:id="821"/>
      <w:bookmarkEnd w:id="822"/>
      <w:bookmarkEnd w:id="823"/>
      <w:bookmarkEnd w:id="824"/>
      <w:bookmarkEnd w:id="825"/>
      <w:bookmarkEnd w:id="826"/>
      <w:bookmarkEnd w:id="827"/>
      <w:bookmarkEnd w:id="828"/>
      <w:bookmarkEnd w:id="829"/>
    </w:p>
    <w:p>
      <w:pPr>
        <w:ind w:firstLine="482" w:firstLineChars="200"/>
        <w:rPr>
          <w:ins w:id="1641" w:author="user" w:date="2017-10-08T22:56:52Z"/>
          <w:rFonts w:hint="eastAsia" w:ascii="宋体" w:hAnsi="宋体" w:cs="宋体"/>
          <w:b/>
          <w:bCs/>
          <w:color w:val="000000"/>
          <w:sz w:val="24"/>
          <w:szCs w:val="24"/>
          <w:rPrChange w:id="1642" w:author="user" w:date="2017-10-08T22:56:52Z">
            <w:rPr>
              <w:ins w:id="1643" w:author="user" w:date="2017-10-08T22:56:52Z"/>
              <w:rFonts w:hint="eastAsia"/>
            </w:rPr>
          </w:rPrChange>
        </w:rPr>
      </w:pPr>
      <w:ins w:id="1644" w:author="user" w:date="2017-10-08T22:56:52Z">
        <w:r>
          <w:rPr>
            <w:rFonts w:hint="eastAsia" w:ascii="宋体" w:hAnsi="宋体" w:cs="宋体"/>
            <w:b/>
            <w:bCs/>
            <w:color w:val="000000"/>
            <w:sz w:val="24"/>
            <w:szCs w:val="24"/>
            <w:rPrChange w:id="1645" w:author="user" w:date="2017-10-08T22:56:52Z">
              <w:rPr>
                <w:rFonts w:hint="eastAsia"/>
              </w:rPr>
            </w:rPrChange>
          </w:rPr>
          <w:t>金锡基(物联网)：韩国籍，韩国电子行业的领军人物，工学博士（毕业于美国明尼苏达大学），韩国高丽大学教授，曾任职于贝尔实验室、美国霍尼韦尔公司，担任过韩国三星电子公司副总裁，集成电路设计领域的资深专家，IEEE高级会员，韩国电气工程师学会副会长，韩国半导体科学家及工程师协会主席。发表学术论文250多篇，拥有发明专利60余项。</w:t>
        </w:r>
      </w:ins>
    </w:p>
    <w:p>
      <w:pPr>
        <w:ind w:firstLine="482" w:firstLineChars="200"/>
        <w:rPr>
          <w:ins w:id="1647" w:author="user" w:date="2017-10-08T22:56:52Z"/>
          <w:rFonts w:hint="eastAsia" w:ascii="宋体" w:hAnsi="宋体" w:cs="宋体"/>
          <w:b/>
          <w:bCs/>
          <w:color w:val="000000"/>
          <w:sz w:val="24"/>
          <w:szCs w:val="24"/>
          <w:rPrChange w:id="1648" w:author="user" w:date="2017-10-08T22:56:52Z">
            <w:rPr>
              <w:ins w:id="1649" w:author="user" w:date="2017-10-08T22:56:52Z"/>
              <w:rFonts w:hint="eastAsia"/>
            </w:rPr>
          </w:rPrChange>
        </w:rPr>
      </w:pPr>
      <w:ins w:id="1650" w:author="user" w:date="2017-10-08T22:56:52Z">
        <w:r>
          <w:rPr>
            <w:rFonts w:hint="eastAsia" w:ascii="宋体" w:hAnsi="宋体" w:cs="宋体"/>
            <w:b/>
            <w:bCs/>
            <w:color w:val="000000"/>
            <w:sz w:val="24"/>
            <w:szCs w:val="24"/>
            <w:rPrChange w:id="1651" w:author="user" w:date="2017-10-08T22:56:52Z">
              <w:rPr>
                <w:rFonts w:hint="eastAsia"/>
              </w:rPr>
            </w:rPrChange>
          </w:rPr>
          <w:t>朱延平（区块链）：中国台湾籍，工学博士（毕业于台湾成功大学），台湾云端服务协会理事长，中兴大学资讯管理系主任。曾获得台湾教育部青年发明奖，台湾十大资讯人才奖。多年来对区块链的应用有着深入的研究，带领区块链技术团队开发系统应用于健康大数据和农业溯源项目。</w:t>
        </w:r>
      </w:ins>
    </w:p>
    <w:p>
      <w:pPr>
        <w:ind w:firstLine="482" w:firstLineChars="200"/>
        <w:rPr>
          <w:del w:id="1653" w:author="user" w:date="2017-10-08T22:56:52Z"/>
          <w:rFonts w:ascii="宋体" w:hAnsi="宋体" w:cs="宋体"/>
          <w:b/>
          <w:bCs/>
          <w:color w:val="000000"/>
          <w:sz w:val="24"/>
          <w:szCs w:val="24"/>
        </w:rPr>
      </w:pPr>
      <w:del w:id="1654" w:author="user" w:date="2017-10-08T22:56:52Z">
        <w:r>
          <w:rPr>
            <w:rFonts w:hint="eastAsia" w:ascii="宋体" w:hAnsi="宋体" w:cs="宋体"/>
            <w:b/>
            <w:bCs/>
            <w:color w:val="000000"/>
            <w:sz w:val="24"/>
            <w:szCs w:val="24"/>
          </w:rPr>
          <w:delText>金锡基</w:delText>
        </w:r>
      </w:del>
      <w:del w:id="1655" w:author="user" w:date="2017-10-08T22:56:52Z">
        <w:r>
          <w:rPr>
            <w:rFonts w:ascii="宋体" w:hAnsi="宋体" w:cs="宋体"/>
            <w:b/>
            <w:bCs/>
            <w:color w:val="000000"/>
            <w:sz w:val="24"/>
            <w:szCs w:val="24"/>
          </w:rPr>
          <w:delText>(物联网)：韩国籍，韩国电子行业的领军人物，工学博士（毕业于美国明尼苏达大学），韩国高丽大学教授，曾任职于贝尔实验室、美国霍尼韦尔公司，担任过韩国三星电子公司副总裁，集成电路设计领域的资深专家，IEEE</w:delText>
        </w:r>
      </w:del>
      <w:del w:id="1656" w:author="user" w:date="2017-10-08T22:56:52Z">
        <w:r>
          <w:rPr>
            <w:rFonts w:hint="eastAsia" w:ascii="宋体" w:hAnsi="宋体" w:cs="宋体"/>
            <w:b/>
            <w:bCs/>
            <w:color w:val="000000"/>
            <w:sz w:val="24"/>
            <w:szCs w:val="24"/>
          </w:rPr>
          <w:delText>高级会员，</w:delText>
        </w:r>
      </w:del>
      <w:del w:id="1657" w:author="user" w:date="2017-10-08T22:56:52Z">
        <w:r>
          <w:rPr>
            <w:rFonts w:ascii="宋体" w:hAnsi="宋体" w:cs="宋体"/>
            <w:b/>
            <w:bCs/>
            <w:color w:val="000000"/>
            <w:sz w:val="24"/>
            <w:szCs w:val="24"/>
          </w:rPr>
          <w:delText>韩国电气工程师学会</w:delText>
        </w:r>
      </w:del>
      <w:del w:id="1658" w:author="user" w:date="2017-10-08T22:56:52Z">
        <w:r>
          <w:rPr>
            <w:rFonts w:hint="eastAsia" w:ascii="宋体" w:hAnsi="宋体" w:cs="宋体"/>
            <w:b/>
            <w:bCs/>
            <w:color w:val="000000"/>
            <w:sz w:val="24"/>
            <w:szCs w:val="24"/>
          </w:rPr>
          <w:delText>副会长，</w:delText>
        </w:r>
      </w:del>
      <w:del w:id="1659" w:author="user" w:date="2017-10-08T22:56:52Z">
        <w:r>
          <w:rPr>
            <w:rFonts w:ascii="宋体" w:hAnsi="宋体" w:cs="宋体"/>
            <w:b/>
            <w:bCs/>
            <w:color w:val="000000"/>
            <w:sz w:val="24"/>
            <w:szCs w:val="24"/>
          </w:rPr>
          <w:delText>韩国半导体科学家及工程师协会</w:delText>
        </w:r>
      </w:del>
      <w:del w:id="1660" w:author="user" w:date="2017-10-08T22:56:52Z">
        <w:r>
          <w:rPr>
            <w:rFonts w:hint="eastAsia" w:ascii="宋体" w:hAnsi="宋体" w:cs="宋体"/>
            <w:b/>
            <w:bCs/>
            <w:color w:val="000000"/>
            <w:sz w:val="24"/>
            <w:szCs w:val="24"/>
          </w:rPr>
          <w:delText>主席。发表学术论文</w:delText>
        </w:r>
      </w:del>
      <w:del w:id="1661" w:author="user" w:date="2017-10-08T22:56:52Z">
        <w:r>
          <w:rPr>
            <w:rFonts w:ascii="宋体" w:hAnsi="宋体" w:cs="宋体"/>
            <w:b/>
            <w:bCs/>
            <w:color w:val="000000"/>
            <w:sz w:val="24"/>
            <w:szCs w:val="24"/>
          </w:rPr>
          <w:delText>250多篇，拥有发明专利60余项。</w:delText>
        </w:r>
      </w:del>
    </w:p>
    <w:p>
      <w:pPr>
        <w:ind w:firstLine="482" w:firstLineChars="200"/>
        <w:rPr>
          <w:del w:id="1662" w:author="user" w:date="2017-10-08T22:56:52Z"/>
          <w:rFonts w:ascii="宋体" w:hAnsi="宋体" w:cs="宋体"/>
          <w:b/>
          <w:bCs/>
          <w:color w:val="000000"/>
          <w:sz w:val="24"/>
          <w:szCs w:val="24"/>
        </w:rPr>
      </w:pPr>
      <w:del w:id="1663" w:author="user" w:date="2017-10-08T22:56:52Z">
        <w:r>
          <w:rPr>
            <w:rFonts w:hint="eastAsia" w:ascii="宋体" w:hAnsi="宋体" w:cs="宋体"/>
            <w:b/>
            <w:bCs/>
            <w:color w:val="000000"/>
            <w:sz w:val="24"/>
            <w:szCs w:val="24"/>
          </w:rPr>
          <w:delText>朱延平（区块链）：中国台湾籍，工学博士（毕业于台湾成功大学），台湾云端服务协会理事长，中兴大学资讯管理系主任。曾获得台湾教育部青年发明奖，台湾十大资讯人才奖。多年来对区块链的应用有着深入的研究，带领区块链技术团队开发系统应用于健康大数据和农业溯源项目。</w:delText>
        </w:r>
      </w:del>
    </w:p>
    <w:p>
      <w:pPr>
        <w:pStyle w:val="3"/>
        <w:rPr>
          <w:color w:val="000000"/>
        </w:rPr>
      </w:pPr>
      <w:bookmarkStart w:id="830" w:name="_Toc5410"/>
      <w:bookmarkStart w:id="831" w:name="_Toc13208"/>
      <w:bookmarkStart w:id="832" w:name="_Toc28941"/>
      <w:bookmarkStart w:id="833" w:name="_Toc486227289"/>
      <w:bookmarkStart w:id="834" w:name="_Toc29041"/>
      <w:bookmarkStart w:id="835" w:name="_Toc18401"/>
      <w:bookmarkStart w:id="836" w:name="_Toc7281"/>
      <w:bookmarkStart w:id="837" w:name="_Toc21198"/>
      <w:bookmarkStart w:id="838" w:name="_Toc15157"/>
      <w:r>
        <w:rPr>
          <w:rFonts w:hint="eastAsia"/>
          <w:color w:val="000000"/>
        </w:rPr>
        <w:t>5.3 首席专家</w:t>
      </w:r>
      <w:bookmarkEnd w:id="830"/>
      <w:bookmarkEnd w:id="831"/>
      <w:bookmarkEnd w:id="832"/>
      <w:bookmarkEnd w:id="833"/>
      <w:bookmarkEnd w:id="834"/>
      <w:bookmarkEnd w:id="835"/>
      <w:bookmarkEnd w:id="836"/>
      <w:bookmarkEnd w:id="837"/>
      <w:bookmarkEnd w:id="838"/>
    </w:p>
    <w:p>
      <w:pPr>
        <w:ind w:firstLine="482" w:firstLineChars="200"/>
        <w:rPr>
          <w:ins w:id="1664" w:author="user" w:date="2017-10-08T22:58:26Z"/>
          <w:rFonts w:hint="eastAsia" w:ascii="宋体" w:hAnsi="宋体" w:cs="宋体"/>
          <w:b/>
          <w:bCs/>
          <w:color w:val="000000"/>
          <w:sz w:val="24"/>
          <w:szCs w:val="24"/>
          <w:rPrChange w:id="1665" w:author="user" w:date="2017-10-08T22:58:26Z">
            <w:rPr>
              <w:ins w:id="1666" w:author="user" w:date="2017-10-08T22:58:26Z"/>
              <w:rFonts w:hint="eastAsia"/>
            </w:rPr>
          </w:rPrChange>
        </w:rPr>
      </w:pPr>
      <w:ins w:id="1667" w:author="user" w:date="2017-10-08T22:58:26Z">
        <w:r>
          <w:rPr>
            <w:rFonts w:hint="eastAsia" w:ascii="宋体" w:hAnsi="宋体" w:cs="宋体"/>
            <w:b/>
            <w:bCs/>
            <w:color w:val="000000"/>
            <w:sz w:val="24"/>
            <w:szCs w:val="24"/>
            <w:rPrChange w:id="1668" w:author="user" w:date="2017-10-08T22:58:26Z">
              <w:rPr>
                <w:rFonts w:hint="eastAsia"/>
              </w:rPr>
            </w:rPrChange>
          </w:rPr>
          <w:t>莫冰（物联网）：中国籍，工学博士（毕业于哈尔滨工业大学），韩国高丽大学研究教授，中山大学特聘研究员，物联网专家，集成电路专家，中国微米纳米技术学会高级会员，IEEE会员。发表论文20多篇，申请发明专利18项。2013年开始接触比特币，比特时代、韩国korbit最早的用户之一。2013年作为韩国高丽大学的技术负责人，与三星集团合作完成“基于对等网络的多传感器数据交互及融合”项目。致力于将区块链技术与物联网相结合，打造可真正商业化应用的公共链。</w:t>
        </w:r>
      </w:ins>
    </w:p>
    <w:p>
      <w:pPr>
        <w:ind w:firstLine="482" w:firstLineChars="200"/>
        <w:rPr>
          <w:ins w:id="1670" w:author="user" w:date="2017-10-08T22:58:26Z"/>
          <w:rFonts w:hint="eastAsia" w:ascii="宋体" w:hAnsi="宋体" w:cs="宋体"/>
          <w:b/>
          <w:bCs/>
          <w:color w:val="000000"/>
          <w:sz w:val="24"/>
          <w:szCs w:val="24"/>
          <w:rPrChange w:id="1671" w:author="user" w:date="2017-10-08T22:58:26Z">
            <w:rPr>
              <w:ins w:id="1672" w:author="user" w:date="2017-10-08T22:58:26Z"/>
              <w:rFonts w:hint="eastAsia"/>
            </w:rPr>
          </w:rPrChange>
        </w:rPr>
      </w:pPr>
      <w:ins w:id="1673" w:author="user" w:date="2017-10-08T22:58:26Z">
        <w:r>
          <w:rPr>
            <w:rFonts w:hint="eastAsia" w:ascii="宋体" w:hAnsi="宋体" w:cs="宋体"/>
            <w:b/>
            <w:bCs/>
            <w:color w:val="000000"/>
            <w:sz w:val="24"/>
            <w:szCs w:val="24"/>
            <w:rPrChange w:id="1674" w:author="user" w:date="2017-10-08T22:58:26Z">
              <w:rPr>
                <w:rFonts w:hint="eastAsia"/>
              </w:rPr>
            </w:rPrChange>
          </w:rPr>
          <w:t>魏松杰（区块链）：中国籍，工学博士（毕业于美国特拉华大学），南京理工大学副教授，网络空间安全工程研究院核心成员，硕士生导师。区块链技术专家，研究领域为计算机网络协议与应用、网络与信息安全，发表论文20多篇，申请发明专利7项。在美国期间，曾经就职于谷歌、高通、彭博社等多家高科技公司，担任研发工程师和技术专家职务，具有丰富的计算机系统设计、产品开发和工程项目管理经验。</w:t>
        </w:r>
      </w:ins>
    </w:p>
    <w:p>
      <w:pPr>
        <w:ind w:firstLine="482" w:firstLineChars="200"/>
        <w:rPr>
          <w:del w:id="1676" w:author="user" w:date="2017-10-08T22:57:13Z"/>
          <w:rFonts w:ascii="宋体" w:hAnsi="宋体" w:cs="宋体"/>
          <w:b/>
          <w:bCs/>
          <w:color w:val="000000"/>
          <w:sz w:val="24"/>
          <w:szCs w:val="24"/>
        </w:rPr>
      </w:pPr>
      <w:del w:id="1677" w:author="user" w:date="2017-10-08T22:57:13Z">
        <w:r>
          <w:rPr>
            <w:rFonts w:hint="eastAsia" w:ascii="宋体" w:hAnsi="宋体" w:cs="宋体"/>
            <w:b/>
            <w:bCs/>
            <w:color w:val="000000"/>
            <w:sz w:val="24"/>
            <w:szCs w:val="24"/>
          </w:rPr>
          <w:delText>莫冰（物联网）：中国籍，工学博士（毕业于哈尔滨工业大学），韩国高丽大学研究教授，中山大学特聘研究员，物联网专家，集成电路专家，中国微米纳米技术学会高级会员，</w:delText>
        </w:r>
      </w:del>
      <w:del w:id="1678" w:author="user" w:date="2017-10-08T22:57:13Z">
        <w:r>
          <w:rPr>
            <w:rFonts w:ascii="宋体" w:hAnsi="宋体" w:cs="宋体"/>
            <w:b/>
            <w:bCs/>
            <w:color w:val="000000"/>
            <w:sz w:val="24"/>
            <w:szCs w:val="24"/>
          </w:rPr>
          <w:delText>IEEE</w:delText>
        </w:r>
      </w:del>
      <w:del w:id="1679" w:author="user" w:date="2017-10-08T22:57:13Z">
        <w:r>
          <w:rPr>
            <w:rFonts w:hint="eastAsia" w:ascii="宋体" w:hAnsi="宋体" w:cs="宋体"/>
            <w:b/>
            <w:bCs/>
            <w:color w:val="000000"/>
            <w:sz w:val="24"/>
            <w:szCs w:val="24"/>
          </w:rPr>
          <w:delText>会员。发表论文</w:delText>
        </w:r>
      </w:del>
      <w:del w:id="1680" w:author="user" w:date="2017-10-08T22:57:13Z">
        <w:r>
          <w:rPr>
            <w:rFonts w:ascii="宋体" w:hAnsi="宋体" w:cs="宋体"/>
            <w:b/>
            <w:bCs/>
            <w:color w:val="000000"/>
            <w:sz w:val="24"/>
            <w:szCs w:val="24"/>
          </w:rPr>
          <w:delText>20多篇，申请发明专利18项。2013年开始接触比特币，比特时代、韩国korbit</w:delText>
        </w:r>
      </w:del>
      <w:del w:id="1681" w:author="user" w:date="2017-10-08T22:57:13Z">
        <w:r>
          <w:rPr>
            <w:rFonts w:hint="eastAsia" w:ascii="宋体" w:hAnsi="宋体" w:cs="宋体"/>
            <w:b/>
            <w:bCs/>
            <w:color w:val="000000"/>
            <w:sz w:val="24"/>
            <w:szCs w:val="24"/>
          </w:rPr>
          <w:delText>最早的用户之一。</w:delText>
        </w:r>
      </w:del>
      <w:del w:id="1682" w:author="user" w:date="2017-10-08T22:57:13Z">
        <w:r>
          <w:rPr>
            <w:rFonts w:ascii="宋体" w:hAnsi="宋体" w:cs="宋体"/>
            <w:b/>
            <w:bCs/>
            <w:color w:val="000000"/>
            <w:sz w:val="24"/>
            <w:szCs w:val="24"/>
          </w:rPr>
          <w:delText>2013年作为韩国高丽大学的技术负责人，与三星集团合作完成“基于</w:delText>
        </w:r>
      </w:del>
      <w:del w:id="1683" w:author="user" w:date="2017-10-08T22:57:13Z">
        <w:r>
          <w:rPr>
            <w:rFonts w:hint="eastAsia" w:ascii="宋体" w:hAnsi="宋体" w:cs="宋体"/>
            <w:b/>
            <w:bCs/>
            <w:color w:val="000000"/>
            <w:sz w:val="24"/>
            <w:szCs w:val="24"/>
            <w:shd w:val="clear" w:color="auto" w:fill="FFFFFF"/>
          </w:rPr>
          <w:delText>对等网络</w:delText>
        </w:r>
      </w:del>
      <w:del w:id="1684" w:author="user" w:date="2017-10-08T22:57:13Z">
        <w:r>
          <w:rPr>
            <w:rFonts w:hint="eastAsia" w:ascii="宋体" w:hAnsi="宋体" w:cs="宋体"/>
            <w:b/>
            <w:bCs/>
            <w:color w:val="000000"/>
            <w:sz w:val="24"/>
            <w:szCs w:val="24"/>
          </w:rPr>
          <w:delText>的多传感器数据交互及融合”项目。致力于将区块链技术与物联网相结合，打造可真正商业化应用的公共链。</w:delText>
        </w:r>
      </w:del>
    </w:p>
    <w:p>
      <w:pPr>
        <w:ind w:firstLine="482" w:firstLineChars="200"/>
        <w:rPr>
          <w:del w:id="1685" w:author="user" w:date="2017-10-08T22:57:13Z"/>
          <w:rFonts w:ascii="宋体" w:hAnsi="宋体" w:cs="宋体"/>
          <w:b/>
          <w:bCs/>
          <w:color w:val="000000"/>
          <w:sz w:val="24"/>
          <w:szCs w:val="24"/>
        </w:rPr>
      </w:pPr>
      <w:del w:id="1686" w:author="user" w:date="2017-10-08T22:57:13Z">
        <w:r>
          <w:rPr>
            <w:rFonts w:hint="eastAsia" w:ascii="宋体" w:hAnsi="宋体" w:cs="宋体"/>
            <w:b/>
            <w:bCs/>
            <w:color w:val="000000"/>
            <w:sz w:val="24"/>
            <w:szCs w:val="24"/>
          </w:rPr>
          <w:delText>魏松杰（区块链）：中国籍，工学博士（毕业于美国特拉华大学），南京理工大学副教授，网络空间安全工程研究院核心成员，硕士生导师。区块链技术专家，研究领域为计算机网络协议与应用、网络与信息安全，发表论文</w:delText>
        </w:r>
      </w:del>
      <w:del w:id="1687" w:author="user" w:date="2017-10-08T22:57:13Z">
        <w:r>
          <w:rPr>
            <w:rFonts w:ascii="宋体" w:hAnsi="宋体" w:cs="宋体"/>
            <w:b/>
            <w:bCs/>
            <w:color w:val="000000"/>
            <w:sz w:val="24"/>
            <w:szCs w:val="24"/>
          </w:rPr>
          <w:delText>20多篇，申请发明专利7</w:delText>
        </w:r>
      </w:del>
      <w:del w:id="1688" w:author="user" w:date="2017-10-08T22:57:13Z">
        <w:r>
          <w:rPr>
            <w:rFonts w:hint="eastAsia" w:ascii="宋体" w:hAnsi="宋体" w:cs="宋体"/>
            <w:b/>
            <w:bCs/>
            <w:color w:val="000000"/>
            <w:sz w:val="24"/>
            <w:szCs w:val="24"/>
            <w:rPrChange w:id="1689" w:author="user" w:date="2017-10-08T22:57:13Z">
              <w:rPr>
                <w:rFonts w:hint="eastAsia"/>
                <w:b/>
                <w:bCs/>
                <w:color w:val="000000"/>
              </w:rPr>
            </w:rPrChange>
          </w:rPr>
          <w:delText>项</w:delText>
        </w:r>
      </w:del>
      <w:del w:id="1691" w:author="user" w:date="2017-10-08T22:57:13Z">
        <w:r>
          <w:rPr>
            <w:rFonts w:hint="eastAsia" w:ascii="宋体" w:hAnsi="宋体" w:cs="宋体"/>
            <w:b/>
            <w:bCs/>
            <w:color w:val="000000"/>
            <w:sz w:val="24"/>
            <w:szCs w:val="24"/>
          </w:rPr>
          <w:delText>。在美国期间，曾经就职于谷歌、高通、彭博社等多家高科技公司，担任研发工程师和技术专家职务，具有丰富的计算机系统设计、产品开发和工程项目管理经验。</w:delText>
        </w:r>
      </w:del>
    </w:p>
    <w:p>
      <w:pPr>
        <w:pStyle w:val="3"/>
        <w:rPr>
          <w:color w:val="000000"/>
        </w:rPr>
      </w:pPr>
      <w:bookmarkStart w:id="839" w:name="_Toc31782"/>
      <w:bookmarkStart w:id="840" w:name="_Toc5742"/>
      <w:bookmarkStart w:id="841" w:name="_Toc486227290"/>
      <w:bookmarkStart w:id="842" w:name="_Toc10741"/>
      <w:bookmarkStart w:id="843" w:name="_Toc18918"/>
      <w:bookmarkStart w:id="844" w:name="_Toc1625"/>
      <w:bookmarkStart w:id="845" w:name="_Toc21780"/>
      <w:bookmarkStart w:id="846" w:name="_Toc11538"/>
      <w:bookmarkStart w:id="847" w:name="_Toc6478"/>
      <w:bookmarkStart w:id="848" w:name="_Toc3152"/>
      <w:bookmarkStart w:id="849" w:name="_Toc17524"/>
      <w:bookmarkStart w:id="850" w:name="_Toc15871"/>
      <w:r>
        <w:rPr>
          <w:rFonts w:hint="eastAsia"/>
          <w:color w:val="000000"/>
        </w:rPr>
        <w:t>5.4</w:t>
      </w:r>
      <w:r>
        <w:rPr>
          <w:color w:val="000000"/>
        </w:rPr>
        <w:t xml:space="preserve"> </w:t>
      </w:r>
      <w:r>
        <w:rPr>
          <w:rFonts w:hint="eastAsia"/>
          <w:color w:val="000000"/>
        </w:rPr>
        <w:t>团队成员</w:t>
      </w:r>
      <w:bookmarkEnd w:id="839"/>
      <w:bookmarkEnd w:id="840"/>
      <w:bookmarkEnd w:id="841"/>
      <w:bookmarkEnd w:id="842"/>
      <w:bookmarkEnd w:id="843"/>
      <w:bookmarkEnd w:id="844"/>
      <w:bookmarkEnd w:id="845"/>
      <w:bookmarkEnd w:id="846"/>
      <w:bookmarkEnd w:id="847"/>
      <w:bookmarkEnd w:id="848"/>
      <w:bookmarkEnd w:id="849"/>
      <w:bookmarkEnd w:id="850"/>
    </w:p>
    <w:p>
      <w:pPr>
        <w:pStyle w:val="4"/>
        <w:rPr>
          <w:del w:id="1692" w:author="user" w:date="2017-10-08T23:00:38Z"/>
          <w:rFonts w:ascii="Calibri Light" w:hAnsi="Calibri Light"/>
          <w:color w:val="000000"/>
          <w:sz w:val="28"/>
          <w:szCs w:val="28"/>
        </w:rPr>
      </w:pPr>
      <w:del w:id="1693" w:author="user" w:date="2017-10-08T23:00:38Z">
        <w:bookmarkStart w:id="851" w:name="_Toc29019"/>
        <w:bookmarkStart w:id="852" w:name="_Toc967"/>
        <w:bookmarkStart w:id="853" w:name="_Toc18941"/>
        <w:bookmarkStart w:id="854" w:name="_Toc21551"/>
        <w:bookmarkStart w:id="855" w:name="_Toc21078"/>
        <w:bookmarkStart w:id="856" w:name="_Toc1734"/>
        <w:bookmarkStart w:id="857" w:name="_Toc12284"/>
        <w:bookmarkStart w:id="858" w:name="_Toc22391"/>
        <w:bookmarkStart w:id="859" w:name="_Toc486227291"/>
        <w:bookmarkStart w:id="860" w:name="_Toc10412"/>
        <w:bookmarkStart w:id="861" w:name="_Toc1441"/>
        <w:bookmarkStart w:id="862" w:name="_Toc31616"/>
        <w:r>
          <w:rPr>
            <w:rFonts w:hint="eastAsia" w:ascii="Calibri Light" w:hAnsi="Calibri Light"/>
            <w:color w:val="000000"/>
            <w:sz w:val="28"/>
            <w:szCs w:val="28"/>
          </w:rPr>
          <w:delText>5.4.1常驻中国成员</w:delText>
        </w:r>
        <w:bookmarkEnd w:id="851"/>
        <w:bookmarkEnd w:id="852"/>
        <w:bookmarkEnd w:id="853"/>
        <w:bookmarkEnd w:id="854"/>
        <w:bookmarkEnd w:id="855"/>
        <w:bookmarkEnd w:id="856"/>
        <w:bookmarkEnd w:id="857"/>
        <w:bookmarkEnd w:id="858"/>
        <w:bookmarkEnd w:id="859"/>
        <w:bookmarkEnd w:id="860"/>
        <w:bookmarkEnd w:id="861"/>
        <w:bookmarkEnd w:id="862"/>
      </w:del>
    </w:p>
    <w:p>
      <w:pPr>
        <w:ind w:firstLine="482" w:firstLineChars="200"/>
        <w:rPr>
          <w:ins w:id="1694" w:author="user" w:date="2017-10-08T23:00:55Z"/>
          <w:rFonts w:hint="eastAsia" w:ascii="宋体" w:hAnsi="宋体" w:cs="宋体"/>
          <w:b/>
          <w:bCs/>
          <w:color w:val="000000"/>
          <w:sz w:val="24"/>
          <w:szCs w:val="24"/>
          <w:rPrChange w:id="1695" w:author="user" w:date="2017-10-08T23:00:55Z">
            <w:rPr>
              <w:ins w:id="1696" w:author="user" w:date="2017-10-08T23:00:55Z"/>
              <w:rFonts w:hint="eastAsia"/>
            </w:rPr>
          </w:rPrChange>
        </w:rPr>
      </w:pPr>
      <w:ins w:id="1697" w:author="user" w:date="2017-10-08T23:00:55Z">
        <w:r>
          <w:rPr>
            <w:rFonts w:hint="eastAsia" w:ascii="宋体" w:hAnsi="宋体" w:cs="宋体"/>
            <w:b/>
            <w:bCs/>
            <w:color w:val="000000"/>
            <w:sz w:val="24"/>
            <w:szCs w:val="24"/>
            <w:rPrChange w:id="1698" w:author="user" w:date="2017-10-08T23:00:55Z">
              <w:rPr>
                <w:rFonts w:hint="eastAsia"/>
              </w:rPr>
            </w:rPrChange>
          </w:rPr>
          <w:t>单良：毕业于KOREATECH(韩国理工大学)机械工程专业，风险投资专业博士，韩国成均科技股份有限公司理事，三星SDI下属加热元器件制造商NHTECH中国部经理 ，在韩博士生联谊会经济组组长，韩国korbit最早的用户之一，数字货币资深玩家。</w:t>
        </w:r>
      </w:ins>
    </w:p>
    <w:p>
      <w:pPr>
        <w:ind w:firstLine="482" w:firstLineChars="200"/>
        <w:rPr>
          <w:ins w:id="1700" w:author="user" w:date="2017-10-08T23:00:55Z"/>
          <w:rFonts w:hint="eastAsia" w:ascii="宋体" w:hAnsi="宋体" w:cs="宋体"/>
          <w:b/>
          <w:bCs/>
          <w:color w:val="000000"/>
          <w:sz w:val="24"/>
          <w:szCs w:val="24"/>
          <w:rPrChange w:id="1701" w:author="user" w:date="2017-10-08T23:00:55Z">
            <w:rPr>
              <w:ins w:id="1702" w:author="user" w:date="2017-10-08T23:00:55Z"/>
              <w:rFonts w:hint="eastAsia"/>
            </w:rPr>
          </w:rPrChange>
        </w:rPr>
      </w:pPr>
      <w:ins w:id="1703" w:author="user" w:date="2017-10-08T23:00:55Z">
        <w:r>
          <w:rPr>
            <w:rFonts w:hint="eastAsia" w:ascii="宋体" w:hAnsi="宋体" w:cs="宋体"/>
            <w:b/>
            <w:bCs/>
            <w:color w:val="000000"/>
            <w:sz w:val="24"/>
            <w:szCs w:val="24"/>
            <w:rPrChange w:id="1704" w:author="user" w:date="2017-10-08T23:00:55Z">
              <w:rPr>
                <w:rFonts w:hint="eastAsia"/>
              </w:rPr>
            </w:rPrChange>
          </w:rPr>
          <w:t>陈樟荣：工商企管专业，美国阿姆斯壮大学BBA学位，天宇国际集团有限公司总裁，中国制衣辅料行业领军人物，中国知名教导型企业家，2008年CCTV2频道《赢在中国》创业栏目参与者，2013年开始接触比特币，对数字货币和去中心化的管理思想有强烈兴趣和深入研究，在市场调研、渠道建设、商务合作、商业模式方面有丰富的实战经验。</w:t>
        </w:r>
      </w:ins>
    </w:p>
    <w:p>
      <w:pPr>
        <w:ind w:firstLine="482" w:firstLineChars="200"/>
        <w:rPr>
          <w:ins w:id="1706" w:author="user" w:date="2017-10-08T23:00:55Z"/>
          <w:rFonts w:hint="eastAsia" w:ascii="宋体" w:hAnsi="宋体" w:cs="宋体"/>
          <w:b/>
          <w:bCs/>
          <w:color w:val="000000"/>
          <w:sz w:val="24"/>
          <w:szCs w:val="24"/>
          <w:rPrChange w:id="1707" w:author="user" w:date="2017-10-08T23:00:55Z">
            <w:rPr>
              <w:ins w:id="1708" w:author="user" w:date="2017-10-08T23:00:55Z"/>
              <w:rFonts w:hint="eastAsia"/>
            </w:rPr>
          </w:rPrChange>
        </w:rPr>
      </w:pPr>
      <w:ins w:id="1709" w:author="user" w:date="2017-10-08T23:00:55Z">
        <w:r>
          <w:rPr>
            <w:rFonts w:hint="eastAsia" w:ascii="宋体" w:hAnsi="宋体" w:cs="宋体"/>
            <w:b/>
            <w:bCs/>
            <w:color w:val="000000"/>
            <w:sz w:val="24"/>
            <w:szCs w:val="24"/>
            <w:rPrChange w:id="1710" w:author="user" w:date="2017-10-08T23:00:55Z">
              <w:rPr>
                <w:rFonts w:hint="eastAsia"/>
              </w:rPr>
            </w:rPrChange>
          </w:rPr>
          <w:t>林和瑞：厦门大学MBA。十余年电子产品及系统开发工作经验。历任诺基亚研发经理，产品经理，微软硬件部门供应链总监。2015年创办厦门致联科技有限公司，开发的智能化系统和方案在各工业品牌企业、品牌服装企业成功推广应用。</w:t>
        </w:r>
      </w:ins>
    </w:p>
    <w:p>
      <w:pPr>
        <w:ind w:firstLine="482" w:firstLineChars="200"/>
        <w:rPr>
          <w:ins w:id="1712" w:author="user" w:date="2017-10-08T23:00:55Z"/>
          <w:rFonts w:hint="eastAsia" w:ascii="宋体" w:hAnsi="宋体" w:cs="宋体"/>
          <w:b/>
          <w:bCs/>
          <w:color w:val="000000"/>
          <w:sz w:val="24"/>
          <w:szCs w:val="24"/>
          <w:rPrChange w:id="1713" w:author="user" w:date="2017-10-08T23:00:55Z">
            <w:rPr>
              <w:ins w:id="1714" w:author="user" w:date="2017-10-08T23:00:55Z"/>
              <w:rFonts w:hint="eastAsia"/>
            </w:rPr>
          </w:rPrChange>
        </w:rPr>
      </w:pPr>
      <w:ins w:id="1715" w:author="user" w:date="2017-10-08T23:00:55Z">
        <w:r>
          <w:rPr>
            <w:rFonts w:hint="eastAsia" w:ascii="宋体" w:hAnsi="宋体" w:cs="宋体"/>
            <w:b/>
            <w:bCs/>
            <w:color w:val="000000"/>
            <w:sz w:val="24"/>
            <w:szCs w:val="24"/>
            <w:rPrChange w:id="1716" w:author="user" w:date="2017-10-08T23:00:55Z">
              <w:rPr>
                <w:rFonts w:hint="eastAsia"/>
              </w:rPr>
            </w:rPrChange>
          </w:rPr>
          <w:t>马兴毅：国家CSC专项留学人员，韩国高丽大学工学博士、融合化工系统研究所研究教授，韩国成均科技股份有限公司CEO，韩国工业协会会员，英国皇家化学学会副会员，其研究成果曾发表在世界顶级期刊《自然·通讯》上并参与编写物联网工程专业系列教材《物联网导论》。目前的研究方向涵盖区块链技术与智能医疗技术相结合的交叉学科。</w:t>
        </w:r>
      </w:ins>
    </w:p>
    <w:p>
      <w:pPr>
        <w:ind w:firstLine="482" w:firstLineChars="200"/>
        <w:rPr>
          <w:ins w:id="1718" w:author="user" w:date="2017-10-08T23:00:55Z"/>
          <w:rFonts w:hint="eastAsia" w:ascii="宋体" w:hAnsi="宋体" w:cs="宋体"/>
          <w:b/>
          <w:bCs/>
          <w:color w:val="000000"/>
          <w:sz w:val="24"/>
          <w:szCs w:val="24"/>
          <w:rPrChange w:id="1719" w:author="user" w:date="2017-10-08T23:00:55Z">
            <w:rPr>
              <w:ins w:id="1720" w:author="user" w:date="2017-10-08T23:00:55Z"/>
              <w:rFonts w:hint="eastAsia"/>
            </w:rPr>
          </w:rPrChange>
        </w:rPr>
      </w:pPr>
      <w:ins w:id="1721" w:author="user" w:date="2017-10-08T23:00:55Z">
        <w:r>
          <w:rPr>
            <w:rFonts w:hint="eastAsia" w:ascii="宋体" w:hAnsi="宋体" w:cs="宋体"/>
            <w:b/>
            <w:bCs/>
            <w:color w:val="000000"/>
            <w:sz w:val="24"/>
            <w:szCs w:val="24"/>
            <w:rPrChange w:id="1722" w:author="user" w:date="2017-10-08T23:00:55Z">
              <w:rPr>
                <w:rFonts w:hint="eastAsia"/>
              </w:rPr>
            </w:rPrChange>
          </w:rPr>
          <w:t>赵海明：成均馆大学化工导电高分子专业博士，韩国BK21th导电高分子项目核心成员，韩国京畿道传感器研究所研究员，韩国NCTECH环保科技公司研究员，中华总商会副会长，韩国成均科技股份有限公司理事，数字货币早期玩家。</w:t>
        </w:r>
      </w:ins>
    </w:p>
    <w:p>
      <w:pPr>
        <w:ind w:firstLine="482" w:firstLineChars="200"/>
        <w:rPr>
          <w:ins w:id="1724" w:author="user" w:date="2017-10-08T23:00:55Z"/>
          <w:rFonts w:hint="eastAsia" w:ascii="宋体" w:hAnsi="宋体" w:cs="宋体"/>
          <w:b/>
          <w:bCs/>
          <w:color w:val="000000"/>
          <w:sz w:val="24"/>
          <w:szCs w:val="24"/>
          <w:rPrChange w:id="1725" w:author="user" w:date="2017-10-08T23:00:55Z">
            <w:rPr>
              <w:ins w:id="1726" w:author="user" w:date="2017-10-08T23:00:55Z"/>
              <w:rFonts w:hint="eastAsia"/>
            </w:rPr>
          </w:rPrChange>
        </w:rPr>
      </w:pPr>
      <w:ins w:id="1727" w:author="user" w:date="2017-10-08T23:00:55Z">
        <w:r>
          <w:rPr>
            <w:rFonts w:hint="eastAsia" w:ascii="宋体" w:hAnsi="宋体" w:cs="宋体"/>
            <w:b/>
            <w:bCs/>
            <w:color w:val="000000"/>
            <w:sz w:val="24"/>
            <w:szCs w:val="24"/>
            <w:rPrChange w:id="1728" w:author="user" w:date="2017-10-08T23:00:55Z">
              <w:rPr>
                <w:rFonts w:hint="eastAsia"/>
              </w:rPr>
            </w:rPrChange>
          </w:rPr>
          <w:t>刘才：工学硕士，具有十二年超大规模集成电路设计与验证经验，对RFID芯片设计全流程、SOC芯片架构、数模混合电路设计等具有丰富的实际项目经验，包括算法设计，RTL设计，仿真验证，FPGA原型验证，DC综合，后端PR，封装测试等。曾带领团队完成多款导航定位基带芯片，以及通信基带芯片的开发，完成过AES、DES等加密模块设计，曾获得卫星导航定位协会科技进步一等奖。精通区块链底层共识机制的原理和相关非对称加密算法。</w:t>
        </w:r>
      </w:ins>
    </w:p>
    <w:p>
      <w:pPr>
        <w:ind w:firstLine="482" w:firstLineChars="200"/>
        <w:rPr>
          <w:ins w:id="1730" w:author="user" w:date="2017-10-08T23:00:55Z"/>
          <w:rFonts w:hint="eastAsia" w:ascii="宋体" w:hAnsi="宋体" w:cs="宋体"/>
          <w:b/>
          <w:bCs/>
          <w:color w:val="000000"/>
          <w:sz w:val="24"/>
          <w:szCs w:val="24"/>
          <w:rPrChange w:id="1731" w:author="user" w:date="2017-10-08T23:00:55Z">
            <w:rPr>
              <w:ins w:id="1732" w:author="user" w:date="2017-10-08T23:00:55Z"/>
              <w:rFonts w:hint="eastAsia"/>
            </w:rPr>
          </w:rPrChange>
        </w:rPr>
      </w:pPr>
      <w:ins w:id="1733" w:author="user" w:date="2017-10-08T23:00:55Z">
        <w:r>
          <w:rPr>
            <w:rFonts w:hint="eastAsia" w:ascii="宋体" w:hAnsi="宋体" w:cs="宋体"/>
            <w:b/>
            <w:bCs/>
            <w:color w:val="000000"/>
            <w:sz w:val="24"/>
            <w:szCs w:val="24"/>
            <w:rPrChange w:id="1734" w:author="user" w:date="2017-10-08T23:00:55Z">
              <w:rPr>
                <w:rFonts w:hint="eastAsia"/>
              </w:rPr>
            </w:rPrChange>
          </w:rPr>
          <w:t>杨锋：工学硕士，曾工作于中兴通讯，人工智能专家，集成电路专家。十二年超大规模集成电路研发、架构设计、验证经验；五年人工智能，遗传算法方面研究经验。曾获得深圳市科技创新奖；对 RFID 技术、区块链底层架构、智能合约、各类共识机制算法原理和实现有深入的研究。</w:t>
        </w:r>
      </w:ins>
    </w:p>
    <w:p>
      <w:pPr>
        <w:ind w:firstLine="482" w:firstLineChars="200"/>
        <w:rPr>
          <w:ins w:id="1736" w:author="user" w:date="2017-10-08T23:00:55Z"/>
          <w:rFonts w:hint="eastAsia" w:ascii="宋体" w:hAnsi="宋体" w:cs="宋体"/>
          <w:b/>
          <w:bCs/>
          <w:color w:val="000000"/>
          <w:sz w:val="24"/>
          <w:szCs w:val="24"/>
          <w:rPrChange w:id="1737" w:author="user" w:date="2017-10-08T23:00:55Z">
            <w:rPr>
              <w:ins w:id="1738" w:author="user" w:date="2017-10-08T23:00:55Z"/>
              <w:rFonts w:hint="eastAsia"/>
            </w:rPr>
          </w:rPrChange>
        </w:rPr>
      </w:pPr>
      <w:ins w:id="1739" w:author="user" w:date="2017-10-08T23:00:55Z">
        <w:r>
          <w:rPr>
            <w:rFonts w:hint="eastAsia" w:ascii="宋体" w:hAnsi="宋体" w:cs="宋体"/>
            <w:b/>
            <w:bCs/>
            <w:color w:val="000000"/>
            <w:sz w:val="24"/>
            <w:szCs w:val="24"/>
            <w:rPrChange w:id="1740" w:author="user" w:date="2017-10-08T23:00:55Z">
              <w:rPr>
                <w:rFonts w:hint="eastAsia"/>
              </w:rPr>
            </w:rPrChange>
          </w:rPr>
          <w:t>郭建平：工学博士（毕业于香港中文大学），中山大学“百人计划”副教授、硕士生导师、IEEE高级会员。集成电路领域专家，在IC设计领域已发表40多篇国际期刊/会议论文，申请中国发明专利16项。</w:t>
        </w:r>
      </w:ins>
    </w:p>
    <w:p>
      <w:pPr>
        <w:ind w:firstLine="482" w:firstLineChars="200"/>
        <w:rPr>
          <w:ins w:id="1742" w:author="user" w:date="2017-10-08T23:00:55Z"/>
          <w:rFonts w:hint="eastAsia" w:ascii="宋体" w:hAnsi="宋体" w:cs="宋体"/>
          <w:b/>
          <w:bCs/>
          <w:color w:val="000000"/>
          <w:sz w:val="24"/>
          <w:szCs w:val="24"/>
          <w:rPrChange w:id="1743" w:author="user" w:date="2017-10-08T23:00:55Z">
            <w:rPr>
              <w:ins w:id="1744" w:author="user" w:date="2017-10-08T23:00:55Z"/>
              <w:rFonts w:hint="eastAsia"/>
            </w:rPr>
          </w:rPrChange>
        </w:rPr>
      </w:pPr>
      <w:ins w:id="1745" w:author="user" w:date="2017-10-08T23:00:55Z">
        <w:r>
          <w:rPr>
            <w:rFonts w:hint="eastAsia" w:ascii="宋体" w:hAnsi="宋体" w:cs="宋体"/>
            <w:b/>
            <w:bCs/>
            <w:color w:val="000000"/>
            <w:sz w:val="24"/>
            <w:szCs w:val="24"/>
            <w:rPrChange w:id="1746" w:author="user" w:date="2017-10-08T23:00:55Z">
              <w:rPr>
                <w:rFonts w:hint="eastAsia"/>
              </w:rPr>
            </w:rPrChange>
          </w:rPr>
          <w:t>黄锐敏：工学博士（毕业于德国弗莱堡大学），硕士生导师，华侨大学电子系讲师，，集成电路领域专家，主要研究数字信号处理的电路和系统实现，长期致力于数字信号处理技术方面的研发。</w:t>
        </w:r>
      </w:ins>
    </w:p>
    <w:p>
      <w:pPr>
        <w:ind w:firstLine="482" w:firstLineChars="200"/>
        <w:rPr>
          <w:ins w:id="1748" w:author="user" w:date="2017-10-08T23:00:55Z"/>
          <w:rFonts w:hint="eastAsia" w:ascii="宋体" w:hAnsi="宋体" w:cs="宋体"/>
          <w:b/>
          <w:bCs/>
          <w:color w:val="000000"/>
          <w:sz w:val="24"/>
          <w:szCs w:val="24"/>
          <w:rPrChange w:id="1749" w:author="user" w:date="2017-10-08T23:00:55Z">
            <w:rPr>
              <w:ins w:id="1750" w:author="user" w:date="2017-10-08T23:00:55Z"/>
              <w:rFonts w:hint="eastAsia"/>
            </w:rPr>
          </w:rPrChange>
        </w:rPr>
      </w:pPr>
      <w:ins w:id="1751" w:author="user" w:date="2017-10-08T23:00:55Z">
        <w:r>
          <w:rPr>
            <w:rFonts w:hint="eastAsia" w:ascii="宋体" w:hAnsi="宋体" w:cs="宋体"/>
            <w:b/>
            <w:bCs/>
            <w:color w:val="000000"/>
            <w:sz w:val="24"/>
            <w:szCs w:val="24"/>
            <w:rPrChange w:id="1752" w:author="user" w:date="2017-10-08T23:00:55Z">
              <w:rPr>
                <w:rFonts w:hint="eastAsia"/>
              </w:rPr>
            </w:rPrChange>
          </w:rPr>
          <w:t>郭荣新：工程硕士，华侨大学通信技术研究中心副主任。十多年嵌入式系统的软硬件设计开发经验，长期致力于物联网领域的RFID和区块链技术的研发。</w:t>
        </w:r>
      </w:ins>
    </w:p>
    <w:p>
      <w:pPr>
        <w:ind w:firstLine="482" w:firstLineChars="200"/>
        <w:rPr>
          <w:ins w:id="1754" w:author="user" w:date="2017-10-08T23:00:55Z"/>
          <w:rFonts w:hint="eastAsia" w:ascii="宋体" w:hAnsi="宋体" w:cs="宋体"/>
          <w:b/>
          <w:bCs/>
          <w:color w:val="000000"/>
          <w:sz w:val="24"/>
          <w:szCs w:val="24"/>
          <w:rPrChange w:id="1755" w:author="user" w:date="2017-10-08T23:00:55Z">
            <w:rPr>
              <w:ins w:id="1756" w:author="user" w:date="2017-10-08T23:00:55Z"/>
              <w:rFonts w:hint="eastAsia"/>
            </w:rPr>
          </w:rPrChange>
        </w:rPr>
      </w:pPr>
      <w:ins w:id="1757" w:author="user" w:date="2017-10-08T23:00:55Z">
        <w:r>
          <w:rPr>
            <w:rFonts w:hint="eastAsia" w:ascii="宋体" w:hAnsi="宋体" w:cs="宋体"/>
            <w:b/>
            <w:bCs/>
            <w:color w:val="000000"/>
            <w:sz w:val="24"/>
            <w:szCs w:val="24"/>
            <w:rPrChange w:id="1758" w:author="user" w:date="2017-10-08T23:00:55Z">
              <w:rPr>
                <w:rFonts w:hint="eastAsia"/>
              </w:rPr>
            </w:rPrChange>
          </w:rPr>
          <w:t>李帅：工学硕士，研究方向为网络安全、区块链接入认证技术。主持完成的区块链分布式认证作品荣获“2016年全国密码学技术竞赛”决赛一等奖。</w:t>
        </w:r>
      </w:ins>
    </w:p>
    <w:p>
      <w:pPr>
        <w:ind w:firstLine="482" w:firstLineChars="200"/>
        <w:rPr>
          <w:ins w:id="1760" w:author="user" w:date="2017-10-08T23:00:55Z"/>
          <w:rFonts w:hint="eastAsia" w:ascii="宋体" w:hAnsi="宋体" w:cs="宋体"/>
          <w:b/>
          <w:bCs/>
          <w:color w:val="000000"/>
          <w:sz w:val="24"/>
          <w:szCs w:val="24"/>
          <w:rPrChange w:id="1761" w:author="user" w:date="2017-10-08T23:00:55Z">
            <w:rPr>
              <w:ins w:id="1762" w:author="user" w:date="2017-10-08T23:00:55Z"/>
              <w:rFonts w:hint="eastAsia"/>
            </w:rPr>
          </w:rPrChange>
        </w:rPr>
      </w:pPr>
      <w:ins w:id="1763" w:author="user" w:date="2017-10-08T23:00:55Z">
        <w:r>
          <w:rPr>
            <w:rFonts w:hint="eastAsia" w:ascii="宋体" w:hAnsi="宋体" w:cs="宋体"/>
            <w:b/>
            <w:bCs/>
            <w:color w:val="000000"/>
            <w:sz w:val="24"/>
            <w:szCs w:val="24"/>
            <w:rPrChange w:id="1764" w:author="user" w:date="2017-10-08T23:00:55Z">
              <w:rPr>
                <w:rFonts w:hint="eastAsia"/>
              </w:rPr>
            </w:rPrChange>
          </w:rPr>
          <w:t>黄鸿泰：工学学士，五年WEB前后端开发经验，长期致力于物联网平台和教育信息化平台的开发，2011年开始接触比特币，早期显卡挖矿参与者。对虚拟货币及区块链技术有浓厚的兴趣。</w:t>
        </w:r>
      </w:ins>
    </w:p>
    <w:p>
      <w:pPr>
        <w:ind w:firstLine="482" w:firstLineChars="200"/>
        <w:rPr>
          <w:ins w:id="1766" w:author="user" w:date="2017-10-08T23:00:55Z"/>
          <w:rFonts w:hint="eastAsia" w:ascii="宋体" w:hAnsi="宋体" w:cs="宋体"/>
          <w:b/>
          <w:bCs/>
          <w:color w:val="000000"/>
          <w:sz w:val="24"/>
          <w:szCs w:val="24"/>
          <w:rPrChange w:id="1767" w:author="user" w:date="2017-10-08T23:00:55Z">
            <w:rPr>
              <w:ins w:id="1768" w:author="user" w:date="2017-10-08T23:00:55Z"/>
              <w:rFonts w:hint="eastAsia"/>
            </w:rPr>
          </w:rPrChange>
        </w:rPr>
      </w:pPr>
      <w:ins w:id="1769" w:author="user" w:date="2017-10-08T23:00:55Z">
        <w:r>
          <w:rPr>
            <w:rFonts w:hint="eastAsia" w:ascii="宋体" w:hAnsi="宋体" w:cs="宋体"/>
            <w:b/>
            <w:bCs/>
            <w:color w:val="000000"/>
            <w:sz w:val="24"/>
            <w:szCs w:val="24"/>
            <w:rPrChange w:id="1770" w:author="user" w:date="2017-10-08T23:00:55Z">
              <w:rPr>
                <w:rFonts w:hint="eastAsia"/>
              </w:rPr>
            </w:rPrChange>
          </w:rPr>
          <w:t>戴闽华：工商企管专业，美国阿姆斯壮大学BBA学位，资深财务专家，曾担任天宇国际集团有限公司副总裁、财务总监，13年财务工作经验，对制定并实施企业战略、经营计划等政策方略，实现企业的经营管理目标及发展目标具有非常丰富的实际经验。</w:t>
        </w:r>
      </w:ins>
    </w:p>
    <w:p>
      <w:pPr>
        <w:ind w:firstLine="482" w:firstLineChars="200"/>
        <w:rPr>
          <w:ins w:id="1772" w:author="user" w:date="2017-10-08T23:00:55Z"/>
          <w:rFonts w:hint="eastAsia" w:ascii="宋体" w:hAnsi="宋体" w:cs="宋体"/>
          <w:b/>
          <w:bCs/>
          <w:color w:val="000000"/>
          <w:sz w:val="24"/>
          <w:szCs w:val="24"/>
          <w:rPrChange w:id="1773" w:author="user" w:date="2017-10-08T23:00:55Z">
            <w:rPr>
              <w:ins w:id="1774" w:author="user" w:date="2017-10-08T23:00:55Z"/>
              <w:rFonts w:hint="eastAsia"/>
            </w:rPr>
          </w:rPrChange>
        </w:rPr>
      </w:pPr>
      <w:ins w:id="1775" w:author="user" w:date="2017-10-08T23:00:55Z">
        <w:r>
          <w:rPr>
            <w:rFonts w:hint="eastAsia" w:ascii="宋体" w:hAnsi="宋体" w:cs="宋体"/>
            <w:b/>
            <w:bCs/>
            <w:color w:val="000000"/>
            <w:sz w:val="24"/>
            <w:szCs w:val="24"/>
            <w:rPrChange w:id="1776" w:author="user" w:date="2017-10-08T23:00:55Z">
              <w:rPr>
                <w:rFonts w:hint="eastAsia"/>
              </w:rPr>
            </w:rPrChange>
          </w:rPr>
          <w:t>刘东欣：中欧国际工商学院MBA，美国西北大学凯洛格（Kellogg）商学院访问学者，战略管理咨询专家，投融资专家。目前的研究兴趣在于区块链技术对金融领域的影响和改革。</w:t>
        </w:r>
      </w:ins>
    </w:p>
    <w:p>
      <w:pPr>
        <w:ind w:firstLine="482" w:firstLineChars="200"/>
        <w:rPr>
          <w:del w:id="1778" w:author="user" w:date="2017-10-08T23:00:55Z"/>
          <w:rFonts w:ascii="宋体" w:hAnsi="宋体" w:cs="宋体"/>
          <w:b/>
          <w:bCs/>
          <w:color w:val="000000"/>
          <w:sz w:val="24"/>
          <w:szCs w:val="24"/>
        </w:rPr>
      </w:pPr>
      <w:del w:id="1779" w:author="user" w:date="2017-10-08T23:00:55Z">
        <w:r>
          <w:rPr>
            <w:rFonts w:hint="eastAsia" w:ascii="宋体" w:hAnsi="宋体" w:cs="宋体"/>
            <w:b/>
            <w:bCs/>
            <w:color w:val="000000"/>
            <w:sz w:val="24"/>
            <w:szCs w:val="24"/>
          </w:rPr>
          <w:delText>陈樟荣：中国籍，工商企管专业，美国阿姆斯壮大学</w:delText>
        </w:r>
      </w:del>
      <w:del w:id="1780" w:author="user" w:date="2017-10-08T23:00:55Z">
        <w:r>
          <w:rPr>
            <w:rFonts w:ascii="宋体" w:hAnsi="宋体" w:cs="宋体"/>
            <w:b/>
            <w:bCs/>
            <w:color w:val="000000"/>
            <w:sz w:val="24"/>
            <w:szCs w:val="24"/>
          </w:rPr>
          <w:delText>BBA</w:delText>
        </w:r>
      </w:del>
      <w:del w:id="1781" w:author="user" w:date="2017-10-08T23:00:55Z">
        <w:r>
          <w:rPr>
            <w:rFonts w:hint="eastAsia" w:ascii="宋体" w:hAnsi="宋体" w:cs="宋体"/>
            <w:b/>
            <w:bCs/>
            <w:color w:val="000000"/>
            <w:sz w:val="24"/>
            <w:szCs w:val="24"/>
          </w:rPr>
          <w:delText>学位，天宇国际集团有限公司总裁，中国制衣辅料行业领军人物，中国知名教导型企业家，</w:delText>
        </w:r>
      </w:del>
      <w:del w:id="1782" w:author="user" w:date="2017-10-08T23:00:55Z">
        <w:r>
          <w:rPr>
            <w:rFonts w:ascii="宋体" w:hAnsi="宋体" w:cs="宋体"/>
            <w:b/>
            <w:bCs/>
            <w:color w:val="000000"/>
            <w:sz w:val="24"/>
            <w:szCs w:val="24"/>
          </w:rPr>
          <w:delText>2008年CCTV2频道《赢在中国》创业栏目参与者，2013年开始接触比特币，对数字货币和去中心化的管理思想有强烈兴趣和深入研究，在市场调研、渠道建设、商务合作、商业模式方面有丰富的实战经验。</w:delText>
        </w:r>
      </w:del>
    </w:p>
    <w:p>
      <w:pPr>
        <w:ind w:firstLine="482" w:firstLineChars="200"/>
        <w:rPr>
          <w:del w:id="1783" w:author="user" w:date="2017-10-08T23:00:49Z"/>
          <w:rFonts w:ascii="宋体" w:hAnsi="宋体" w:cs="宋体"/>
          <w:b/>
          <w:bCs/>
          <w:color w:val="000000"/>
          <w:sz w:val="24"/>
          <w:szCs w:val="24"/>
        </w:rPr>
      </w:pPr>
      <w:del w:id="1784" w:author="user" w:date="2017-10-08T23:00:49Z">
        <w:r>
          <w:rPr>
            <w:rFonts w:hint="eastAsia" w:ascii="宋体" w:hAnsi="宋体" w:cs="宋体"/>
            <w:b/>
            <w:bCs/>
            <w:color w:val="000000"/>
            <w:sz w:val="24"/>
            <w:szCs w:val="24"/>
          </w:rPr>
          <w:delText>林和瑞：中国籍，厦门大学</w:delText>
        </w:r>
      </w:del>
      <w:del w:id="1785" w:author="user" w:date="2017-10-08T23:00:49Z">
        <w:r>
          <w:rPr>
            <w:rFonts w:ascii="宋体" w:hAnsi="宋体" w:cs="宋体"/>
            <w:b/>
            <w:bCs/>
            <w:color w:val="000000"/>
            <w:sz w:val="24"/>
            <w:szCs w:val="24"/>
          </w:rPr>
          <w:delText>MBA。十余年电子产品及系统开发工作经验。历任诺基亚研发经理，产品经理，微软硬件部门供应链总监。2015年创办厦门致联科技有限公司，开发的智能化系统和方案在各工业品牌企业、品牌服装企业成功推广应用。</w:delText>
        </w:r>
      </w:del>
    </w:p>
    <w:p>
      <w:pPr>
        <w:ind w:firstLine="482" w:firstLineChars="200"/>
        <w:rPr>
          <w:del w:id="1786" w:author="user" w:date="2017-10-08T23:00:49Z"/>
          <w:rFonts w:ascii="宋体" w:hAnsi="宋体" w:cs="宋体"/>
          <w:b/>
          <w:bCs/>
          <w:color w:val="000000"/>
          <w:sz w:val="24"/>
          <w:szCs w:val="24"/>
        </w:rPr>
      </w:pPr>
      <w:del w:id="1787" w:author="user" w:date="2017-10-08T23:00:49Z">
        <w:r>
          <w:rPr>
            <w:rFonts w:hint="eastAsia" w:ascii="宋体" w:hAnsi="宋体" w:cs="宋体"/>
            <w:b/>
            <w:bCs/>
            <w:color w:val="000000"/>
            <w:sz w:val="24"/>
            <w:szCs w:val="24"/>
          </w:rPr>
          <w:delText>刘才：中国籍，工学硕士，具有十二年超大规模集成电路设计与验证经验，对</w:delText>
        </w:r>
      </w:del>
      <w:del w:id="1788" w:author="user" w:date="2017-10-08T23:00:49Z">
        <w:r>
          <w:rPr>
            <w:rFonts w:ascii="宋体" w:hAnsi="宋体" w:cs="宋体"/>
            <w:b/>
            <w:bCs/>
            <w:color w:val="000000"/>
            <w:sz w:val="24"/>
            <w:szCs w:val="24"/>
          </w:rPr>
          <w:delText>RFID芯片设计全流程、SOC</w:delText>
        </w:r>
      </w:del>
      <w:del w:id="1789" w:author="user" w:date="2017-10-08T23:00:49Z">
        <w:r>
          <w:rPr>
            <w:rFonts w:hint="eastAsia" w:ascii="宋体" w:hAnsi="宋体" w:cs="宋体"/>
            <w:b/>
            <w:bCs/>
            <w:color w:val="000000"/>
            <w:sz w:val="24"/>
            <w:szCs w:val="24"/>
          </w:rPr>
          <w:delText>芯片架构、数模混合电路设计等具有丰富的实际项目经验，包括算法设计，</w:delText>
        </w:r>
      </w:del>
      <w:del w:id="1790" w:author="user" w:date="2017-10-08T23:00:49Z">
        <w:r>
          <w:rPr>
            <w:rFonts w:ascii="宋体" w:hAnsi="宋体" w:cs="宋体"/>
            <w:b/>
            <w:bCs/>
            <w:color w:val="000000"/>
            <w:sz w:val="24"/>
            <w:szCs w:val="24"/>
          </w:rPr>
          <w:delText>RTL</w:delText>
        </w:r>
      </w:del>
      <w:del w:id="1791" w:author="user" w:date="2017-10-08T23:00:49Z">
        <w:r>
          <w:rPr>
            <w:rFonts w:hint="eastAsia" w:ascii="宋体" w:hAnsi="宋体" w:cs="宋体"/>
            <w:b/>
            <w:bCs/>
            <w:color w:val="000000"/>
            <w:sz w:val="24"/>
            <w:szCs w:val="24"/>
          </w:rPr>
          <w:delText>设计，仿真验证，</w:delText>
        </w:r>
      </w:del>
      <w:del w:id="1792" w:author="user" w:date="2017-10-08T23:00:49Z">
        <w:r>
          <w:rPr>
            <w:rFonts w:ascii="宋体" w:hAnsi="宋体" w:cs="宋体"/>
            <w:b/>
            <w:bCs/>
            <w:color w:val="000000"/>
            <w:sz w:val="24"/>
            <w:szCs w:val="24"/>
          </w:rPr>
          <w:delText>FPGA</w:delText>
        </w:r>
      </w:del>
      <w:del w:id="1793" w:author="user" w:date="2017-10-08T23:00:49Z">
        <w:r>
          <w:rPr>
            <w:rFonts w:hint="eastAsia" w:ascii="宋体" w:hAnsi="宋体" w:cs="宋体"/>
            <w:b/>
            <w:bCs/>
            <w:color w:val="000000"/>
            <w:sz w:val="24"/>
            <w:szCs w:val="24"/>
          </w:rPr>
          <w:delText>原型验证，</w:delText>
        </w:r>
      </w:del>
      <w:del w:id="1794" w:author="user" w:date="2017-10-08T23:00:49Z">
        <w:r>
          <w:rPr>
            <w:rFonts w:ascii="宋体" w:hAnsi="宋体" w:cs="宋体"/>
            <w:b/>
            <w:bCs/>
            <w:color w:val="000000"/>
            <w:sz w:val="24"/>
            <w:szCs w:val="24"/>
          </w:rPr>
          <w:delText>DC</w:delText>
        </w:r>
      </w:del>
      <w:del w:id="1795" w:author="user" w:date="2017-10-08T23:00:49Z">
        <w:r>
          <w:rPr>
            <w:rFonts w:hint="eastAsia" w:ascii="宋体" w:hAnsi="宋体" w:cs="宋体"/>
            <w:b/>
            <w:bCs/>
            <w:color w:val="000000"/>
            <w:sz w:val="24"/>
            <w:szCs w:val="24"/>
          </w:rPr>
          <w:delText>综合，后端</w:delText>
        </w:r>
      </w:del>
      <w:del w:id="1796" w:author="user" w:date="2017-10-08T23:00:49Z">
        <w:r>
          <w:rPr>
            <w:rFonts w:ascii="宋体" w:hAnsi="宋体" w:cs="宋体"/>
            <w:b/>
            <w:bCs/>
            <w:color w:val="000000"/>
            <w:sz w:val="24"/>
            <w:szCs w:val="24"/>
          </w:rPr>
          <w:delText>PR</w:delText>
        </w:r>
      </w:del>
      <w:del w:id="1797" w:author="user" w:date="2017-10-08T23:00:49Z">
        <w:r>
          <w:rPr>
            <w:rFonts w:hint="eastAsia" w:ascii="宋体" w:hAnsi="宋体" w:cs="宋体"/>
            <w:b/>
            <w:bCs/>
            <w:color w:val="000000"/>
            <w:sz w:val="24"/>
            <w:szCs w:val="24"/>
          </w:rPr>
          <w:delText>，封装测试等。曾带领团队完成多款导航定位基带芯片，以及通信基带芯片的开发，完成过</w:delText>
        </w:r>
      </w:del>
      <w:del w:id="1798" w:author="user" w:date="2017-10-08T23:00:49Z">
        <w:r>
          <w:rPr>
            <w:rFonts w:ascii="宋体" w:hAnsi="宋体" w:cs="宋体"/>
            <w:b/>
            <w:bCs/>
            <w:color w:val="000000"/>
            <w:sz w:val="24"/>
            <w:szCs w:val="24"/>
          </w:rPr>
          <w:delText>AES、DES等加密模块设计，曾获得卫星导航定位协会科技进步一等奖。精通区块链底层共识机制的原理和相关非对称加密算法。</w:delText>
        </w:r>
      </w:del>
    </w:p>
    <w:p>
      <w:pPr>
        <w:ind w:firstLine="482" w:firstLineChars="200"/>
        <w:rPr>
          <w:del w:id="1799" w:author="user" w:date="2017-10-08T23:00:49Z"/>
          <w:rFonts w:ascii="宋体" w:hAnsi="宋体" w:cs="宋体"/>
          <w:b/>
          <w:bCs/>
          <w:color w:val="000000"/>
          <w:sz w:val="24"/>
          <w:szCs w:val="24"/>
        </w:rPr>
      </w:pPr>
      <w:del w:id="1800" w:author="user" w:date="2017-10-08T23:00:49Z">
        <w:r>
          <w:rPr>
            <w:rFonts w:hint="eastAsia" w:ascii="宋体" w:hAnsi="宋体" w:cs="宋体"/>
            <w:b/>
            <w:bCs/>
            <w:color w:val="000000"/>
            <w:sz w:val="24"/>
            <w:szCs w:val="24"/>
          </w:rPr>
          <w:delText>杨锋：中国籍，工学硕士，曾工作于中兴通讯，人工智能专家，集成电路专家。十二年超大规模集成电路研发、架构设计、验证经验；五年人工智能，遗传算法方面研究经验。曾获得深圳市科技创新奖；对</w:delText>
        </w:r>
      </w:del>
      <w:del w:id="1801" w:author="user" w:date="2017-10-08T23:00:49Z">
        <w:r>
          <w:rPr>
            <w:rFonts w:ascii="宋体" w:hAnsi="宋体" w:cs="宋体"/>
            <w:b/>
            <w:bCs/>
            <w:color w:val="000000"/>
            <w:sz w:val="24"/>
            <w:szCs w:val="24"/>
          </w:rPr>
          <w:delText xml:space="preserve"> RFID </w:delText>
        </w:r>
      </w:del>
      <w:del w:id="1802" w:author="user" w:date="2017-10-08T23:00:49Z">
        <w:r>
          <w:rPr>
            <w:rFonts w:hint="eastAsia" w:ascii="宋体" w:hAnsi="宋体" w:cs="宋体"/>
            <w:b/>
            <w:bCs/>
            <w:color w:val="000000"/>
            <w:sz w:val="24"/>
            <w:szCs w:val="24"/>
          </w:rPr>
          <w:delText>技术、区块链底层架构、智能合约、各类共识机制算法原理和实现有深入的研究。</w:delText>
        </w:r>
      </w:del>
    </w:p>
    <w:p>
      <w:pPr>
        <w:ind w:firstLine="482" w:firstLineChars="200"/>
        <w:rPr>
          <w:del w:id="1803" w:author="user" w:date="2017-10-08T23:00:49Z"/>
          <w:rFonts w:ascii="宋体" w:hAnsi="宋体" w:cs="宋体"/>
          <w:b/>
          <w:bCs/>
          <w:color w:val="000000"/>
          <w:sz w:val="24"/>
          <w:szCs w:val="24"/>
        </w:rPr>
      </w:pPr>
      <w:del w:id="1804" w:author="user" w:date="2017-10-08T23:00:49Z">
        <w:r>
          <w:rPr>
            <w:rFonts w:hint="eastAsia" w:ascii="宋体" w:hAnsi="宋体" w:cs="宋体"/>
            <w:b/>
            <w:bCs/>
            <w:color w:val="000000"/>
            <w:sz w:val="24"/>
            <w:szCs w:val="24"/>
          </w:rPr>
          <w:delText>郭建平：中国籍，工学博士（毕业于香港中文大学），中山大学“百人计划”副教授、硕士生导师、</w:delText>
        </w:r>
      </w:del>
      <w:del w:id="1805" w:author="user" w:date="2017-10-08T23:00:49Z">
        <w:r>
          <w:rPr>
            <w:rFonts w:ascii="宋体" w:hAnsi="宋体" w:cs="宋体"/>
            <w:b/>
            <w:bCs/>
            <w:color w:val="000000"/>
            <w:sz w:val="24"/>
            <w:szCs w:val="24"/>
          </w:rPr>
          <w:delText>IEEE高级会员。集成电路领域专家，在IC设计领域已发表40多篇国际期刊/会议论文，申请中国发明专利16项。</w:delText>
        </w:r>
      </w:del>
    </w:p>
    <w:p>
      <w:pPr>
        <w:ind w:firstLine="482" w:firstLineChars="200"/>
        <w:rPr>
          <w:del w:id="1806" w:author="user" w:date="2017-10-08T23:00:49Z"/>
          <w:rFonts w:ascii="宋体" w:hAnsi="宋体" w:cs="宋体"/>
          <w:b/>
          <w:bCs/>
          <w:color w:val="000000"/>
          <w:sz w:val="24"/>
          <w:szCs w:val="24"/>
        </w:rPr>
      </w:pPr>
      <w:del w:id="1807" w:author="user" w:date="2017-10-08T23:00:49Z">
        <w:r>
          <w:rPr>
            <w:rFonts w:hint="eastAsia" w:ascii="宋体" w:hAnsi="宋体" w:cs="宋体"/>
            <w:b/>
            <w:bCs/>
            <w:color w:val="000000"/>
            <w:sz w:val="24"/>
            <w:szCs w:val="24"/>
          </w:rPr>
          <w:delText>黄锐敏：中国籍，工学博士（毕业于德国弗莱堡大学），硕士生导师，华侨大学电子系讲师，，集成电路领域专家，主要研究数字信号处理的电路和系统实现，长期致力于数字信号处理技术方面的研发。</w:delText>
        </w:r>
      </w:del>
    </w:p>
    <w:p>
      <w:pPr>
        <w:ind w:firstLine="482" w:firstLineChars="200"/>
        <w:rPr>
          <w:del w:id="1808" w:author="user" w:date="2017-10-08T23:00:49Z"/>
          <w:rFonts w:ascii="宋体" w:hAnsi="宋体" w:cs="宋体"/>
          <w:b/>
          <w:bCs/>
          <w:color w:val="000000"/>
          <w:sz w:val="24"/>
          <w:szCs w:val="24"/>
        </w:rPr>
      </w:pPr>
      <w:del w:id="1809" w:author="user" w:date="2017-10-08T23:00:49Z">
        <w:r>
          <w:rPr>
            <w:rFonts w:hint="eastAsia" w:ascii="宋体" w:hAnsi="宋体" w:cs="宋体"/>
            <w:b/>
            <w:bCs/>
            <w:color w:val="000000"/>
            <w:sz w:val="24"/>
            <w:szCs w:val="24"/>
          </w:rPr>
          <w:delText>郭荣新：中国籍，工程硕士，华侨大学通信技术研究中心副主任。十多年嵌入式系统的软硬件设计开发经验，长期致力于物联网领域的</w:delText>
        </w:r>
      </w:del>
      <w:del w:id="1810" w:author="user" w:date="2017-10-08T23:00:49Z">
        <w:r>
          <w:rPr>
            <w:rFonts w:ascii="宋体" w:hAnsi="宋体" w:cs="宋体"/>
            <w:b/>
            <w:bCs/>
            <w:color w:val="000000"/>
            <w:sz w:val="24"/>
            <w:szCs w:val="24"/>
          </w:rPr>
          <w:delText>RFID和区块链技术的研发。</w:delText>
        </w:r>
      </w:del>
    </w:p>
    <w:p>
      <w:pPr>
        <w:ind w:firstLine="482" w:firstLineChars="200"/>
        <w:rPr>
          <w:del w:id="1811" w:author="user" w:date="2017-10-08T23:00:49Z"/>
          <w:rFonts w:ascii="宋体" w:hAnsi="宋体" w:cs="宋体"/>
          <w:b/>
          <w:bCs/>
          <w:color w:val="000000"/>
          <w:sz w:val="24"/>
          <w:szCs w:val="24"/>
        </w:rPr>
      </w:pPr>
      <w:del w:id="1812" w:author="user" w:date="2017-10-08T23:00:49Z">
        <w:r>
          <w:rPr>
            <w:rFonts w:hint="eastAsia" w:ascii="宋体" w:hAnsi="宋体" w:cs="宋体"/>
            <w:b/>
            <w:bCs/>
            <w:color w:val="000000"/>
            <w:sz w:val="24"/>
            <w:szCs w:val="24"/>
          </w:rPr>
          <w:delText>李帅：中国籍，工学硕士，研究方向为网络安全、区块链接入认证技术。主持完成的区块链分布式认证作品荣获“</w:delText>
        </w:r>
      </w:del>
      <w:del w:id="1813" w:author="user" w:date="2017-10-08T23:00:49Z">
        <w:r>
          <w:rPr>
            <w:rFonts w:ascii="宋体" w:hAnsi="宋体" w:cs="宋体"/>
            <w:b/>
            <w:bCs/>
            <w:color w:val="000000"/>
            <w:sz w:val="24"/>
            <w:szCs w:val="24"/>
          </w:rPr>
          <w:delText>2016年全国密码学技术竞赛”决赛一等奖。</w:delText>
        </w:r>
      </w:del>
    </w:p>
    <w:p>
      <w:pPr>
        <w:ind w:firstLine="482" w:firstLineChars="200"/>
        <w:rPr>
          <w:del w:id="1814" w:author="user" w:date="2017-10-08T23:00:49Z"/>
          <w:rFonts w:ascii="宋体" w:hAnsi="宋体" w:cs="宋体"/>
          <w:b/>
          <w:bCs/>
          <w:color w:val="000000"/>
          <w:sz w:val="24"/>
          <w:szCs w:val="24"/>
        </w:rPr>
      </w:pPr>
      <w:del w:id="1815" w:author="user" w:date="2017-10-08T23:00:49Z">
        <w:r>
          <w:rPr>
            <w:rFonts w:hint="eastAsia" w:ascii="宋体" w:hAnsi="宋体" w:cs="宋体"/>
            <w:b/>
            <w:bCs/>
            <w:color w:val="000000"/>
            <w:sz w:val="24"/>
            <w:szCs w:val="24"/>
          </w:rPr>
          <w:delText>程浩：中国籍，工学硕士，研究方向为计算机网络仿真、网络路由协议。完成学术论文和发明专利</w:delText>
        </w:r>
      </w:del>
      <w:del w:id="1816" w:author="user" w:date="2017-10-08T23:00:49Z">
        <w:r>
          <w:rPr>
            <w:rFonts w:ascii="宋体" w:hAnsi="宋体" w:cs="宋体"/>
            <w:b/>
            <w:bCs/>
            <w:color w:val="000000"/>
            <w:sz w:val="24"/>
            <w:szCs w:val="24"/>
          </w:rPr>
          <w:delText>4项</w:delText>
        </w:r>
      </w:del>
      <w:del w:id="1817" w:author="user" w:date="2017-10-08T23:00:49Z">
        <w:r>
          <w:rPr>
            <w:rFonts w:hint="eastAsia" w:ascii="宋体" w:hAnsi="宋体" w:cs="宋体"/>
            <w:b/>
            <w:bCs/>
            <w:color w:val="000000"/>
            <w:sz w:val="24"/>
            <w:szCs w:val="24"/>
          </w:rPr>
          <w:delText>，曾经荣获“全国高校移动互联网应用开发创新大赛”一等奖、“全国密码技术竞赛”一等奖、“南京理工大学创新杯大学生课外学术科技作品竞赛”特等奖。</w:delText>
        </w:r>
      </w:del>
    </w:p>
    <w:p>
      <w:pPr>
        <w:ind w:firstLine="482" w:firstLineChars="200"/>
        <w:rPr>
          <w:del w:id="1818" w:author="user" w:date="2017-10-08T23:00:49Z"/>
          <w:rFonts w:ascii="宋体" w:hAnsi="宋体" w:cs="宋体"/>
          <w:b/>
          <w:bCs/>
          <w:color w:val="000000"/>
          <w:sz w:val="24"/>
          <w:szCs w:val="24"/>
        </w:rPr>
      </w:pPr>
      <w:del w:id="1819" w:author="user" w:date="2017-10-08T23:00:49Z">
        <w:r>
          <w:rPr>
            <w:rFonts w:hint="eastAsia" w:ascii="宋体" w:hAnsi="宋体" w:cs="宋体"/>
            <w:b/>
            <w:bCs/>
            <w:sz w:val="24"/>
            <w:szCs w:val="24"/>
          </w:rPr>
          <w:delText>黄鸿泰：中国籍，工学学士，五年</w:delText>
        </w:r>
      </w:del>
      <w:del w:id="1820" w:author="user" w:date="2017-10-08T23:00:49Z">
        <w:r>
          <w:rPr>
            <w:rFonts w:ascii="宋体" w:hAnsi="宋体" w:cs="宋体"/>
            <w:b/>
            <w:bCs/>
            <w:sz w:val="24"/>
            <w:szCs w:val="24"/>
          </w:rPr>
          <w:delText>WEB前后端开发经验，长期致力于物联网平台和教育信息化平台的开发，2011年开始接触比特币，早期显卡挖矿参与者。对虚拟货币及区块链技术有浓厚的兴趣。</w:delText>
        </w:r>
      </w:del>
    </w:p>
    <w:p>
      <w:pPr>
        <w:ind w:firstLine="482" w:firstLineChars="200"/>
        <w:rPr>
          <w:del w:id="1821" w:author="user" w:date="2017-10-08T23:00:49Z"/>
          <w:rFonts w:ascii="宋体" w:hAnsi="宋体" w:cs="宋体"/>
          <w:b/>
          <w:bCs/>
          <w:color w:val="000000"/>
          <w:sz w:val="24"/>
          <w:szCs w:val="24"/>
        </w:rPr>
      </w:pPr>
      <w:del w:id="1822" w:author="user" w:date="2017-10-08T23:00:49Z">
        <w:r>
          <w:rPr>
            <w:rFonts w:hint="eastAsia" w:ascii="宋体" w:hAnsi="宋体" w:cs="宋体"/>
            <w:b/>
            <w:bCs/>
            <w:color w:val="000000"/>
            <w:sz w:val="24"/>
            <w:szCs w:val="24"/>
          </w:rPr>
          <w:delText>戴闽华：中国籍，工商企管专业，美国阿姆斯壮大学</w:delText>
        </w:r>
      </w:del>
      <w:del w:id="1823" w:author="user" w:date="2017-10-08T23:00:49Z">
        <w:r>
          <w:rPr>
            <w:rFonts w:ascii="宋体" w:hAnsi="宋体" w:cs="宋体"/>
            <w:b/>
            <w:bCs/>
            <w:color w:val="000000"/>
            <w:sz w:val="24"/>
            <w:szCs w:val="24"/>
          </w:rPr>
          <w:delText>BBA</w:delText>
        </w:r>
      </w:del>
      <w:del w:id="1824" w:author="user" w:date="2017-10-08T23:00:49Z">
        <w:r>
          <w:rPr>
            <w:rFonts w:hint="eastAsia" w:ascii="宋体" w:hAnsi="宋体" w:cs="宋体"/>
            <w:b/>
            <w:bCs/>
            <w:color w:val="000000"/>
            <w:sz w:val="24"/>
            <w:szCs w:val="24"/>
          </w:rPr>
          <w:delText>学位，资深财务专家，曾担任天宇国际集团有限公司副总裁、财务总监，</w:delText>
        </w:r>
      </w:del>
      <w:del w:id="1825" w:author="user" w:date="2017-10-08T23:00:49Z">
        <w:r>
          <w:rPr>
            <w:rFonts w:ascii="宋体" w:hAnsi="宋体" w:cs="宋体"/>
            <w:b/>
            <w:bCs/>
            <w:color w:val="000000"/>
            <w:sz w:val="24"/>
            <w:szCs w:val="24"/>
          </w:rPr>
          <w:delText>13年财务工作经验，对制定并实施企业战略、经营计划等政策方略，实现企业的经营管理目标及发展目标具有非常丰富的实际经验。</w:delText>
        </w:r>
      </w:del>
    </w:p>
    <w:p>
      <w:pPr>
        <w:ind w:firstLine="482" w:firstLineChars="200"/>
        <w:rPr>
          <w:del w:id="1826" w:author="user" w:date="2017-10-08T23:00:49Z"/>
          <w:rFonts w:ascii="宋体" w:hAnsi="宋体" w:cs="宋体"/>
          <w:b/>
          <w:bCs/>
          <w:color w:val="000000"/>
          <w:sz w:val="24"/>
          <w:szCs w:val="24"/>
        </w:rPr>
      </w:pPr>
      <w:del w:id="1827" w:author="user" w:date="2017-10-08T23:00:49Z">
        <w:r>
          <w:rPr>
            <w:rFonts w:hint="eastAsia" w:ascii="宋体" w:hAnsi="宋体" w:cs="宋体"/>
            <w:b/>
            <w:bCs/>
            <w:color w:val="000000"/>
            <w:sz w:val="24"/>
            <w:szCs w:val="24"/>
          </w:rPr>
          <w:delText>刘东欣：中国籍，中欧国际工商学院</w:delText>
        </w:r>
      </w:del>
      <w:del w:id="1828" w:author="user" w:date="2017-10-08T23:00:49Z">
        <w:r>
          <w:rPr>
            <w:rFonts w:ascii="宋体" w:hAnsi="宋体" w:cs="宋体"/>
            <w:b/>
            <w:bCs/>
            <w:color w:val="000000"/>
            <w:sz w:val="24"/>
            <w:szCs w:val="24"/>
          </w:rPr>
          <w:delText>MBA，美国西北大学凯洛格（Kellogg）商学院访问学者，战略管理咨询专家，投融资专家。目前的研究兴趣在于区块链技术对金融领域的影响和改革。</w:delText>
        </w:r>
      </w:del>
    </w:p>
    <w:p>
      <w:pPr>
        <w:ind w:firstLine="482" w:firstLineChars="200"/>
        <w:rPr>
          <w:del w:id="1829" w:author="user" w:date="2017-10-08T23:00:49Z"/>
          <w:rFonts w:ascii="宋体" w:hAnsi="宋体" w:cs="宋体"/>
          <w:b/>
          <w:bCs/>
          <w:color w:val="000000"/>
          <w:sz w:val="24"/>
          <w:szCs w:val="24"/>
        </w:rPr>
      </w:pPr>
      <w:del w:id="1830" w:author="user" w:date="2017-10-08T23:00:49Z">
        <w:r>
          <w:rPr>
            <w:rFonts w:hint="eastAsia" w:ascii="宋体" w:hAnsi="宋体" w:cs="宋体"/>
            <w:b/>
            <w:bCs/>
            <w:color w:val="000000"/>
            <w:sz w:val="24"/>
            <w:szCs w:val="24"/>
          </w:rPr>
          <w:delText>王立岩：中国籍，佛罗里达大学信息系统与运营管理硕士，北京邮电大学通信工程学士，曾就职于网宿科技，具有丰富的科技产品运营经验。</w:delText>
        </w:r>
      </w:del>
    </w:p>
    <w:p>
      <w:pPr>
        <w:pStyle w:val="4"/>
        <w:rPr>
          <w:del w:id="1831" w:author="user" w:date="2017-10-08T23:00:49Z"/>
          <w:rFonts w:ascii="Calibri Light" w:hAnsi="Calibri Light"/>
          <w:color w:val="000000"/>
          <w:sz w:val="28"/>
          <w:szCs w:val="28"/>
        </w:rPr>
      </w:pPr>
      <w:del w:id="1832" w:author="user" w:date="2017-10-08T23:00:49Z">
        <w:bookmarkStart w:id="863" w:name="_Toc5527"/>
        <w:bookmarkStart w:id="864" w:name="_Toc4801"/>
        <w:bookmarkStart w:id="865" w:name="_Toc486227292"/>
        <w:bookmarkStart w:id="866" w:name="_Toc4547"/>
        <w:bookmarkStart w:id="867" w:name="_Toc319"/>
        <w:bookmarkStart w:id="868" w:name="_Toc6699"/>
        <w:bookmarkStart w:id="869" w:name="_Toc5210"/>
        <w:bookmarkStart w:id="870" w:name="_Toc26213"/>
        <w:bookmarkStart w:id="871" w:name="_Toc26074"/>
        <w:bookmarkStart w:id="872" w:name="_Toc11229"/>
        <w:bookmarkStart w:id="873" w:name="_Toc32685"/>
        <w:bookmarkStart w:id="874" w:name="_Toc1613"/>
        <w:r>
          <w:rPr>
            <w:rFonts w:hint="eastAsia" w:ascii="Calibri Light" w:hAnsi="Calibri Light"/>
            <w:color w:val="000000"/>
            <w:sz w:val="28"/>
            <w:szCs w:val="28"/>
          </w:rPr>
          <w:delText>5.4.2常驻韩国成员</w:delText>
        </w:r>
        <w:bookmarkEnd w:id="863"/>
        <w:bookmarkEnd w:id="864"/>
        <w:bookmarkEnd w:id="865"/>
        <w:bookmarkEnd w:id="866"/>
        <w:bookmarkEnd w:id="867"/>
        <w:bookmarkEnd w:id="868"/>
        <w:bookmarkEnd w:id="869"/>
        <w:bookmarkEnd w:id="870"/>
        <w:bookmarkEnd w:id="871"/>
        <w:bookmarkEnd w:id="872"/>
        <w:bookmarkEnd w:id="873"/>
        <w:bookmarkEnd w:id="874"/>
      </w:del>
    </w:p>
    <w:p>
      <w:pPr>
        <w:ind w:firstLine="482" w:firstLineChars="200"/>
        <w:rPr>
          <w:del w:id="1833" w:author="user" w:date="2017-10-08T23:00:49Z"/>
          <w:rFonts w:ascii="宋体" w:hAnsi="宋体" w:cs="宋体"/>
          <w:b/>
          <w:bCs/>
          <w:color w:val="000000"/>
          <w:sz w:val="24"/>
          <w:szCs w:val="24"/>
        </w:rPr>
      </w:pPr>
      <w:del w:id="1834" w:author="user" w:date="2017-10-08T23:00:49Z">
        <w:r>
          <w:rPr>
            <w:rFonts w:hint="eastAsia" w:ascii="宋体" w:hAnsi="宋体" w:cs="宋体"/>
            <w:b/>
            <w:bCs/>
            <w:color w:val="000000"/>
            <w:sz w:val="24"/>
            <w:szCs w:val="24"/>
          </w:rPr>
          <w:delText>单良：中国籍，毕业于</w:delText>
        </w:r>
      </w:del>
      <w:del w:id="1835" w:author="user" w:date="2017-10-08T23:00:49Z">
        <w:r>
          <w:rPr>
            <w:rFonts w:ascii="宋体" w:hAnsi="宋体" w:cs="宋体"/>
            <w:b/>
            <w:bCs/>
            <w:color w:val="000000"/>
            <w:sz w:val="24"/>
            <w:szCs w:val="24"/>
          </w:rPr>
          <w:delText xml:space="preserve">KOREATECH(韩国理工大学)机械工程专业，风险投资专业博士，韩国成均科技股份有限公司理事，三星SDI下属加热元器件制造商NHTECH中国部经理 </w:delText>
        </w:r>
      </w:del>
      <w:del w:id="1836" w:author="user" w:date="2017-10-08T23:00:49Z">
        <w:r>
          <w:rPr>
            <w:rFonts w:hint="eastAsia" w:ascii="宋体" w:hAnsi="宋体" w:cs="宋体"/>
            <w:b/>
            <w:bCs/>
            <w:color w:val="000000"/>
            <w:sz w:val="24"/>
            <w:szCs w:val="24"/>
          </w:rPr>
          <w:delText>，在韩博士生联谊会经济组组长，韩国</w:delText>
        </w:r>
      </w:del>
      <w:del w:id="1837" w:author="user" w:date="2017-10-08T23:00:49Z">
        <w:r>
          <w:rPr>
            <w:rFonts w:ascii="宋体" w:hAnsi="宋体" w:cs="宋体"/>
            <w:b/>
            <w:bCs/>
            <w:color w:val="000000"/>
            <w:sz w:val="24"/>
            <w:szCs w:val="24"/>
          </w:rPr>
          <w:delText>korbit</w:delText>
        </w:r>
      </w:del>
      <w:del w:id="1838" w:author="user" w:date="2017-10-08T23:00:49Z">
        <w:r>
          <w:rPr>
            <w:rFonts w:hint="eastAsia" w:ascii="宋体" w:hAnsi="宋体" w:cs="宋体"/>
            <w:b/>
            <w:bCs/>
            <w:color w:val="000000"/>
            <w:sz w:val="24"/>
            <w:szCs w:val="24"/>
          </w:rPr>
          <w:delText>最早的用户之一，数字货币资深玩家。</w:delText>
        </w:r>
      </w:del>
    </w:p>
    <w:p>
      <w:pPr>
        <w:ind w:firstLine="482" w:firstLineChars="200"/>
        <w:rPr>
          <w:del w:id="1839" w:author="user" w:date="2017-10-08T23:00:49Z"/>
          <w:rFonts w:ascii="宋体" w:hAnsi="宋体" w:cs="宋体"/>
          <w:b/>
          <w:bCs/>
          <w:color w:val="000000"/>
          <w:sz w:val="24"/>
          <w:szCs w:val="24"/>
        </w:rPr>
      </w:pPr>
      <w:del w:id="1840" w:author="user" w:date="2017-10-08T23:00:49Z">
        <w:r>
          <w:rPr>
            <w:rFonts w:hint="eastAsia" w:ascii="宋体" w:hAnsi="宋体" w:cs="宋体"/>
            <w:b/>
            <w:bCs/>
            <w:color w:val="000000"/>
            <w:sz w:val="24"/>
            <w:szCs w:val="24"/>
          </w:rPr>
          <w:delText>马兴毅：中国籍，</w:delText>
        </w:r>
      </w:del>
      <w:del w:id="1841" w:author="user" w:date="2017-10-08T23:00:49Z">
        <w:r>
          <w:rPr>
            <w:rFonts w:hint="eastAsia" w:ascii="宋体" w:hAnsi="宋体" w:cs="宋体"/>
            <w:b/>
            <w:bCs/>
            <w:sz w:val="24"/>
            <w:szCs w:val="24"/>
          </w:rPr>
          <w:delText>国家</w:delText>
        </w:r>
      </w:del>
      <w:del w:id="1842" w:author="user" w:date="2017-10-08T23:00:49Z">
        <w:r>
          <w:rPr>
            <w:rFonts w:ascii="宋体" w:hAnsi="宋体" w:cs="宋体"/>
            <w:b/>
            <w:bCs/>
            <w:sz w:val="24"/>
            <w:szCs w:val="24"/>
          </w:rPr>
          <w:delText>CSC专项留学人员，韩国高丽大学工学博士、融合化工系统研究所研究教授，韩国成均科技股份有限公司CEO，韩国工业协会会员，英国皇家化学学会副会员，其研究成果曾发表在世界顶级期刊《自然·通讯》上并参与编写物联网工程专业系列教材《物联网导论》。目前的研究方向涵盖区块链技术与智能医疗技术相结合的交叉学科。</w:delText>
        </w:r>
      </w:del>
    </w:p>
    <w:p>
      <w:pPr>
        <w:ind w:firstLine="482" w:firstLineChars="200"/>
        <w:rPr>
          <w:del w:id="1843" w:author="user" w:date="2017-10-08T23:00:49Z"/>
          <w:rFonts w:ascii="宋体" w:hAnsi="宋体" w:cs="宋体"/>
          <w:b/>
          <w:bCs/>
          <w:color w:val="000000"/>
          <w:sz w:val="24"/>
          <w:szCs w:val="24"/>
        </w:rPr>
      </w:pPr>
      <w:del w:id="1844" w:author="user" w:date="2017-10-08T23:00:49Z">
        <w:r>
          <w:rPr>
            <w:rFonts w:ascii="宋体" w:hAnsi="宋体" w:cs="宋体"/>
            <w:b/>
            <w:bCs/>
            <w:color w:val="000000"/>
            <w:sz w:val="24"/>
            <w:szCs w:val="24"/>
          </w:rPr>
          <w:delText>赵海明</w:delText>
        </w:r>
      </w:del>
      <w:del w:id="1845" w:author="user" w:date="2017-10-08T23:00:49Z">
        <w:r>
          <w:rPr>
            <w:rFonts w:hint="eastAsia" w:ascii="宋体" w:hAnsi="宋体" w:cs="宋体"/>
            <w:b/>
            <w:bCs/>
            <w:color w:val="000000"/>
            <w:sz w:val="24"/>
            <w:szCs w:val="24"/>
          </w:rPr>
          <w:delText>：中国籍，成均馆大学化工导电高分子专业博士，韩国</w:delText>
        </w:r>
      </w:del>
      <w:del w:id="1846" w:author="user" w:date="2017-10-08T23:00:49Z">
        <w:r>
          <w:rPr>
            <w:rFonts w:ascii="宋体" w:hAnsi="宋体" w:cs="宋体"/>
            <w:b/>
            <w:bCs/>
            <w:color w:val="000000"/>
            <w:sz w:val="24"/>
            <w:szCs w:val="24"/>
          </w:rPr>
          <w:delText>BK21th导电高分子项目核心成员，韩国京畿道传感器研究所研究员，韩国NCTECH环保科技公司研究员，中华总商会副会长，韩国成均科技股份有限公司理事，数字货币早期玩家。</w:delText>
        </w:r>
      </w:del>
    </w:p>
    <w:p>
      <w:pPr>
        <w:pStyle w:val="3"/>
        <w:rPr>
          <w:color w:val="000000"/>
        </w:rPr>
      </w:pPr>
      <w:bookmarkStart w:id="875" w:name="_Toc11953"/>
      <w:bookmarkStart w:id="876" w:name="_Toc484560896"/>
      <w:bookmarkStart w:id="877" w:name="_Toc486227293"/>
      <w:bookmarkStart w:id="878" w:name="_Toc22322"/>
      <w:bookmarkStart w:id="879" w:name="_Toc7095"/>
      <w:bookmarkStart w:id="880" w:name="_Toc759"/>
      <w:bookmarkStart w:id="881" w:name="_Toc5026"/>
      <w:bookmarkStart w:id="882" w:name="_Toc18953"/>
      <w:bookmarkStart w:id="883" w:name="_Toc16905"/>
      <w:bookmarkStart w:id="884" w:name="_Toc4559"/>
      <w:bookmarkStart w:id="885" w:name="_Toc179"/>
      <w:bookmarkStart w:id="886" w:name="_Toc20953"/>
      <w:bookmarkStart w:id="887" w:name="_Toc15392"/>
      <w:bookmarkStart w:id="888" w:name="_Toc1261"/>
      <w:bookmarkStart w:id="889" w:name="_Toc6402"/>
      <w:bookmarkStart w:id="890" w:name="_Toc7466"/>
      <w:r>
        <w:rPr>
          <w:rFonts w:hint="eastAsia"/>
          <w:color w:val="000000"/>
        </w:rPr>
        <w:t>5.5 天使投资人</w:t>
      </w:r>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p>
    <w:p>
      <w:pPr>
        <w:ind w:firstLine="482" w:firstLineChars="200"/>
        <w:rPr>
          <w:ins w:id="1847" w:author="user" w:date="2017-10-08T23:01:30Z"/>
          <w:rFonts w:hint="eastAsia" w:ascii="宋体" w:hAnsi="宋体" w:cs="宋体"/>
          <w:b/>
          <w:bCs/>
          <w:color w:val="000000"/>
          <w:sz w:val="24"/>
          <w:szCs w:val="24"/>
          <w:rPrChange w:id="1848" w:author="user" w:date="2017-10-08T23:01:30Z">
            <w:rPr>
              <w:ins w:id="1849" w:author="user" w:date="2017-10-08T23:01:30Z"/>
              <w:rFonts w:hint="eastAsia"/>
            </w:rPr>
          </w:rPrChange>
        </w:rPr>
      </w:pPr>
      <w:ins w:id="1850" w:author="user" w:date="2017-10-08T23:01:30Z">
        <w:r>
          <w:rPr>
            <w:rFonts w:hint="eastAsia" w:ascii="宋体" w:hAnsi="宋体" w:cs="宋体"/>
            <w:b/>
            <w:bCs/>
            <w:color w:val="000000"/>
            <w:sz w:val="24"/>
            <w:szCs w:val="24"/>
            <w:rPrChange w:id="1851" w:author="user" w:date="2017-10-08T23:01:30Z">
              <w:rPr>
                <w:rFonts w:hint="eastAsia"/>
              </w:rPr>
            </w:rPrChange>
          </w:rPr>
          <w:t>宋国平：医学博士，韩国中华总商会会长，北京海外联谊会理事，平安国际株式会社代表，东方徐福抗衰老中心代表，塑美美容整形株式会社代表。</w:t>
        </w:r>
      </w:ins>
    </w:p>
    <w:p>
      <w:pPr>
        <w:ind w:firstLine="482" w:firstLineChars="200"/>
        <w:rPr>
          <w:ins w:id="1853" w:author="user" w:date="2017-10-08T23:01:30Z"/>
          <w:rFonts w:hint="eastAsia" w:ascii="宋体" w:hAnsi="宋体" w:cs="宋体"/>
          <w:b/>
          <w:bCs/>
          <w:color w:val="000000"/>
          <w:sz w:val="24"/>
          <w:szCs w:val="24"/>
          <w:rPrChange w:id="1854" w:author="user" w:date="2017-10-08T23:01:30Z">
            <w:rPr>
              <w:ins w:id="1855" w:author="user" w:date="2017-10-08T23:01:30Z"/>
              <w:rFonts w:hint="eastAsia"/>
            </w:rPr>
          </w:rPrChange>
        </w:rPr>
      </w:pPr>
      <w:ins w:id="1856" w:author="user" w:date="2017-10-08T23:01:30Z">
        <w:r>
          <w:rPr>
            <w:rFonts w:hint="eastAsia" w:ascii="宋体" w:hAnsi="宋体" w:cs="宋体"/>
            <w:b/>
            <w:bCs/>
            <w:color w:val="000000"/>
            <w:sz w:val="24"/>
            <w:szCs w:val="24"/>
            <w:rPrChange w:id="1857" w:author="user" w:date="2017-10-08T23:01:30Z">
              <w:rPr>
                <w:rFonts w:hint="eastAsia"/>
              </w:rPr>
            </w:rPrChange>
          </w:rPr>
          <w:t>邱俊：深圳市弘陶基金管理有限公司董事长，深圳市汕尾商会副会长。拥有20年的资本市场投资经验，经历多次波澜壮阔的市场变幻，留下多个经典案例，其中包括中芯国际、招商证券、丹霞生物等。丹霞生物被投中评为2016年生物医药投资十大成功案例之一。</w:t>
        </w:r>
      </w:ins>
    </w:p>
    <w:p>
      <w:pPr>
        <w:ind w:firstLine="482" w:firstLineChars="200"/>
        <w:rPr>
          <w:ins w:id="1859" w:author="user" w:date="2017-10-08T23:01:30Z"/>
          <w:rFonts w:hint="eastAsia" w:ascii="宋体" w:hAnsi="宋体" w:cs="宋体"/>
          <w:b/>
          <w:bCs/>
          <w:color w:val="000000"/>
          <w:sz w:val="24"/>
          <w:szCs w:val="24"/>
          <w:rPrChange w:id="1860" w:author="user" w:date="2017-10-08T23:01:30Z">
            <w:rPr>
              <w:ins w:id="1861" w:author="user" w:date="2017-10-08T23:01:30Z"/>
              <w:rFonts w:hint="eastAsia"/>
            </w:rPr>
          </w:rPrChange>
        </w:rPr>
      </w:pPr>
      <w:ins w:id="1862" w:author="user" w:date="2017-10-08T23:01:30Z">
        <w:r>
          <w:rPr>
            <w:rFonts w:hint="eastAsia" w:ascii="宋体" w:hAnsi="宋体" w:cs="宋体"/>
            <w:b/>
            <w:bCs/>
            <w:color w:val="000000"/>
            <w:sz w:val="24"/>
            <w:szCs w:val="24"/>
            <w:rPrChange w:id="1863" w:author="user" w:date="2017-10-08T23:01:30Z">
              <w:rPr>
                <w:rFonts w:hint="eastAsia"/>
              </w:rPr>
            </w:rPrChange>
          </w:rPr>
          <w:t>严小铅：卡尔丹顿服饰股份有限公司董事长，深圳市汕尾商会常务副会长。</w:t>
        </w:r>
      </w:ins>
    </w:p>
    <w:p>
      <w:pPr>
        <w:ind w:firstLine="482" w:firstLineChars="200"/>
        <w:rPr>
          <w:ins w:id="1865" w:author="user" w:date="2017-10-08T23:01:30Z"/>
          <w:rFonts w:hint="eastAsia" w:ascii="宋体" w:hAnsi="宋体" w:cs="宋体"/>
          <w:b/>
          <w:bCs/>
          <w:color w:val="000000"/>
          <w:sz w:val="24"/>
          <w:szCs w:val="24"/>
          <w:rPrChange w:id="1866" w:author="user" w:date="2017-10-08T23:01:30Z">
            <w:rPr>
              <w:ins w:id="1867" w:author="user" w:date="2017-10-08T23:01:30Z"/>
              <w:rFonts w:hint="eastAsia"/>
            </w:rPr>
          </w:rPrChange>
        </w:rPr>
      </w:pPr>
      <w:ins w:id="1868" w:author="user" w:date="2017-10-08T23:01:30Z">
        <w:r>
          <w:rPr>
            <w:rFonts w:hint="eastAsia" w:ascii="宋体" w:hAnsi="宋体" w:cs="宋体"/>
            <w:b/>
            <w:bCs/>
            <w:color w:val="000000"/>
            <w:sz w:val="24"/>
            <w:szCs w:val="24"/>
            <w:rPrChange w:id="1869" w:author="user" w:date="2017-10-08T23:01:30Z">
              <w:rPr>
                <w:rFonts w:hint="eastAsia"/>
              </w:rPr>
            </w:rPrChange>
          </w:rPr>
          <w:t>林敬伟：广州久赢投资管理有限公司董事，创始合伙人，中山大学高级财务会计研究生班，EMBA毕业；二十七年大型央企海内外工作经历，超过十五年大型央企上市公司董秘、财务总监、副总经理经历，长期主管企业上市、资本运作、投融资及财务管理工作，具有丰富的资本运作及财务管理经验。具有董事会秘书、上市公司独立董事资格。</w:t>
        </w:r>
      </w:ins>
    </w:p>
    <w:p>
      <w:pPr>
        <w:ind w:firstLine="482" w:firstLineChars="200"/>
        <w:rPr>
          <w:ins w:id="1871" w:author="user" w:date="2017-10-08T23:01:30Z"/>
          <w:rFonts w:hint="eastAsia" w:ascii="宋体" w:hAnsi="宋体" w:cs="宋体"/>
          <w:b/>
          <w:bCs/>
          <w:color w:val="000000"/>
          <w:sz w:val="24"/>
          <w:szCs w:val="24"/>
          <w:rPrChange w:id="1872" w:author="user" w:date="2017-10-08T23:01:30Z">
            <w:rPr>
              <w:ins w:id="1873" w:author="user" w:date="2017-10-08T23:01:30Z"/>
              <w:rFonts w:hint="eastAsia"/>
            </w:rPr>
          </w:rPrChange>
        </w:rPr>
      </w:pPr>
      <w:ins w:id="1874" w:author="user" w:date="2017-10-08T23:01:30Z">
        <w:r>
          <w:rPr>
            <w:rFonts w:hint="eastAsia" w:ascii="宋体" w:hAnsi="宋体" w:cs="宋体"/>
            <w:b/>
            <w:bCs/>
            <w:color w:val="000000"/>
            <w:sz w:val="24"/>
            <w:szCs w:val="24"/>
            <w:rPrChange w:id="1875" w:author="user" w:date="2017-10-08T23:01:30Z">
              <w:rPr>
                <w:rFonts w:hint="eastAsia"/>
              </w:rPr>
            </w:rPrChange>
          </w:rPr>
          <w:t>何红连：华尔顿投资事业部总监、注册会计师，厦大MBA毕业。曾任美亚柏科投资中心部经理，目前带领华尔顿投资团队在物联网和集成电路等领域进行调研，投资布局。</w:t>
        </w:r>
      </w:ins>
    </w:p>
    <w:p>
      <w:pPr>
        <w:ind w:firstLine="482" w:firstLineChars="200"/>
        <w:rPr>
          <w:del w:id="1877" w:author="user" w:date="2017-10-08T23:01:30Z"/>
          <w:rFonts w:ascii="宋体" w:hAnsi="宋体" w:cs="宋体"/>
          <w:b/>
          <w:bCs/>
          <w:color w:val="000000"/>
          <w:sz w:val="24"/>
          <w:szCs w:val="24"/>
        </w:rPr>
      </w:pPr>
      <w:del w:id="1878" w:author="user" w:date="2017-10-08T23:01:30Z">
        <w:r>
          <w:rPr>
            <w:rFonts w:hint="eastAsia" w:ascii="宋体" w:hAnsi="宋体" w:cs="宋体"/>
            <w:b/>
            <w:bCs/>
            <w:color w:val="000000"/>
            <w:sz w:val="24"/>
            <w:szCs w:val="24"/>
          </w:rPr>
          <w:delText>邱俊：深圳市弘陶基金管理有限公司董事长，深圳市汕尾商会副会长。拥有</w:delText>
        </w:r>
      </w:del>
      <w:del w:id="1879" w:author="user" w:date="2017-10-08T23:01:30Z">
        <w:r>
          <w:rPr>
            <w:rFonts w:ascii="宋体" w:hAnsi="宋体" w:cs="宋体"/>
            <w:b/>
            <w:bCs/>
            <w:color w:val="000000"/>
            <w:sz w:val="24"/>
            <w:szCs w:val="24"/>
          </w:rPr>
          <w:delText>20年的资本市场投资经验，经历多次波澜壮阔的市场变幻，留下多个经典案例，其中包括中芯国际、招商证券、丹霞生物等。丹霞生物被投中评为2016年生物医药投资十大成功案例之一。</w:delText>
        </w:r>
      </w:del>
    </w:p>
    <w:p>
      <w:pPr>
        <w:ind w:firstLine="482" w:firstLineChars="200"/>
        <w:rPr>
          <w:del w:id="1880" w:author="user" w:date="2017-10-08T23:01:30Z"/>
          <w:rFonts w:ascii="宋体" w:hAnsi="宋体" w:cs="宋体"/>
          <w:b/>
          <w:bCs/>
          <w:color w:val="000000"/>
          <w:sz w:val="24"/>
          <w:szCs w:val="24"/>
        </w:rPr>
      </w:pPr>
      <w:del w:id="1881" w:author="user" w:date="2017-10-08T23:01:30Z">
        <w:r>
          <w:rPr>
            <w:rFonts w:hint="eastAsia" w:ascii="宋体" w:hAnsi="宋体" w:cs="宋体"/>
            <w:b/>
            <w:bCs/>
            <w:color w:val="000000"/>
            <w:sz w:val="24"/>
            <w:szCs w:val="24"/>
          </w:rPr>
          <w:delText>严小铅：卡尔丹顿服饰股份有限公司董事长，深圳市汕尾商会常务副会长。</w:delText>
        </w:r>
      </w:del>
    </w:p>
    <w:p>
      <w:pPr>
        <w:ind w:firstLine="482" w:firstLineChars="200"/>
        <w:rPr>
          <w:del w:id="1882" w:author="user" w:date="2017-10-08T23:01:30Z"/>
          <w:rFonts w:ascii="宋体" w:hAnsi="宋体" w:cs="宋体"/>
          <w:b/>
          <w:bCs/>
          <w:color w:val="000000"/>
          <w:sz w:val="24"/>
          <w:szCs w:val="24"/>
        </w:rPr>
      </w:pPr>
      <w:del w:id="1883" w:author="user" w:date="2017-10-08T23:01:30Z">
        <w:r>
          <w:rPr>
            <w:rFonts w:hint="eastAsia" w:ascii="宋体" w:hAnsi="宋体" w:cs="宋体"/>
            <w:b/>
            <w:bCs/>
            <w:color w:val="000000"/>
            <w:sz w:val="24"/>
            <w:szCs w:val="24"/>
          </w:rPr>
          <w:delText>许俊杰：才子服饰股份有限公司商品中心总监，著名服装设计师。</w:delText>
        </w:r>
      </w:del>
    </w:p>
    <w:p>
      <w:pPr>
        <w:ind w:firstLine="482" w:firstLineChars="200"/>
        <w:rPr>
          <w:del w:id="1884" w:author="user" w:date="2017-10-08T23:01:30Z"/>
          <w:rFonts w:ascii="宋体" w:hAnsi="宋体" w:cs="宋体"/>
          <w:b/>
          <w:bCs/>
          <w:color w:val="000000"/>
          <w:sz w:val="24"/>
          <w:szCs w:val="24"/>
        </w:rPr>
      </w:pPr>
      <w:del w:id="1885" w:author="user" w:date="2017-10-08T23:01:30Z">
        <w:r>
          <w:rPr>
            <w:rFonts w:hint="eastAsia" w:ascii="宋体" w:hAnsi="宋体" w:cs="宋体"/>
            <w:b/>
            <w:bCs/>
            <w:color w:val="000000"/>
            <w:sz w:val="24"/>
            <w:szCs w:val="24"/>
          </w:rPr>
          <w:delText>林敬伟：广州久赢投资管理有限公司董事，创始合伙人，中山大学高级财务会计研究生班，</w:delText>
        </w:r>
      </w:del>
      <w:del w:id="1886" w:author="user" w:date="2017-10-08T23:01:30Z">
        <w:r>
          <w:rPr>
            <w:rFonts w:ascii="宋体" w:hAnsi="宋体" w:cs="宋体"/>
            <w:b/>
            <w:bCs/>
            <w:color w:val="000000"/>
            <w:sz w:val="24"/>
            <w:szCs w:val="24"/>
          </w:rPr>
          <w:delText>EMBA毕业；二十七年大型央企海内外工作经历，超过十五年大型央企上市公司董秘、财务总监、副总经理经历，长期主管企业上市、资本运作、投融资及财务管理工作，具有丰富的资本运作及财务管理经验。具有董事会秘书、上市公司独立董事资格。</w:delText>
        </w:r>
      </w:del>
    </w:p>
    <w:p>
      <w:pPr>
        <w:ind w:firstLine="482" w:firstLineChars="200"/>
        <w:rPr>
          <w:del w:id="1887" w:author="user" w:date="2017-10-08T23:01:30Z"/>
          <w:rFonts w:ascii="宋体" w:hAnsi="宋体" w:cs="宋体"/>
          <w:b/>
          <w:bCs/>
          <w:color w:val="000000"/>
          <w:sz w:val="24"/>
          <w:szCs w:val="24"/>
        </w:rPr>
      </w:pPr>
      <w:del w:id="1888" w:author="user" w:date="2017-10-08T23:01:30Z">
        <w:r>
          <w:rPr>
            <w:rFonts w:hint="eastAsia" w:ascii="宋体" w:hAnsi="宋体" w:cs="宋体"/>
            <w:b/>
            <w:bCs/>
            <w:color w:val="000000"/>
            <w:sz w:val="24"/>
            <w:szCs w:val="24"/>
          </w:rPr>
          <w:delText>杨友能：广东华人在线投资有限公司</w:delText>
        </w:r>
      </w:del>
      <w:del w:id="1889" w:author="user" w:date="2017-10-08T23:01:30Z">
        <w:r>
          <w:rPr>
            <w:rFonts w:ascii="宋体" w:hAnsi="宋体" w:cs="宋体"/>
            <w:b/>
            <w:bCs/>
            <w:color w:val="000000"/>
            <w:sz w:val="24"/>
            <w:szCs w:val="24"/>
          </w:rPr>
          <w:delText>CEO，中国社科院经济学研究生毕业，华南理工大学客座教授，工信部深圳金融研究院副院长。</w:delText>
        </w:r>
      </w:del>
    </w:p>
    <w:p>
      <w:pPr>
        <w:ind w:firstLine="482" w:firstLineChars="200"/>
        <w:rPr>
          <w:del w:id="1890" w:author="user" w:date="2017-10-08T23:01:30Z"/>
          <w:rFonts w:ascii="宋体" w:hAnsi="宋体" w:cs="宋体"/>
          <w:b/>
          <w:bCs/>
          <w:color w:val="000000"/>
          <w:sz w:val="24"/>
          <w:szCs w:val="24"/>
        </w:rPr>
      </w:pPr>
      <w:del w:id="1891" w:author="user" w:date="2017-10-08T23:01:30Z">
        <w:r>
          <w:rPr>
            <w:rFonts w:hint="eastAsia" w:ascii="宋体" w:hAnsi="宋体" w:cs="宋体"/>
            <w:b/>
            <w:bCs/>
            <w:color w:val="000000"/>
            <w:sz w:val="24"/>
            <w:szCs w:val="24"/>
          </w:rPr>
          <w:delText>林艺君：兴证期货北京副总经理；清华大学</w:delText>
        </w:r>
      </w:del>
      <w:del w:id="1892" w:author="user" w:date="2017-10-08T23:01:30Z">
        <w:r>
          <w:rPr>
            <w:rFonts w:ascii="宋体" w:hAnsi="宋体" w:cs="宋体"/>
            <w:b/>
            <w:bCs/>
            <w:color w:val="000000"/>
            <w:sz w:val="24"/>
            <w:szCs w:val="24"/>
          </w:rPr>
          <w:delText>MBA。曾任兴证期货北京西直门北大街营业部总监，从业十多年来参与公司投融资并购、基金投资、证券投资等业务领域。</w:delText>
        </w:r>
      </w:del>
    </w:p>
    <w:p>
      <w:pPr>
        <w:ind w:firstLine="482" w:firstLineChars="200"/>
        <w:rPr>
          <w:del w:id="1893" w:author="user" w:date="2017-10-08T23:01:30Z"/>
          <w:rFonts w:ascii="宋体" w:hAnsi="宋体" w:cs="宋体"/>
          <w:b/>
          <w:bCs/>
          <w:color w:val="000000"/>
          <w:sz w:val="24"/>
          <w:szCs w:val="24"/>
        </w:rPr>
      </w:pPr>
      <w:del w:id="1894" w:author="user" w:date="2017-10-08T23:01:30Z">
        <w:r>
          <w:rPr>
            <w:rFonts w:hint="eastAsia" w:ascii="宋体" w:hAnsi="宋体" w:cs="宋体"/>
            <w:b/>
            <w:bCs/>
            <w:color w:val="000000"/>
            <w:sz w:val="24"/>
            <w:szCs w:val="24"/>
          </w:rPr>
          <w:delText>何红连：华尔顿投资事业部总监、注册会计师，厦大</w:delText>
        </w:r>
      </w:del>
      <w:del w:id="1895" w:author="user" w:date="2017-10-08T23:01:30Z">
        <w:r>
          <w:rPr>
            <w:rFonts w:ascii="宋体" w:hAnsi="宋体" w:cs="宋体"/>
            <w:b/>
            <w:bCs/>
            <w:color w:val="000000"/>
            <w:sz w:val="24"/>
            <w:szCs w:val="24"/>
          </w:rPr>
          <w:delText>MBA毕业。曾任美亚柏科投资中心部经理，目前带领华尔顿投资团队在物联网和集成电路等领域进行调研，投资布局。</w:delText>
        </w:r>
      </w:del>
    </w:p>
    <w:p>
      <w:pPr>
        <w:ind w:firstLine="482" w:firstLineChars="200"/>
        <w:rPr>
          <w:del w:id="1896" w:author="user" w:date="2017-10-08T23:01:30Z"/>
          <w:rFonts w:ascii="宋体" w:hAnsi="宋体" w:cs="宋体"/>
          <w:b/>
          <w:bCs/>
          <w:color w:val="000000"/>
          <w:sz w:val="24"/>
          <w:szCs w:val="24"/>
        </w:rPr>
      </w:pPr>
      <w:del w:id="1897" w:author="user" w:date="2017-10-08T23:01:30Z">
        <w:r>
          <w:rPr>
            <w:rFonts w:ascii="宋体" w:hAnsi="宋体" w:cs="宋体"/>
            <w:b/>
            <w:bCs/>
            <w:color w:val="000000"/>
            <w:sz w:val="24"/>
            <w:szCs w:val="24"/>
          </w:rPr>
          <w:delText>宋国平</w:delText>
        </w:r>
      </w:del>
      <w:del w:id="1898" w:author="user" w:date="2017-10-08T23:01:30Z">
        <w:r>
          <w:rPr>
            <w:rFonts w:hint="eastAsia" w:ascii="宋体" w:hAnsi="宋体" w:cs="宋体"/>
            <w:b/>
            <w:bCs/>
            <w:color w:val="000000"/>
            <w:sz w:val="24"/>
            <w:szCs w:val="24"/>
          </w:rPr>
          <w:delText>：</w:delText>
        </w:r>
      </w:del>
      <w:del w:id="1899" w:author="user" w:date="2017-10-08T23:01:30Z">
        <w:r>
          <w:rPr>
            <w:rFonts w:ascii="宋体" w:hAnsi="宋体" w:cs="宋体"/>
            <w:b/>
            <w:bCs/>
            <w:color w:val="000000"/>
            <w:sz w:val="24"/>
            <w:szCs w:val="24"/>
          </w:rPr>
          <w:delText>医学博士</w:delText>
        </w:r>
      </w:del>
      <w:del w:id="1900" w:author="user" w:date="2017-10-08T23:01:30Z">
        <w:r>
          <w:rPr>
            <w:rFonts w:hint="eastAsia" w:ascii="宋体" w:hAnsi="宋体" w:cs="宋体"/>
            <w:b/>
            <w:bCs/>
            <w:color w:val="000000"/>
            <w:sz w:val="24"/>
            <w:szCs w:val="24"/>
          </w:rPr>
          <w:delText>，</w:delText>
        </w:r>
      </w:del>
      <w:del w:id="1901" w:author="user" w:date="2017-10-08T23:01:30Z">
        <w:r>
          <w:rPr>
            <w:rFonts w:ascii="宋体" w:hAnsi="宋体" w:cs="宋体"/>
            <w:b/>
            <w:bCs/>
            <w:color w:val="000000"/>
            <w:sz w:val="24"/>
            <w:szCs w:val="24"/>
          </w:rPr>
          <w:delText>韩国中华总商会会长</w:delText>
        </w:r>
      </w:del>
      <w:del w:id="1902" w:author="user" w:date="2017-10-08T23:01:30Z">
        <w:r>
          <w:rPr>
            <w:rFonts w:hint="eastAsia" w:ascii="宋体" w:hAnsi="宋体" w:cs="宋体"/>
            <w:b/>
            <w:bCs/>
            <w:color w:val="000000"/>
            <w:sz w:val="24"/>
            <w:szCs w:val="24"/>
          </w:rPr>
          <w:delText>，</w:delText>
        </w:r>
      </w:del>
      <w:del w:id="1903" w:author="user" w:date="2017-10-08T23:01:30Z">
        <w:r>
          <w:rPr>
            <w:rFonts w:ascii="宋体" w:hAnsi="宋体" w:cs="宋体"/>
            <w:b/>
            <w:bCs/>
            <w:color w:val="000000"/>
            <w:sz w:val="24"/>
            <w:szCs w:val="24"/>
          </w:rPr>
          <w:delText>北京海外联谊会理事</w:delText>
        </w:r>
      </w:del>
      <w:del w:id="1904" w:author="user" w:date="2017-10-08T23:01:30Z">
        <w:r>
          <w:rPr>
            <w:rFonts w:hint="eastAsia" w:ascii="宋体" w:hAnsi="宋体" w:cs="宋体"/>
            <w:b/>
            <w:bCs/>
            <w:color w:val="000000"/>
            <w:sz w:val="24"/>
            <w:szCs w:val="24"/>
          </w:rPr>
          <w:delText>，</w:delText>
        </w:r>
      </w:del>
      <w:del w:id="1905" w:author="user" w:date="2017-10-08T23:01:30Z">
        <w:r>
          <w:rPr>
            <w:rFonts w:ascii="宋体" w:hAnsi="宋体" w:cs="宋体"/>
            <w:b/>
            <w:bCs/>
            <w:color w:val="000000"/>
            <w:sz w:val="24"/>
            <w:szCs w:val="24"/>
          </w:rPr>
          <w:delText>平安国际株式会社代表</w:delText>
        </w:r>
      </w:del>
      <w:del w:id="1906" w:author="user" w:date="2017-10-08T23:01:30Z">
        <w:r>
          <w:rPr>
            <w:rFonts w:hint="eastAsia" w:ascii="宋体" w:hAnsi="宋体" w:cs="宋体"/>
            <w:b/>
            <w:bCs/>
            <w:color w:val="000000"/>
            <w:sz w:val="24"/>
            <w:szCs w:val="24"/>
          </w:rPr>
          <w:delText>，</w:delText>
        </w:r>
      </w:del>
      <w:del w:id="1907" w:author="user" w:date="2017-10-08T23:01:30Z">
        <w:r>
          <w:rPr>
            <w:rFonts w:ascii="宋体" w:hAnsi="宋体" w:cs="宋体"/>
            <w:b/>
            <w:bCs/>
            <w:color w:val="000000"/>
            <w:sz w:val="24"/>
            <w:szCs w:val="24"/>
          </w:rPr>
          <w:delText>东方徐福抗衰老中心代表</w:delText>
        </w:r>
      </w:del>
      <w:del w:id="1908" w:author="user" w:date="2017-10-08T23:01:30Z">
        <w:r>
          <w:rPr>
            <w:rFonts w:hint="eastAsia" w:ascii="宋体" w:hAnsi="宋体" w:cs="宋体"/>
            <w:b/>
            <w:bCs/>
            <w:color w:val="000000"/>
            <w:sz w:val="24"/>
            <w:szCs w:val="24"/>
          </w:rPr>
          <w:delText>，</w:delText>
        </w:r>
      </w:del>
      <w:del w:id="1909" w:author="user" w:date="2017-10-08T23:01:30Z">
        <w:r>
          <w:rPr>
            <w:rFonts w:ascii="宋体" w:hAnsi="宋体" w:cs="宋体"/>
            <w:b/>
            <w:bCs/>
            <w:color w:val="000000"/>
            <w:sz w:val="24"/>
            <w:szCs w:val="24"/>
          </w:rPr>
          <w:delText>塑美美容整形株式会社代表</w:delText>
        </w:r>
      </w:del>
      <w:del w:id="1910" w:author="user" w:date="2017-10-08T23:01:30Z">
        <w:r>
          <w:rPr>
            <w:rFonts w:hint="eastAsia" w:ascii="宋体" w:hAnsi="宋体" w:cs="宋体"/>
            <w:b/>
            <w:bCs/>
            <w:color w:val="000000"/>
            <w:sz w:val="24"/>
            <w:szCs w:val="24"/>
          </w:rPr>
          <w:delText>。</w:delText>
        </w:r>
      </w:del>
    </w:p>
    <w:p>
      <w:pPr>
        <w:ind w:firstLine="482" w:firstLineChars="200"/>
        <w:rPr>
          <w:del w:id="1911" w:author="user" w:date="2017-10-08T23:01:30Z"/>
          <w:rFonts w:ascii="宋体" w:hAnsi="宋体" w:cs="宋体"/>
          <w:b/>
          <w:bCs/>
          <w:color w:val="000000"/>
          <w:sz w:val="24"/>
          <w:szCs w:val="24"/>
        </w:rPr>
      </w:pPr>
      <w:del w:id="1912" w:author="user" w:date="2017-10-08T23:01:30Z">
        <w:r>
          <w:rPr>
            <w:rFonts w:ascii="宋体" w:hAnsi="宋体" w:cs="宋体"/>
            <w:b/>
            <w:bCs/>
            <w:color w:val="000000"/>
            <w:sz w:val="24"/>
            <w:szCs w:val="24"/>
          </w:rPr>
          <w:delText>沈东燮</w:delText>
        </w:r>
      </w:del>
      <w:del w:id="1913" w:author="user" w:date="2017-10-08T23:01:30Z">
        <w:r>
          <w:rPr>
            <w:rFonts w:hint="eastAsia" w:ascii="宋体" w:hAnsi="宋体" w:cs="宋体"/>
            <w:b/>
            <w:bCs/>
            <w:color w:val="000000"/>
            <w:sz w:val="24"/>
            <w:szCs w:val="24"/>
          </w:rPr>
          <w:delText>：韩国籍，</w:delText>
        </w:r>
      </w:del>
      <w:del w:id="1914" w:author="user" w:date="2017-10-08T23:01:30Z">
        <w:r>
          <w:rPr>
            <w:rFonts w:ascii="宋体" w:hAnsi="宋体" w:cs="宋体"/>
            <w:b/>
            <w:bCs/>
            <w:color w:val="000000"/>
            <w:sz w:val="24"/>
            <w:szCs w:val="24"/>
          </w:rPr>
          <w:delText>经济学博士</w:delText>
        </w:r>
      </w:del>
      <w:del w:id="1915" w:author="user" w:date="2017-10-08T23:01:30Z">
        <w:r>
          <w:rPr>
            <w:rFonts w:hint="eastAsia" w:ascii="宋体" w:hAnsi="宋体" w:cs="宋体"/>
            <w:b/>
            <w:bCs/>
            <w:color w:val="000000"/>
            <w:sz w:val="24"/>
            <w:szCs w:val="24"/>
          </w:rPr>
          <w:delText>，</w:delText>
        </w:r>
      </w:del>
      <w:del w:id="1916" w:author="user" w:date="2017-10-08T23:01:30Z">
        <w:r>
          <w:rPr>
            <w:rFonts w:ascii="宋体" w:hAnsi="宋体" w:cs="宋体"/>
            <w:b/>
            <w:bCs/>
            <w:color w:val="000000"/>
            <w:sz w:val="24"/>
            <w:szCs w:val="24"/>
          </w:rPr>
          <w:delText>韩国电商协会理事长</w:delText>
        </w:r>
      </w:del>
      <w:del w:id="1917" w:author="user" w:date="2017-10-08T23:01:30Z">
        <w:r>
          <w:rPr>
            <w:rFonts w:hint="eastAsia" w:ascii="宋体" w:hAnsi="宋体" w:cs="宋体"/>
            <w:b/>
            <w:bCs/>
            <w:color w:val="000000"/>
            <w:sz w:val="24"/>
            <w:szCs w:val="24"/>
          </w:rPr>
          <w:delText>，</w:delText>
        </w:r>
      </w:del>
      <w:del w:id="1918" w:author="user" w:date="2017-10-08T23:01:30Z">
        <w:r>
          <w:rPr>
            <w:rFonts w:ascii="宋体" w:hAnsi="宋体" w:cs="宋体"/>
            <w:b/>
            <w:bCs/>
            <w:color w:val="000000"/>
            <w:sz w:val="24"/>
            <w:szCs w:val="24"/>
          </w:rPr>
          <w:delText>韩国京畿道政府高级经济顾问</w:delText>
        </w:r>
      </w:del>
      <w:del w:id="1919" w:author="user" w:date="2017-10-08T23:01:30Z">
        <w:r>
          <w:rPr>
            <w:rFonts w:hint="eastAsia" w:ascii="宋体" w:hAnsi="宋体" w:cs="宋体"/>
            <w:b/>
            <w:bCs/>
            <w:color w:val="000000"/>
            <w:sz w:val="24"/>
            <w:szCs w:val="24"/>
          </w:rPr>
          <w:delText>，</w:delText>
        </w:r>
      </w:del>
      <w:del w:id="1920" w:author="user" w:date="2017-10-08T23:01:30Z">
        <w:r>
          <w:rPr>
            <w:rFonts w:ascii="宋体" w:hAnsi="宋体" w:cs="宋体"/>
            <w:b/>
            <w:bCs/>
            <w:color w:val="000000"/>
            <w:sz w:val="24"/>
            <w:szCs w:val="24"/>
          </w:rPr>
          <w:delText>首尔国立大学</w:delText>
        </w:r>
      </w:del>
      <w:del w:id="1921" w:author="user" w:date="2017-10-08T23:01:30Z">
        <w:r>
          <w:rPr>
            <w:rFonts w:hint="eastAsia" w:ascii="宋体" w:hAnsi="宋体" w:cs="宋体"/>
            <w:b/>
            <w:bCs/>
            <w:color w:val="000000"/>
            <w:sz w:val="24"/>
            <w:szCs w:val="24"/>
          </w:rPr>
          <w:delText>特聘</w:delText>
        </w:r>
      </w:del>
      <w:del w:id="1922" w:author="user" w:date="2017-10-08T23:01:30Z">
        <w:r>
          <w:rPr>
            <w:rFonts w:ascii="宋体" w:hAnsi="宋体" w:cs="宋体"/>
            <w:b/>
            <w:bCs/>
            <w:color w:val="000000"/>
            <w:sz w:val="24"/>
            <w:szCs w:val="24"/>
          </w:rPr>
          <w:delText>教授</w:delText>
        </w:r>
      </w:del>
      <w:del w:id="1923" w:author="user" w:date="2017-10-08T23:01:30Z">
        <w:r>
          <w:rPr>
            <w:rFonts w:hint="eastAsia" w:ascii="宋体" w:hAnsi="宋体" w:cs="宋体"/>
            <w:b/>
            <w:bCs/>
            <w:color w:val="000000"/>
            <w:sz w:val="24"/>
            <w:szCs w:val="24"/>
          </w:rPr>
          <w:delText>，</w:delText>
        </w:r>
      </w:del>
      <w:del w:id="1924" w:author="user" w:date="2017-10-08T23:01:30Z">
        <w:r>
          <w:rPr>
            <w:rFonts w:ascii="宋体" w:hAnsi="宋体" w:cs="宋体"/>
            <w:b/>
            <w:bCs/>
            <w:color w:val="000000"/>
            <w:sz w:val="24"/>
            <w:szCs w:val="24"/>
          </w:rPr>
          <w:delText>美韩自由贸易协定谈判代表</w:delText>
        </w:r>
      </w:del>
      <w:del w:id="1925" w:author="user" w:date="2017-10-08T23:01:30Z">
        <w:r>
          <w:rPr>
            <w:rFonts w:hint="eastAsia" w:ascii="宋体" w:hAnsi="宋体" w:cs="宋体"/>
            <w:b/>
            <w:bCs/>
            <w:color w:val="000000"/>
            <w:sz w:val="24"/>
            <w:szCs w:val="24"/>
          </w:rPr>
          <w:delText>。</w:delText>
        </w:r>
      </w:del>
    </w:p>
    <w:p>
      <w:pPr>
        <w:pStyle w:val="3"/>
        <w:rPr>
          <w:color w:val="000000"/>
        </w:rPr>
      </w:pPr>
      <w:bookmarkStart w:id="891" w:name="_Toc7382"/>
      <w:bookmarkStart w:id="892" w:name="_Toc1328"/>
      <w:bookmarkStart w:id="893" w:name="_Toc1116"/>
      <w:bookmarkStart w:id="894" w:name="_Toc7701"/>
      <w:bookmarkStart w:id="895" w:name="_Toc6970"/>
      <w:bookmarkStart w:id="896" w:name="_Toc20287"/>
      <w:bookmarkStart w:id="897" w:name="_Toc3786"/>
      <w:bookmarkStart w:id="898" w:name="_Toc15958"/>
      <w:bookmarkStart w:id="899" w:name="_Toc2704"/>
      <w:bookmarkStart w:id="900" w:name="_Toc20540"/>
      <w:bookmarkStart w:id="901" w:name="_Toc486227294"/>
      <w:bookmarkStart w:id="902" w:name="_Toc4332"/>
      <w:bookmarkStart w:id="903" w:name="_Toc484560897"/>
      <w:bookmarkStart w:id="904" w:name="_Toc20353"/>
      <w:bookmarkStart w:id="905" w:name="_Toc13831"/>
      <w:bookmarkStart w:id="906" w:name="_Toc28469"/>
      <w:r>
        <w:rPr>
          <w:rFonts w:hint="eastAsia"/>
          <w:color w:val="000000"/>
        </w:rPr>
        <w:t>5.6 顾问团队</w:t>
      </w:r>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p>
    <w:p>
      <w:pPr>
        <w:ind w:firstLine="482" w:firstLineChars="200"/>
        <w:rPr>
          <w:ins w:id="1926" w:author="user" w:date="2017-10-08T23:02:11Z"/>
          <w:rFonts w:hint="eastAsia" w:ascii="宋体" w:hAnsi="宋体" w:cs="宋体"/>
          <w:b/>
          <w:bCs/>
          <w:color w:val="000000"/>
          <w:sz w:val="24"/>
          <w:szCs w:val="24"/>
          <w:rPrChange w:id="1927" w:author="user" w:date="2017-10-08T23:02:11Z">
            <w:rPr>
              <w:ins w:id="1928" w:author="user" w:date="2017-10-08T23:02:11Z"/>
              <w:rFonts w:hint="eastAsia"/>
            </w:rPr>
          </w:rPrChange>
        </w:rPr>
      </w:pPr>
      <w:ins w:id="1929" w:author="user" w:date="2017-10-08T23:02:11Z">
        <w:r>
          <w:rPr>
            <w:rFonts w:hint="eastAsia" w:ascii="宋体" w:hAnsi="宋体" w:cs="宋体"/>
            <w:b/>
            <w:bCs/>
            <w:color w:val="000000"/>
            <w:sz w:val="24"/>
            <w:szCs w:val="24"/>
            <w:rPrChange w:id="1930" w:author="user" w:date="2017-10-08T23:02:11Z">
              <w:rPr>
                <w:rFonts w:hint="eastAsia"/>
              </w:rPr>
            </w:rPrChange>
          </w:rPr>
          <w:t>李钟吉：株式会社BSM代表理事 ，韩国碳素融合委员会 ，活性炭委员会委员长。</w:t>
        </w:r>
      </w:ins>
    </w:p>
    <w:p>
      <w:pPr>
        <w:ind w:firstLine="482" w:firstLineChars="200"/>
        <w:rPr>
          <w:ins w:id="1932" w:author="user" w:date="2017-10-08T23:02:11Z"/>
          <w:rFonts w:hint="eastAsia" w:ascii="宋体" w:hAnsi="宋体" w:cs="宋体"/>
          <w:b/>
          <w:bCs/>
          <w:color w:val="000000"/>
          <w:sz w:val="24"/>
          <w:szCs w:val="24"/>
          <w:rPrChange w:id="1933" w:author="user" w:date="2017-10-08T23:02:11Z">
            <w:rPr>
              <w:ins w:id="1934" w:author="user" w:date="2017-10-08T23:02:11Z"/>
              <w:rFonts w:hint="eastAsia"/>
            </w:rPr>
          </w:rPrChange>
        </w:rPr>
      </w:pPr>
      <w:ins w:id="1935" w:author="user" w:date="2017-10-08T23:02:11Z">
        <w:r>
          <w:rPr>
            <w:rFonts w:hint="eastAsia" w:ascii="宋体" w:hAnsi="宋体" w:cs="宋体"/>
            <w:b/>
            <w:bCs/>
            <w:color w:val="000000"/>
            <w:sz w:val="24"/>
            <w:szCs w:val="24"/>
            <w:rPrChange w:id="1936" w:author="user" w:date="2017-10-08T23:02:11Z">
              <w:rPr>
                <w:rFonts w:hint="eastAsia"/>
              </w:rPr>
            </w:rPrChange>
          </w:rPr>
          <w:t>高尚台：韩国电子新闻社编辑局副局长，KI news 新媒体与新产业局局长。</w:t>
        </w:r>
      </w:ins>
    </w:p>
    <w:p>
      <w:pPr>
        <w:ind w:firstLine="482" w:firstLineChars="200"/>
        <w:rPr>
          <w:ins w:id="1938" w:author="user" w:date="2017-10-08T23:02:11Z"/>
          <w:rFonts w:hint="eastAsia" w:ascii="宋体" w:hAnsi="宋体" w:cs="宋体"/>
          <w:b/>
          <w:bCs/>
          <w:color w:val="000000"/>
          <w:sz w:val="24"/>
          <w:szCs w:val="24"/>
          <w:rPrChange w:id="1939" w:author="user" w:date="2017-10-08T23:02:11Z">
            <w:rPr>
              <w:ins w:id="1940" w:author="user" w:date="2017-10-08T23:02:11Z"/>
              <w:rFonts w:hint="eastAsia"/>
            </w:rPr>
          </w:rPrChange>
        </w:rPr>
      </w:pPr>
      <w:ins w:id="1941" w:author="user" w:date="2017-10-08T23:02:11Z">
        <w:r>
          <w:rPr>
            <w:rFonts w:hint="eastAsia" w:ascii="宋体" w:hAnsi="宋体" w:cs="宋体"/>
            <w:b/>
            <w:bCs/>
            <w:color w:val="000000"/>
            <w:sz w:val="24"/>
            <w:szCs w:val="24"/>
            <w:rPrChange w:id="1942" w:author="user" w:date="2017-10-08T23:02:11Z">
              <w:rPr>
                <w:rFonts w:hint="eastAsia"/>
              </w:rPr>
            </w:rPrChange>
          </w:rPr>
          <w:t>刘晓为：哈尔滨工业大学教授，博导，973首席专家。总装微纳米技术专家组成员；总装军用电子元器件型谱系列专家组成员；电子学会敏感技术分会力敏专业委员会副主任；东北微机电系统（MEMS）技术联合体副秘书长；《传感器技术》编委；黑龙江省政协委员。</w:t>
        </w:r>
      </w:ins>
    </w:p>
    <w:p>
      <w:pPr>
        <w:ind w:firstLine="482" w:firstLineChars="200"/>
        <w:rPr>
          <w:ins w:id="1944" w:author="user" w:date="2017-10-08T23:02:11Z"/>
          <w:rFonts w:hint="eastAsia" w:ascii="宋体" w:hAnsi="宋体" w:cs="宋体"/>
          <w:b/>
          <w:bCs/>
          <w:color w:val="000000"/>
          <w:sz w:val="24"/>
          <w:szCs w:val="24"/>
          <w:rPrChange w:id="1945" w:author="user" w:date="2017-10-08T23:02:11Z">
            <w:rPr>
              <w:ins w:id="1946" w:author="user" w:date="2017-10-08T23:02:11Z"/>
              <w:rFonts w:hint="eastAsia"/>
            </w:rPr>
          </w:rPrChange>
        </w:rPr>
      </w:pPr>
      <w:ins w:id="1947" w:author="user" w:date="2017-10-08T23:02:11Z">
        <w:r>
          <w:rPr>
            <w:rFonts w:hint="eastAsia" w:ascii="宋体" w:hAnsi="宋体" w:cs="宋体"/>
            <w:b/>
            <w:bCs/>
            <w:color w:val="000000"/>
            <w:sz w:val="24"/>
            <w:szCs w:val="24"/>
            <w:rPrChange w:id="1948" w:author="user" w:date="2017-10-08T23:02:11Z">
              <w:rPr>
                <w:rFonts w:hint="eastAsia"/>
              </w:rPr>
            </w:rPrChange>
          </w:rPr>
          <w:t>苏岩：南京理工大学教授，博导，中国造船工程学会船舶仪器仪表学术委员会副主任委员，中国仪器仪表学会船舶仪器仪表分会副理事长，中国仪器仪表学会微纳器件与系统技术分会常务理事，江苏省仪器仪表学会常务理事，总装专家。</w:t>
        </w:r>
      </w:ins>
    </w:p>
    <w:p>
      <w:pPr>
        <w:ind w:firstLine="482" w:firstLineChars="200"/>
        <w:rPr>
          <w:ins w:id="1950" w:author="user" w:date="2017-10-08T23:02:11Z"/>
          <w:rFonts w:hint="eastAsia" w:ascii="宋体" w:hAnsi="宋体" w:cs="宋体"/>
          <w:b/>
          <w:bCs/>
          <w:color w:val="000000"/>
          <w:sz w:val="24"/>
          <w:szCs w:val="24"/>
          <w:rPrChange w:id="1951" w:author="user" w:date="2017-10-08T23:02:11Z">
            <w:rPr>
              <w:ins w:id="1952" w:author="user" w:date="2017-10-08T23:02:11Z"/>
              <w:rFonts w:hint="eastAsia"/>
            </w:rPr>
          </w:rPrChange>
        </w:rPr>
      </w:pPr>
      <w:ins w:id="1953" w:author="user" w:date="2017-10-08T23:02:11Z">
        <w:r>
          <w:rPr>
            <w:rFonts w:hint="eastAsia" w:ascii="宋体" w:hAnsi="宋体" w:cs="宋体"/>
            <w:b/>
            <w:bCs/>
            <w:color w:val="000000"/>
            <w:sz w:val="24"/>
            <w:szCs w:val="24"/>
            <w:rPrChange w:id="1954" w:author="user" w:date="2017-10-08T23:02:11Z">
              <w:rPr>
                <w:rFonts w:hint="eastAsia"/>
              </w:rPr>
            </w:rPrChange>
          </w:rPr>
          <w:t>张岩：工学博士，教授，博导。现任哈尔滨工业大学（深圳）电子学院副院长，数字集成电路设计及嵌入式系统领域专家。</w:t>
        </w:r>
      </w:ins>
    </w:p>
    <w:p>
      <w:pPr>
        <w:ind w:firstLine="482" w:firstLineChars="200"/>
        <w:rPr>
          <w:ins w:id="1956" w:author="user" w:date="2017-10-08T23:02:11Z"/>
          <w:rFonts w:hint="eastAsia" w:ascii="宋体" w:hAnsi="宋体" w:cs="宋体"/>
          <w:b/>
          <w:bCs/>
          <w:color w:val="000000"/>
          <w:sz w:val="24"/>
          <w:szCs w:val="24"/>
          <w:rPrChange w:id="1957" w:author="user" w:date="2017-10-08T23:02:11Z">
            <w:rPr>
              <w:ins w:id="1958" w:author="user" w:date="2017-10-08T23:02:11Z"/>
              <w:rFonts w:hint="eastAsia"/>
            </w:rPr>
          </w:rPrChange>
        </w:rPr>
      </w:pPr>
      <w:ins w:id="1959" w:author="user" w:date="2017-10-08T23:02:11Z">
        <w:r>
          <w:rPr>
            <w:rFonts w:hint="eastAsia" w:ascii="宋体" w:hAnsi="宋体" w:cs="宋体"/>
            <w:b/>
            <w:bCs/>
            <w:color w:val="000000"/>
            <w:sz w:val="24"/>
            <w:szCs w:val="24"/>
            <w:rPrChange w:id="1960" w:author="user" w:date="2017-10-08T23:02:11Z">
              <w:rPr>
                <w:rFonts w:hint="eastAsia"/>
              </w:rPr>
            </w:rPrChange>
          </w:rPr>
          <w:t>马萍萍：厦门大学经济学硕士，七匹狼创投总经理。</w:t>
        </w:r>
      </w:ins>
    </w:p>
    <w:p>
      <w:pPr>
        <w:ind w:firstLine="482" w:firstLineChars="200"/>
        <w:rPr>
          <w:ins w:id="1962" w:author="user" w:date="2017-10-08T23:02:11Z"/>
          <w:rFonts w:hint="eastAsia" w:ascii="宋体" w:hAnsi="宋体" w:cs="宋体"/>
          <w:b/>
          <w:bCs/>
          <w:color w:val="000000"/>
          <w:sz w:val="24"/>
          <w:szCs w:val="24"/>
          <w:rPrChange w:id="1963" w:author="user" w:date="2017-10-08T23:02:11Z">
            <w:rPr>
              <w:ins w:id="1964" w:author="user" w:date="2017-10-08T23:02:11Z"/>
              <w:rFonts w:hint="eastAsia"/>
            </w:rPr>
          </w:rPrChange>
        </w:rPr>
      </w:pPr>
      <w:ins w:id="1965" w:author="user" w:date="2017-10-08T23:02:11Z">
        <w:r>
          <w:rPr>
            <w:rFonts w:hint="eastAsia" w:ascii="宋体" w:hAnsi="宋体" w:cs="宋体"/>
            <w:b/>
            <w:bCs/>
            <w:color w:val="000000"/>
            <w:sz w:val="24"/>
            <w:szCs w:val="24"/>
            <w:rPrChange w:id="1966" w:author="user" w:date="2017-10-08T23:02:11Z">
              <w:rPr>
                <w:rFonts w:hint="eastAsia"/>
              </w:rPr>
            </w:rPrChange>
          </w:rPr>
          <w:t>彭先德：资深律师，广东文品律师事务所合伙人，二十余年司法实践经验，公司法、投融资法律事务专家。</w:t>
        </w:r>
      </w:ins>
    </w:p>
    <w:p>
      <w:pPr>
        <w:ind w:firstLine="482" w:firstLineChars="200"/>
        <w:rPr>
          <w:ins w:id="1968" w:author="user" w:date="2017-10-08T23:02:11Z"/>
          <w:rFonts w:hint="eastAsia" w:ascii="宋体" w:hAnsi="宋体" w:cs="宋体"/>
          <w:b/>
          <w:bCs/>
          <w:color w:val="000000"/>
          <w:sz w:val="24"/>
          <w:szCs w:val="24"/>
          <w:rPrChange w:id="1969" w:author="user" w:date="2017-10-08T23:02:11Z">
            <w:rPr>
              <w:ins w:id="1970" w:author="user" w:date="2017-10-08T23:02:11Z"/>
              <w:rFonts w:hint="eastAsia"/>
            </w:rPr>
          </w:rPrChange>
        </w:rPr>
      </w:pPr>
      <w:ins w:id="1971" w:author="user" w:date="2017-10-08T23:02:11Z">
        <w:r>
          <w:rPr>
            <w:rFonts w:hint="eastAsia" w:ascii="宋体" w:hAnsi="宋体" w:cs="宋体"/>
            <w:b/>
            <w:bCs/>
            <w:color w:val="000000"/>
            <w:sz w:val="24"/>
            <w:szCs w:val="24"/>
            <w:rPrChange w:id="1972" w:author="user" w:date="2017-10-08T23:02:11Z">
              <w:rPr>
                <w:rFonts w:hint="eastAsia"/>
              </w:rPr>
            </w:rPrChange>
          </w:rPr>
          <w:t>傅克：毕业于河南财经政法大学，广东瑞霆律师事务所资深律师，中国注册律师，中华全国律师协会成员，深圳律师协会会员，二十余年法律服务从业经验。</w:t>
        </w:r>
      </w:ins>
    </w:p>
    <w:p>
      <w:pPr>
        <w:ind w:firstLine="482" w:firstLineChars="200"/>
        <w:rPr>
          <w:del w:id="1974" w:author="user" w:date="2017-10-08T23:02:11Z"/>
          <w:rFonts w:ascii="宋体" w:hAnsi="宋体" w:cs="宋体"/>
          <w:b/>
          <w:bCs/>
          <w:color w:val="000000"/>
          <w:sz w:val="24"/>
          <w:szCs w:val="24"/>
        </w:rPr>
      </w:pPr>
      <w:ins w:id="1975" w:author="user" w:date="2017-10-08T23:02:11Z">
        <w:r>
          <w:rPr>
            <w:rFonts w:hint="eastAsia" w:ascii="宋体" w:hAnsi="宋体" w:cs="宋体"/>
            <w:b/>
            <w:bCs/>
            <w:color w:val="000000"/>
            <w:sz w:val="24"/>
            <w:szCs w:val="24"/>
            <w:rPrChange w:id="1976" w:author="user" w:date="2017-10-08T23:02:11Z">
              <w:rPr>
                <w:rFonts w:hint="eastAsia"/>
              </w:rPr>
            </w:rPrChange>
          </w:rPr>
          <w:t>肖光坚：高级会计师 ，税务师， 高级经济师 ，深圳市三明商会秘书长，深圳联杰会计师事务所合伙人，十余年上市公司财务顾问，资深财务专家。</w:t>
        </w:r>
      </w:ins>
      <w:del w:id="1978" w:author="user" w:date="2017-10-08T23:02:11Z">
        <w:r>
          <w:rPr>
            <w:rFonts w:hint="eastAsia" w:ascii="宋体" w:hAnsi="宋体" w:cs="宋体"/>
            <w:b/>
            <w:bCs/>
            <w:color w:val="000000"/>
            <w:sz w:val="24"/>
            <w:szCs w:val="24"/>
          </w:rPr>
          <w:delText>刘晓为：哈尔滨工业大学教授，</w:delText>
        </w:r>
      </w:del>
      <w:del w:id="1979" w:author="user" w:date="2017-10-08T23:02:11Z">
        <w:r>
          <w:rPr>
            <w:rFonts w:ascii="宋体" w:hAnsi="宋体" w:cs="宋体"/>
            <w:b/>
            <w:bCs/>
            <w:color w:val="000000"/>
            <w:sz w:val="24"/>
            <w:szCs w:val="24"/>
          </w:rPr>
          <w:delText>博导</w:delText>
        </w:r>
      </w:del>
      <w:del w:id="1980" w:author="user" w:date="2017-10-08T23:02:11Z">
        <w:r>
          <w:rPr>
            <w:rFonts w:hint="eastAsia" w:ascii="宋体" w:hAnsi="宋体" w:cs="宋体"/>
            <w:b/>
            <w:bCs/>
            <w:color w:val="000000"/>
            <w:sz w:val="24"/>
            <w:szCs w:val="24"/>
          </w:rPr>
          <w:delText>，</w:delText>
        </w:r>
      </w:del>
      <w:del w:id="1981" w:author="user" w:date="2017-10-08T23:02:11Z">
        <w:r>
          <w:rPr>
            <w:rFonts w:ascii="宋体" w:hAnsi="宋体" w:cs="宋体"/>
            <w:b/>
            <w:bCs/>
            <w:color w:val="000000"/>
            <w:sz w:val="24"/>
            <w:szCs w:val="24"/>
          </w:rPr>
          <w:delText>973首席专家。总装微纳米技术专家组成员；总装军用电子元器件型谱系列专家组成员；电子学会敏感技术分会力敏专业委员会副主任；东北微机电系统（MEMS）技术联合体副秘书长；《传感器技术》编委；黑龙江省政协委员。</w:delText>
        </w:r>
      </w:del>
    </w:p>
    <w:p>
      <w:pPr>
        <w:ind w:firstLine="482" w:firstLineChars="200"/>
        <w:rPr>
          <w:del w:id="1982" w:author="user" w:date="2017-10-08T23:02:11Z"/>
          <w:rFonts w:ascii="宋体" w:hAnsi="宋体" w:cs="宋体"/>
          <w:b/>
          <w:bCs/>
          <w:color w:val="000000"/>
          <w:sz w:val="24"/>
          <w:szCs w:val="24"/>
        </w:rPr>
      </w:pPr>
      <w:del w:id="1983" w:author="user" w:date="2017-10-08T23:02:11Z">
        <w:r>
          <w:rPr>
            <w:rFonts w:hint="eastAsia" w:ascii="宋体" w:hAnsi="宋体" w:cs="宋体"/>
            <w:b/>
            <w:bCs/>
            <w:color w:val="000000"/>
            <w:sz w:val="24"/>
            <w:szCs w:val="24"/>
          </w:rPr>
          <w:delText>苏岩：</w:delText>
        </w:r>
      </w:del>
      <w:del w:id="1984" w:author="user" w:date="2017-10-08T23:02:11Z">
        <w:r>
          <w:rPr>
            <w:rFonts w:ascii="宋体" w:hAnsi="宋体" w:cs="宋体"/>
            <w:b/>
            <w:bCs/>
            <w:color w:val="000000"/>
            <w:sz w:val="24"/>
            <w:szCs w:val="24"/>
          </w:rPr>
          <w:delText>南京理工大学教授，博导</w:delText>
        </w:r>
      </w:del>
      <w:del w:id="1985" w:author="user" w:date="2017-10-08T23:02:11Z">
        <w:r>
          <w:rPr>
            <w:rFonts w:hint="eastAsia" w:ascii="宋体" w:hAnsi="宋体" w:cs="宋体"/>
            <w:b/>
            <w:bCs/>
            <w:color w:val="000000"/>
            <w:sz w:val="24"/>
            <w:szCs w:val="24"/>
          </w:rPr>
          <w:delText>，</w:delText>
        </w:r>
      </w:del>
      <w:del w:id="1986" w:author="user" w:date="2017-10-08T23:02:11Z">
        <w:r>
          <w:rPr>
            <w:rFonts w:hint="eastAsia" w:ascii="宋体" w:hAnsi="宋体" w:cs="宋体"/>
            <w:b/>
            <w:bCs/>
            <w:color w:val="000000"/>
            <w:sz w:val="24"/>
            <w:szCs w:val="24"/>
            <w:rPrChange w:id="1987" w:author="user" w:date="2017-10-08T23:02:11Z">
              <w:rPr/>
            </w:rPrChange>
          </w:rPr>
          <w:fldChar w:fldCharType="begin"/>
        </w:r>
      </w:del>
      <w:del w:id="1989" w:author="user" w:date="2017-10-08T23:02:11Z">
        <w:r>
          <w:rPr>
            <w:rFonts w:hint="eastAsia" w:ascii="宋体" w:hAnsi="宋体" w:cs="宋体"/>
            <w:b/>
            <w:bCs/>
            <w:color w:val="000000"/>
            <w:sz w:val="24"/>
            <w:szCs w:val="24"/>
            <w:rPrChange w:id="1990" w:author="user" w:date="2017-10-08T23:02:11Z">
              <w:rPr/>
            </w:rPrChange>
          </w:rPr>
          <w:delInstrText xml:space="preserve"> HYPERLINK "http://baike.baidu.com/item/%E4%B8%AD%E5%9B%BD%E9%80%A0%E8%88%B9%E5%B7%A5%E7%A8%8B%E5%AD%A6%E4%BC%9A" \t "_blank" </w:delInstrText>
        </w:r>
      </w:del>
      <w:del w:id="1992" w:author="user" w:date="2017-10-08T23:02:11Z">
        <w:r>
          <w:rPr>
            <w:rFonts w:hint="eastAsia" w:ascii="宋体" w:hAnsi="宋体" w:cs="宋体"/>
            <w:b/>
            <w:bCs/>
            <w:color w:val="000000"/>
            <w:sz w:val="24"/>
            <w:szCs w:val="24"/>
            <w:rPrChange w:id="1993" w:author="user" w:date="2017-10-08T23:02:11Z">
              <w:rPr/>
            </w:rPrChange>
          </w:rPr>
          <w:fldChar w:fldCharType="separate"/>
        </w:r>
      </w:del>
      <w:del w:id="1995" w:author="user" w:date="2017-10-08T23:02:11Z">
        <w:r>
          <w:rPr>
            <w:rFonts w:ascii="宋体" w:hAnsi="宋体" w:cs="宋体"/>
            <w:b/>
            <w:bCs/>
            <w:color w:val="000000"/>
            <w:sz w:val="24"/>
            <w:szCs w:val="24"/>
          </w:rPr>
          <w:delText>中国造船工程学会</w:delText>
        </w:r>
      </w:del>
      <w:del w:id="1996" w:author="user" w:date="2017-10-08T23:02:11Z">
        <w:r>
          <w:rPr>
            <w:rFonts w:ascii="宋体" w:hAnsi="宋体" w:cs="宋体"/>
            <w:b/>
            <w:bCs/>
            <w:color w:val="000000"/>
            <w:sz w:val="24"/>
            <w:szCs w:val="24"/>
          </w:rPr>
          <w:fldChar w:fldCharType="end"/>
        </w:r>
      </w:del>
      <w:del w:id="1997" w:author="user" w:date="2017-10-08T23:02:11Z">
        <w:r>
          <w:rPr>
            <w:rFonts w:ascii="宋体" w:hAnsi="宋体" w:cs="宋体"/>
            <w:b/>
            <w:bCs/>
            <w:color w:val="000000"/>
            <w:sz w:val="24"/>
            <w:szCs w:val="24"/>
          </w:rPr>
          <w:delText>船舶仪器仪表学术委员会副主任委员</w:delText>
        </w:r>
      </w:del>
      <w:del w:id="1998" w:author="user" w:date="2017-10-08T23:02:11Z">
        <w:r>
          <w:rPr>
            <w:rFonts w:hint="eastAsia" w:ascii="宋体" w:hAnsi="宋体" w:cs="宋体"/>
            <w:b/>
            <w:bCs/>
            <w:color w:val="000000"/>
            <w:sz w:val="24"/>
            <w:szCs w:val="24"/>
          </w:rPr>
          <w:delText>，</w:delText>
        </w:r>
      </w:del>
      <w:del w:id="1999" w:author="user" w:date="2017-10-08T23:02:11Z">
        <w:r>
          <w:rPr>
            <w:rFonts w:hint="eastAsia" w:ascii="宋体" w:hAnsi="宋体" w:cs="宋体"/>
            <w:b/>
            <w:bCs/>
            <w:color w:val="000000"/>
            <w:sz w:val="24"/>
            <w:szCs w:val="24"/>
            <w:rPrChange w:id="2000" w:author="user" w:date="2017-10-08T23:02:11Z">
              <w:rPr/>
            </w:rPrChange>
          </w:rPr>
          <w:fldChar w:fldCharType="begin"/>
        </w:r>
      </w:del>
      <w:del w:id="2002" w:author="user" w:date="2017-10-08T23:02:11Z">
        <w:r>
          <w:rPr>
            <w:rFonts w:hint="eastAsia" w:ascii="宋体" w:hAnsi="宋体" w:cs="宋体"/>
            <w:b/>
            <w:bCs/>
            <w:color w:val="000000"/>
            <w:sz w:val="24"/>
            <w:szCs w:val="24"/>
            <w:rPrChange w:id="2003" w:author="user" w:date="2017-10-08T23:02:11Z">
              <w:rPr/>
            </w:rPrChange>
          </w:rPr>
          <w:delInstrText xml:space="preserve"> HYPERLINK "http://baike.baidu.com/item/%E4%B8%AD%E5%9B%BD%E4%BB%AA%E5%99%A8%E4%BB%AA%E8%A1%A8%E5%AD%A6%E4%BC%9A" \t "_blank" </w:delInstrText>
        </w:r>
      </w:del>
      <w:del w:id="2005" w:author="user" w:date="2017-10-08T23:02:11Z">
        <w:r>
          <w:rPr>
            <w:rFonts w:hint="eastAsia" w:ascii="宋体" w:hAnsi="宋体" w:cs="宋体"/>
            <w:b/>
            <w:bCs/>
            <w:color w:val="000000"/>
            <w:sz w:val="24"/>
            <w:szCs w:val="24"/>
            <w:rPrChange w:id="2006" w:author="user" w:date="2017-10-08T23:02:11Z">
              <w:rPr/>
            </w:rPrChange>
          </w:rPr>
          <w:fldChar w:fldCharType="separate"/>
        </w:r>
      </w:del>
      <w:del w:id="2008" w:author="user" w:date="2017-10-08T23:02:11Z">
        <w:r>
          <w:rPr>
            <w:rFonts w:ascii="宋体" w:hAnsi="宋体" w:cs="宋体"/>
            <w:b/>
            <w:bCs/>
            <w:color w:val="000000"/>
            <w:sz w:val="24"/>
            <w:szCs w:val="24"/>
          </w:rPr>
          <w:delText>中国仪器仪表学会</w:delText>
        </w:r>
      </w:del>
      <w:del w:id="2009" w:author="user" w:date="2017-10-08T23:02:11Z">
        <w:r>
          <w:rPr>
            <w:rFonts w:ascii="宋体" w:hAnsi="宋体" w:cs="宋体"/>
            <w:b/>
            <w:bCs/>
            <w:color w:val="000000"/>
            <w:sz w:val="24"/>
            <w:szCs w:val="24"/>
          </w:rPr>
          <w:fldChar w:fldCharType="end"/>
        </w:r>
      </w:del>
      <w:del w:id="2010" w:author="user" w:date="2017-10-08T23:02:11Z">
        <w:r>
          <w:rPr>
            <w:rFonts w:ascii="宋体" w:hAnsi="宋体" w:cs="宋体"/>
            <w:b/>
            <w:bCs/>
            <w:color w:val="000000"/>
            <w:sz w:val="24"/>
            <w:szCs w:val="24"/>
          </w:rPr>
          <w:delText>船舶仪器仪表分会副理事长</w:delText>
        </w:r>
      </w:del>
      <w:del w:id="2011" w:author="user" w:date="2017-10-08T23:02:11Z">
        <w:r>
          <w:rPr>
            <w:rFonts w:hint="eastAsia" w:ascii="宋体" w:hAnsi="宋体" w:cs="宋体"/>
            <w:b/>
            <w:bCs/>
            <w:color w:val="000000"/>
            <w:sz w:val="24"/>
            <w:szCs w:val="24"/>
          </w:rPr>
          <w:delText>，</w:delText>
        </w:r>
      </w:del>
      <w:del w:id="2012" w:author="user" w:date="2017-10-08T23:02:11Z">
        <w:r>
          <w:rPr>
            <w:rFonts w:ascii="宋体" w:hAnsi="宋体" w:cs="宋体"/>
            <w:b/>
            <w:bCs/>
            <w:color w:val="000000"/>
            <w:sz w:val="24"/>
            <w:szCs w:val="24"/>
          </w:rPr>
          <w:delText>中国仪器仪表学会微纳器件与系统技术分会常务理事</w:delText>
        </w:r>
      </w:del>
      <w:del w:id="2013" w:author="user" w:date="2017-10-08T23:02:11Z">
        <w:r>
          <w:rPr>
            <w:rFonts w:hint="eastAsia" w:ascii="宋体" w:hAnsi="宋体" w:cs="宋体"/>
            <w:b/>
            <w:bCs/>
            <w:color w:val="000000"/>
            <w:sz w:val="24"/>
            <w:szCs w:val="24"/>
          </w:rPr>
          <w:delText>，江苏省仪器仪表学会常务理事，总装专家。</w:delText>
        </w:r>
      </w:del>
    </w:p>
    <w:p>
      <w:pPr>
        <w:ind w:firstLine="482" w:firstLineChars="200"/>
        <w:rPr>
          <w:del w:id="2014" w:author="user" w:date="2017-10-08T23:02:11Z"/>
          <w:rFonts w:ascii="宋体" w:hAnsi="宋体" w:cs="宋体"/>
          <w:b/>
          <w:bCs/>
          <w:color w:val="000000"/>
          <w:sz w:val="24"/>
          <w:szCs w:val="24"/>
        </w:rPr>
      </w:pPr>
      <w:del w:id="2015" w:author="user" w:date="2017-10-08T23:02:11Z">
        <w:r>
          <w:rPr>
            <w:rFonts w:hint="eastAsia" w:ascii="宋体" w:hAnsi="宋体" w:cs="宋体"/>
            <w:b/>
            <w:bCs/>
            <w:color w:val="000000"/>
            <w:sz w:val="24"/>
            <w:szCs w:val="24"/>
          </w:rPr>
          <w:delText>张岩：工学博士，教授，博导。现任哈尔滨工业大学（深圳）电子学院副院长，数字集成电路设计及嵌入式系统领域专家。</w:delText>
        </w:r>
      </w:del>
    </w:p>
    <w:p>
      <w:pPr>
        <w:ind w:firstLine="482" w:firstLineChars="200"/>
        <w:jc w:val="both"/>
        <w:rPr>
          <w:del w:id="2016" w:author="user" w:date="2017-10-08T23:02:11Z"/>
          <w:rFonts w:ascii="宋体" w:hAnsi="宋体" w:cs="宋体"/>
          <w:b/>
          <w:bCs/>
          <w:color w:val="000000"/>
          <w:sz w:val="24"/>
          <w:szCs w:val="24"/>
        </w:rPr>
      </w:pPr>
      <w:del w:id="2017" w:author="user" w:date="2017-10-08T23:02:11Z">
        <w:r>
          <w:rPr>
            <w:rFonts w:hint="eastAsia" w:ascii="宋体" w:hAnsi="宋体" w:cs="宋体"/>
            <w:b/>
            <w:bCs/>
            <w:color w:val="000000"/>
            <w:sz w:val="24"/>
            <w:szCs w:val="24"/>
          </w:rPr>
          <w:delText>祝雪阳：中国籍，工程硕士，杭州市网络安全研究所技术总监。九年以上</w:delText>
        </w:r>
      </w:del>
      <w:del w:id="2018" w:author="user" w:date="2017-10-08T23:02:11Z">
        <w:r>
          <w:rPr>
            <w:rFonts w:ascii="宋体" w:hAnsi="宋体" w:cs="宋体"/>
            <w:b/>
            <w:bCs/>
            <w:color w:val="000000"/>
            <w:sz w:val="24"/>
            <w:szCs w:val="24"/>
          </w:rPr>
          <w:delText>IT</w:delText>
        </w:r>
      </w:del>
      <w:del w:id="2019" w:author="user" w:date="2017-10-08T23:02:11Z">
        <w:r>
          <w:rPr>
            <w:rFonts w:hint="eastAsia" w:ascii="宋体" w:hAnsi="宋体" w:cs="宋体"/>
            <w:b/>
            <w:bCs/>
            <w:color w:val="000000"/>
            <w:sz w:val="24"/>
            <w:szCs w:val="24"/>
          </w:rPr>
          <w:delText>行业经验，先后担任过信雅达安全产品部产品经理，对金融信息安全、云计算、区块链技术等方向有深入研究，曾主持过区块链在金融产品上的应用项目。</w:delText>
        </w:r>
      </w:del>
    </w:p>
    <w:p>
      <w:pPr>
        <w:ind w:firstLine="482" w:firstLineChars="200"/>
        <w:rPr>
          <w:del w:id="2020" w:author="user" w:date="2017-10-08T23:02:11Z"/>
          <w:rFonts w:ascii="宋体" w:hAnsi="宋体" w:cs="宋体"/>
          <w:b/>
          <w:bCs/>
          <w:color w:val="000000"/>
          <w:sz w:val="24"/>
          <w:szCs w:val="24"/>
        </w:rPr>
      </w:pPr>
      <w:del w:id="2021" w:author="user" w:date="2017-10-08T23:02:11Z">
        <w:r>
          <w:rPr>
            <w:rFonts w:hint="eastAsia" w:ascii="宋体" w:hAnsi="宋体" w:cs="宋体"/>
            <w:b/>
            <w:bCs/>
            <w:color w:val="000000"/>
            <w:sz w:val="24"/>
            <w:szCs w:val="24"/>
          </w:rPr>
          <w:delText>马萍萍：厦门大学经济学硕士，七匹狼创投总经理。</w:delText>
        </w:r>
      </w:del>
    </w:p>
    <w:p>
      <w:pPr>
        <w:ind w:firstLine="482" w:firstLineChars="200"/>
        <w:rPr>
          <w:del w:id="2022" w:author="user" w:date="2017-10-08T23:02:11Z"/>
          <w:rFonts w:ascii="宋体" w:hAnsi="宋体" w:cs="宋体"/>
          <w:b/>
          <w:bCs/>
          <w:color w:val="000000"/>
          <w:sz w:val="24"/>
          <w:szCs w:val="24"/>
        </w:rPr>
      </w:pPr>
      <w:del w:id="2023" w:author="user" w:date="2017-10-08T23:02:11Z">
        <w:r>
          <w:rPr>
            <w:rFonts w:hint="eastAsia" w:ascii="宋体" w:hAnsi="宋体" w:cs="宋体"/>
            <w:b/>
            <w:bCs/>
            <w:color w:val="000000"/>
            <w:sz w:val="24"/>
            <w:szCs w:val="24"/>
          </w:rPr>
          <w:delText>陈钟林：现任国金证券投资银行部执行总经理；注册保荐代表人、注册会计师，复旦大学金融学学士；曾在安永华明和普华永道从事多年证券审计业务和企业并购咨询服务，具有丰富的投资银行工作经验。</w:delText>
        </w:r>
      </w:del>
    </w:p>
    <w:p>
      <w:pPr>
        <w:ind w:firstLine="482" w:firstLineChars="200"/>
        <w:rPr>
          <w:del w:id="2024" w:author="user" w:date="2017-10-08T23:02:11Z"/>
          <w:rFonts w:ascii="宋体" w:hAnsi="宋体" w:cs="宋体"/>
          <w:b/>
          <w:bCs/>
          <w:color w:val="000000"/>
          <w:sz w:val="24"/>
          <w:szCs w:val="24"/>
        </w:rPr>
      </w:pPr>
      <w:del w:id="2025" w:author="user" w:date="2017-10-08T23:02:11Z">
        <w:r>
          <w:rPr>
            <w:rFonts w:hint="eastAsia" w:ascii="宋体" w:hAnsi="宋体" w:cs="宋体"/>
            <w:b/>
            <w:bCs/>
            <w:color w:val="000000"/>
            <w:sz w:val="24"/>
            <w:szCs w:val="24"/>
          </w:rPr>
          <w:delText>彭先德：资深律师，广东文品律师事务所合伙人，二十余年司法实践经验，公司法、投融资法律事务专家。</w:delText>
        </w:r>
      </w:del>
    </w:p>
    <w:p>
      <w:pPr>
        <w:ind w:firstLine="482" w:firstLineChars="200"/>
        <w:rPr>
          <w:del w:id="2026" w:author="user" w:date="2017-10-08T23:02:11Z"/>
          <w:rFonts w:ascii="宋体" w:hAnsi="宋体" w:cs="宋体"/>
          <w:b/>
          <w:bCs/>
          <w:color w:val="000000"/>
          <w:sz w:val="24"/>
          <w:szCs w:val="24"/>
        </w:rPr>
      </w:pPr>
      <w:del w:id="2027" w:author="user" w:date="2017-10-08T23:02:11Z">
        <w:r>
          <w:rPr>
            <w:rFonts w:hint="eastAsia" w:ascii="宋体" w:hAnsi="宋体" w:cs="宋体"/>
            <w:b/>
            <w:bCs/>
            <w:color w:val="000000"/>
            <w:sz w:val="24"/>
            <w:szCs w:val="24"/>
          </w:rPr>
          <w:delText>傅克：毕业于河南财经政法大学，广东瑞霆律师事务所资深律师，中国注册律师，中华全国律师协会成员，深圳律师协会会员，二十余年法律服务从业经验。</w:delText>
        </w:r>
      </w:del>
    </w:p>
    <w:p>
      <w:pPr>
        <w:ind w:firstLine="482" w:firstLineChars="200"/>
        <w:rPr>
          <w:del w:id="2028" w:author="user" w:date="2017-10-08T23:02:11Z"/>
          <w:rFonts w:ascii="宋体" w:hAnsi="宋体" w:cs="宋体"/>
          <w:b/>
          <w:bCs/>
          <w:color w:val="000000"/>
          <w:sz w:val="24"/>
          <w:szCs w:val="24"/>
        </w:rPr>
      </w:pPr>
      <w:del w:id="2029" w:author="user" w:date="2017-10-08T23:02:11Z">
        <w:r>
          <w:rPr>
            <w:rFonts w:hint="eastAsia" w:ascii="宋体" w:hAnsi="宋体" w:cs="宋体"/>
            <w:b/>
            <w:bCs/>
            <w:color w:val="000000"/>
            <w:sz w:val="24"/>
            <w:szCs w:val="24"/>
          </w:rPr>
          <w:delText>肖光坚：高级会计师，税务师，高级经济师，深圳市三明商会秘书长，深圳联杰会计师事务所合伙人，十余年上市公司财务顾问，资深财务专家。</w:delText>
        </w:r>
      </w:del>
    </w:p>
    <w:p>
      <w:pPr>
        <w:ind w:firstLine="241" w:firstLineChars="100"/>
        <w:rPr>
          <w:del w:id="2030" w:author="user" w:date="2017-10-08T23:02:11Z"/>
          <w:rFonts w:ascii="宋体" w:hAnsi="宋体" w:cs="宋体"/>
          <w:b/>
          <w:bCs/>
          <w:color w:val="000000"/>
          <w:sz w:val="24"/>
          <w:szCs w:val="24"/>
        </w:rPr>
      </w:pPr>
      <w:del w:id="2031" w:author="user" w:date="2017-10-08T23:02:11Z">
        <w:r>
          <w:rPr>
            <w:rFonts w:ascii="宋体" w:hAnsi="宋体" w:cs="宋体"/>
            <w:b/>
            <w:bCs/>
            <w:color w:val="000000"/>
            <w:sz w:val="24"/>
            <w:szCs w:val="24"/>
          </w:rPr>
          <w:delText> </w:delText>
        </w:r>
      </w:del>
      <w:del w:id="2032" w:author="user" w:date="2017-10-08T23:02:11Z">
        <w:r>
          <w:rPr>
            <w:rFonts w:hint="eastAsia" w:ascii="宋体" w:hAnsi="宋体" w:cs="宋体"/>
            <w:b/>
            <w:bCs/>
            <w:color w:val="000000"/>
            <w:sz w:val="24"/>
            <w:szCs w:val="24"/>
          </w:rPr>
          <w:delText>李钟吉</w:delText>
        </w:r>
      </w:del>
      <w:del w:id="2033" w:author="user" w:date="2017-10-08T23:02:11Z">
        <w:r>
          <w:rPr>
            <w:rFonts w:ascii="宋体" w:hAnsi="宋体" w:cs="宋体"/>
            <w:b/>
            <w:bCs/>
            <w:color w:val="000000"/>
            <w:sz w:val="24"/>
            <w:szCs w:val="24"/>
          </w:rPr>
          <w:delText xml:space="preserve">: </w:delText>
        </w:r>
      </w:del>
      <w:del w:id="2034" w:author="user" w:date="2017-10-08T23:02:11Z">
        <w:r>
          <w:rPr>
            <w:rFonts w:hint="eastAsia" w:ascii="宋体" w:hAnsi="宋体" w:cs="宋体"/>
            <w:b/>
            <w:bCs/>
            <w:color w:val="000000"/>
            <w:sz w:val="24"/>
            <w:szCs w:val="24"/>
          </w:rPr>
          <w:delText>株式会社</w:delText>
        </w:r>
      </w:del>
      <w:del w:id="2035" w:author="user" w:date="2017-10-08T23:02:11Z">
        <w:r>
          <w:rPr>
            <w:rFonts w:ascii="宋体" w:hAnsi="宋体" w:cs="宋体"/>
            <w:b/>
            <w:bCs/>
            <w:color w:val="000000"/>
            <w:sz w:val="24"/>
            <w:szCs w:val="24"/>
          </w:rPr>
          <w:delText xml:space="preserve">BSM代表理事 </w:delText>
        </w:r>
      </w:del>
      <w:del w:id="2036" w:author="user" w:date="2017-10-08T23:02:11Z">
        <w:r>
          <w:rPr>
            <w:rFonts w:hint="eastAsia" w:ascii="宋体" w:hAnsi="宋体" w:cs="宋体"/>
            <w:b/>
            <w:bCs/>
            <w:color w:val="000000"/>
            <w:sz w:val="24"/>
            <w:szCs w:val="24"/>
          </w:rPr>
          <w:delText>，韩国碳素融合委员会</w:delText>
        </w:r>
      </w:del>
      <w:del w:id="2037" w:author="user" w:date="2017-10-08T23:02:11Z">
        <w:r>
          <w:rPr>
            <w:rFonts w:ascii="宋体" w:hAnsi="宋体" w:cs="宋体"/>
            <w:b/>
            <w:bCs/>
            <w:color w:val="000000"/>
            <w:sz w:val="24"/>
            <w:szCs w:val="24"/>
          </w:rPr>
          <w:delText xml:space="preserve"> </w:delText>
        </w:r>
      </w:del>
      <w:del w:id="2038" w:author="user" w:date="2017-10-08T23:02:11Z">
        <w:r>
          <w:rPr>
            <w:rFonts w:hint="eastAsia" w:ascii="宋体" w:hAnsi="宋体" w:cs="宋体"/>
            <w:b/>
            <w:bCs/>
            <w:color w:val="000000"/>
            <w:sz w:val="24"/>
            <w:szCs w:val="24"/>
          </w:rPr>
          <w:delText>，活性炭委员会委员长。</w:delText>
        </w:r>
      </w:del>
    </w:p>
    <w:p>
      <w:pPr>
        <w:ind w:firstLine="482" w:firstLineChars="200"/>
        <w:rPr>
          <w:del w:id="2039" w:author="user" w:date="2017-10-08T23:02:11Z"/>
          <w:rFonts w:ascii="宋体" w:hAnsi="宋体" w:cs="宋体"/>
          <w:b/>
          <w:bCs/>
          <w:color w:val="000000"/>
          <w:sz w:val="24"/>
          <w:szCs w:val="24"/>
        </w:rPr>
      </w:pPr>
      <w:del w:id="2040" w:author="user" w:date="2017-10-08T23:02:11Z">
        <w:r>
          <w:rPr>
            <w:rFonts w:hint="eastAsia" w:ascii="宋体" w:hAnsi="宋体" w:cs="宋体"/>
            <w:b/>
            <w:bCs/>
            <w:color w:val="000000"/>
            <w:sz w:val="24"/>
            <w:szCs w:val="24"/>
          </w:rPr>
          <w:delText>高尚台：韩国电子新闻社编辑局副局长，</w:delText>
        </w:r>
      </w:del>
      <w:del w:id="2041" w:author="user" w:date="2017-10-08T23:02:11Z">
        <w:r>
          <w:rPr>
            <w:rFonts w:ascii="宋体" w:hAnsi="宋体" w:cs="宋体"/>
            <w:b/>
            <w:bCs/>
            <w:color w:val="000000"/>
            <w:sz w:val="24"/>
            <w:szCs w:val="24"/>
          </w:rPr>
          <w:delText xml:space="preserve">KI news </w:delText>
        </w:r>
      </w:del>
      <w:del w:id="2042" w:author="user" w:date="2017-10-08T23:02:11Z">
        <w:r>
          <w:rPr>
            <w:rFonts w:hint="eastAsia" w:ascii="宋体" w:hAnsi="宋体" w:cs="宋体"/>
            <w:b/>
            <w:bCs/>
            <w:color w:val="000000"/>
            <w:sz w:val="24"/>
            <w:szCs w:val="24"/>
          </w:rPr>
          <w:delText>新媒体与新产业局局长。</w:delText>
        </w:r>
      </w:del>
    </w:p>
    <w:p>
      <w:pPr>
        <w:ind w:firstLine="482" w:firstLineChars="200"/>
        <w:rPr>
          <w:ins w:id="2043" w:author="user" w:date="2017-10-08T23:02:53Z"/>
          <w:rFonts w:ascii="宋体" w:hAnsi="宋体" w:cs="宋体"/>
          <w:b/>
          <w:bCs/>
          <w:color w:val="000000"/>
          <w:sz w:val="24"/>
          <w:szCs w:val="24"/>
        </w:rPr>
      </w:pPr>
      <w:ins w:id="2044" w:author="user" w:date="2017-10-08T23:02:53Z">
        <w:r>
          <w:rPr>
            <w:rFonts w:ascii="宋体" w:hAnsi="宋体" w:cs="宋体"/>
            <w:b/>
            <w:bCs/>
            <w:color w:val="000000"/>
            <w:sz w:val="24"/>
            <w:szCs w:val="24"/>
          </w:rPr>
          <w:br w:type="page"/>
        </w:r>
      </w:ins>
    </w:p>
    <w:p>
      <w:pPr>
        <w:ind w:firstLine="482" w:firstLineChars="200"/>
        <w:rPr>
          <w:del w:id="2045" w:author="user" w:date="2017-10-08T23:02:45Z"/>
          <w:rFonts w:ascii="宋体" w:hAnsi="宋体" w:cs="宋体"/>
          <w:b/>
          <w:bCs/>
          <w:color w:val="000000"/>
          <w:sz w:val="24"/>
          <w:szCs w:val="24"/>
        </w:rPr>
      </w:pPr>
    </w:p>
    <w:p>
      <w:pPr>
        <w:ind w:firstLine="0" w:firstLineChars="0"/>
        <w:rPr>
          <w:del w:id="2047" w:author="user" w:date="2017-10-08T23:02:45Z"/>
          <w:rFonts w:ascii="宋体" w:hAnsi="宋体" w:cs="宋体"/>
          <w:b/>
          <w:bCs/>
          <w:color w:val="000000"/>
          <w:sz w:val="24"/>
          <w:szCs w:val="24"/>
        </w:rPr>
        <w:pPrChange w:id="2046" w:author="user" w:date="2017-10-08T23:02:39Z">
          <w:pPr>
            <w:ind w:firstLine="482" w:firstLineChars="200"/>
          </w:pPr>
        </w:pPrChange>
      </w:pPr>
    </w:p>
    <w:p>
      <w:pPr>
        <w:ind w:firstLine="0" w:firstLineChars="0"/>
        <w:rPr>
          <w:del w:id="2049" w:author="user" w:date="2017-10-08T23:02:45Z"/>
          <w:rFonts w:ascii="宋体" w:hAnsi="宋体" w:cs="宋体"/>
          <w:b/>
          <w:bCs/>
          <w:color w:val="000000"/>
          <w:sz w:val="24"/>
          <w:szCs w:val="24"/>
        </w:rPr>
        <w:pPrChange w:id="2048" w:author="user" w:date="2017-10-08T23:02:38Z">
          <w:pPr>
            <w:ind w:firstLine="482" w:firstLineChars="200"/>
          </w:pPr>
        </w:pPrChange>
      </w:pPr>
    </w:p>
    <w:p>
      <w:pPr>
        <w:ind w:firstLine="0" w:firstLineChars="0"/>
        <w:rPr>
          <w:del w:id="2051" w:author="user" w:date="2017-10-08T23:02:45Z"/>
          <w:rFonts w:ascii="宋体" w:hAnsi="宋体" w:cs="宋体"/>
          <w:b/>
          <w:bCs/>
          <w:color w:val="000000"/>
          <w:sz w:val="24"/>
          <w:szCs w:val="24"/>
        </w:rPr>
        <w:pPrChange w:id="2050" w:author="user" w:date="2017-10-08T23:02:38Z">
          <w:pPr>
            <w:ind w:firstLine="482" w:firstLineChars="200"/>
          </w:pPr>
        </w:pPrChange>
      </w:pPr>
    </w:p>
    <w:p>
      <w:pPr>
        <w:ind w:firstLine="0" w:firstLineChars="0"/>
        <w:rPr>
          <w:del w:id="2053" w:author="user" w:date="2017-10-08T23:02:45Z"/>
          <w:rFonts w:ascii="宋体" w:hAnsi="宋体" w:cs="宋体"/>
          <w:b/>
          <w:bCs/>
          <w:color w:val="000000"/>
          <w:sz w:val="24"/>
          <w:szCs w:val="24"/>
        </w:rPr>
        <w:pPrChange w:id="2052" w:author="user" w:date="2017-10-08T23:02:38Z">
          <w:pPr>
            <w:ind w:firstLine="482" w:firstLineChars="200"/>
          </w:pPr>
        </w:pPrChange>
      </w:pPr>
    </w:p>
    <w:p>
      <w:pPr>
        <w:ind w:firstLine="0" w:firstLineChars="0"/>
        <w:rPr>
          <w:del w:id="2055" w:author="user" w:date="2017-10-08T23:02:45Z"/>
          <w:rFonts w:ascii="宋体" w:hAnsi="宋体" w:cs="宋体"/>
          <w:b/>
          <w:bCs/>
          <w:color w:val="000000"/>
          <w:sz w:val="24"/>
          <w:szCs w:val="24"/>
        </w:rPr>
        <w:pPrChange w:id="2054" w:author="user" w:date="2017-10-08T23:02:37Z">
          <w:pPr>
            <w:ind w:firstLine="482" w:firstLineChars="200"/>
          </w:pPr>
        </w:pPrChange>
      </w:pPr>
    </w:p>
    <w:p>
      <w:pPr>
        <w:ind w:firstLine="0" w:firstLineChars="0"/>
        <w:rPr>
          <w:del w:id="2057" w:author="user" w:date="2017-10-08T23:02:45Z"/>
          <w:rFonts w:ascii="宋体" w:hAnsi="宋体" w:cs="宋体"/>
          <w:b/>
          <w:bCs/>
          <w:color w:val="000000"/>
          <w:sz w:val="24"/>
          <w:szCs w:val="24"/>
        </w:rPr>
        <w:pPrChange w:id="2056" w:author="user" w:date="2017-10-08T23:02:37Z">
          <w:pPr>
            <w:ind w:firstLine="482" w:firstLineChars="200"/>
          </w:pPr>
        </w:pPrChange>
      </w:pPr>
    </w:p>
    <w:p>
      <w:pPr>
        <w:ind w:firstLine="0" w:firstLineChars="0"/>
        <w:rPr>
          <w:del w:id="2059" w:author="user" w:date="2017-10-08T23:02:44Z"/>
          <w:rFonts w:ascii="宋体" w:hAnsi="宋体" w:cs="宋体"/>
          <w:b/>
          <w:bCs/>
          <w:color w:val="000000"/>
          <w:sz w:val="24"/>
          <w:szCs w:val="24"/>
        </w:rPr>
        <w:pPrChange w:id="2058" w:author="user" w:date="2017-10-08T23:02:37Z">
          <w:pPr>
            <w:ind w:firstLine="482" w:firstLineChars="200"/>
          </w:pPr>
        </w:pPrChange>
      </w:pPr>
    </w:p>
    <w:p>
      <w:pPr>
        <w:ind w:firstLine="0" w:firstLineChars="0"/>
        <w:rPr>
          <w:rFonts w:ascii="宋体" w:hAnsi="宋体" w:cs="宋体"/>
          <w:b/>
          <w:bCs/>
          <w:color w:val="000000"/>
          <w:sz w:val="24"/>
          <w:szCs w:val="24"/>
        </w:rPr>
        <w:pPrChange w:id="2060" w:author="user" w:date="2017-10-08T23:02:41Z">
          <w:pPr>
            <w:ind w:firstLine="482" w:firstLineChars="200"/>
          </w:pPr>
        </w:pPrChange>
      </w:pPr>
    </w:p>
    <w:p>
      <w:pPr>
        <w:pStyle w:val="2"/>
        <w:jc w:val="center"/>
        <w:rPr>
          <w:color w:val="000000"/>
        </w:rPr>
      </w:pPr>
      <w:bookmarkStart w:id="907" w:name="_Toc2295"/>
      <w:bookmarkStart w:id="908" w:name="_Toc26455"/>
      <w:bookmarkStart w:id="909" w:name="_Toc29199"/>
      <w:bookmarkStart w:id="910" w:name="_Toc486227295"/>
      <w:bookmarkStart w:id="911" w:name="_Toc21111"/>
      <w:bookmarkStart w:id="912" w:name="_Toc13373"/>
      <w:bookmarkStart w:id="913" w:name="_Toc9992"/>
      <w:bookmarkStart w:id="914" w:name="_Toc484560898"/>
      <w:bookmarkStart w:id="915" w:name="_Toc12085"/>
      <w:bookmarkStart w:id="916" w:name="_Toc4165"/>
      <w:bookmarkStart w:id="917" w:name="_Toc8060"/>
      <w:bookmarkStart w:id="918" w:name="_Toc16903"/>
      <w:bookmarkStart w:id="919" w:name="_Toc26774"/>
      <w:bookmarkStart w:id="920" w:name="_Toc13670"/>
      <w:bookmarkStart w:id="921" w:name="_Toc26010"/>
      <w:bookmarkStart w:id="922" w:name="_Toc16349"/>
      <w:r>
        <w:rPr>
          <w:rFonts w:hint="eastAsia"/>
          <w:color w:val="000000"/>
        </w:rPr>
        <w:t>第六部分 参考文献</w:t>
      </w:r>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p>
    <w:p>
      <w:pPr>
        <w:numPr>
          <w:ilvl w:val="0"/>
          <w:numId w:val="11"/>
        </w:numPr>
        <w:ind w:firstLine="0"/>
        <w:rPr>
          <w:rFonts w:ascii="宋体" w:hAnsi="宋体" w:cs="宋体"/>
          <w:b/>
          <w:bCs/>
          <w:color w:val="000000"/>
          <w:sz w:val="24"/>
          <w:szCs w:val="24"/>
        </w:rPr>
      </w:pPr>
      <w:r>
        <w:rPr>
          <w:rFonts w:ascii="宋体" w:hAnsi="宋体" w:cs="宋体"/>
          <w:b/>
          <w:bCs/>
          <w:color w:val="000000"/>
          <w:sz w:val="24"/>
          <w:szCs w:val="24"/>
        </w:rPr>
        <w:t>A. Tapscott, D. Tapscott, How blockchain is changing finance, Harvard Business Review, 2017.</w:t>
      </w:r>
    </w:p>
    <w:p>
      <w:pPr>
        <w:numPr>
          <w:ilvl w:val="0"/>
          <w:numId w:val="11"/>
        </w:numPr>
        <w:ind w:firstLine="0"/>
        <w:rPr>
          <w:rFonts w:ascii="宋体" w:hAnsi="宋体" w:cs="宋体"/>
          <w:b/>
          <w:bCs/>
          <w:color w:val="000000"/>
          <w:sz w:val="24"/>
          <w:szCs w:val="24"/>
        </w:rPr>
      </w:pPr>
      <w:r>
        <w:rPr>
          <w:rFonts w:ascii="宋体" w:hAnsi="宋体" w:cs="宋体"/>
          <w:b/>
          <w:bCs/>
          <w:color w:val="000000"/>
          <w:sz w:val="24"/>
          <w:szCs w:val="24"/>
        </w:rPr>
        <w:t xml:space="preserve">T. Stein, Supply chain with blockchain </w:t>
      </w:r>
      <w:r>
        <w:rPr>
          <w:rFonts w:hint="eastAsia" w:ascii="宋体" w:hAnsi="宋体" w:cs="宋体"/>
          <w:b/>
          <w:bCs/>
          <w:color w:val="000000"/>
          <w:sz w:val="24"/>
          <w:szCs w:val="24"/>
        </w:rPr>
        <w:t>—</w:t>
      </w:r>
      <w:r>
        <w:rPr>
          <w:rFonts w:ascii="宋体" w:hAnsi="宋体" w:cs="宋体"/>
          <w:b/>
          <w:bCs/>
          <w:color w:val="000000"/>
          <w:sz w:val="24"/>
          <w:szCs w:val="24"/>
        </w:rPr>
        <w:t xml:space="preserve"> showcase RFID, Faizod, 2017</w:t>
      </w:r>
    </w:p>
    <w:p>
      <w:pPr>
        <w:numPr>
          <w:ilvl w:val="0"/>
          <w:numId w:val="11"/>
        </w:numPr>
        <w:ind w:firstLine="0"/>
        <w:rPr>
          <w:rFonts w:ascii="宋体" w:hAnsi="宋体" w:cs="宋体"/>
          <w:b/>
          <w:bCs/>
          <w:color w:val="000000"/>
          <w:sz w:val="24"/>
          <w:szCs w:val="24"/>
        </w:rPr>
      </w:pPr>
      <w:r>
        <w:rPr>
          <w:rFonts w:ascii="宋体" w:hAnsi="宋体" w:cs="宋体"/>
          <w:b/>
          <w:bCs/>
          <w:color w:val="000000"/>
          <w:sz w:val="24"/>
          <w:szCs w:val="24"/>
        </w:rPr>
        <w:t>S. Nakamoto, Bitcoin: A peer-to-peer electronic cash system, Bitcoin.org, 2009.</w:t>
      </w:r>
    </w:p>
    <w:p>
      <w:pPr>
        <w:numPr>
          <w:ilvl w:val="0"/>
          <w:numId w:val="11"/>
        </w:numPr>
        <w:ind w:firstLine="0"/>
        <w:rPr>
          <w:rFonts w:ascii="宋体" w:hAnsi="宋体" w:cs="宋体"/>
          <w:b/>
          <w:bCs/>
          <w:color w:val="000000"/>
          <w:sz w:val="24"/>
          <w:szCs w:val="24"/>
        </w:rPr>
      </w:pPr>
      <w:r>
        <w:rPr>
          <w:rFonts w:ascii="宋体" w:hAnsi="宋体" w:cs="宋体"/>
          <w:b/>
          <w:bCs/>
          <w:color w:val="000000"/>
          <w:sz w:val="24"/>
          <w:szCs w:val="24"/>
        </w:rPr>
        <w:t>R. Hackett, The financial tech revolution will be tokenized, Fortune, 2017.</w:t>
      </w:r>
    </w:p>
    <w:p>
      <w:pPr>
        <w:numPr>
          <w:ilvl w:val="0"/>
          <w:numId w:val="11"/>
        </w:numPr>
        <w:ind w:firstLine="0"/>
        <w:rPr>
          <w:rFonts w:ascii="宋体" w:hAnsi="宋体" w:cs="宋体"/>
          <w:b/>
          <w:bCs/>
          <w:color w:val="000000"/>
          <w:sz w:val="24"/>
          <w:szCs w:val="24"/>
        </w:rPr>
      </w:pPr>
      <w:r>
        <w:rPr>
          <w:rFonts w:ascii="宋体" w:hAnsi="宋体" w:cs="宋体"/>
          <w:b/>
          <w:bCs/>
          <w:color w:val="000000"/>
          <w:sz w:val="24"/>
          <w:szCs w:val="24"/>
        </w:rPr>
        <w:t>C. Swedberg, Blockchain secures document authenticity with smartrac's dLoc solution, RFID Journal, 2016.</w:t>
      </w:r>
    </w:p>
    <w:p>
      <w:pPr>
        <w:numPr>
          <w:ilvl w:val="0"/>
          <w:numId w:val="11"/>
        </w:numPr>
        <w:ind w:firstLine="0"/>
        <w:rPr>
          <w:rFonts w:ascii="宋体" w:hAnsi="宋体" w:cs="宋体"/>
          <w:b/>
          <w:bCs/>
          <w:color w:val="000000"/>
          <w:sz w:val="24"/>
          <w:szCs w:val="24"/>
        </w:rPr>
      </w:pPr>
      <w:r>
        <w:rPr>
          <w:rFonts w:ascii="宋体" w:hAnsi="宋体" w:cs="宋体"/>
          <w:b/>
          <w:bCs/>
          <w:color w:val="000000"/>
          <w:sz w:val="24"/>
          <w:szCs w:val="24"/>
        </w:rPr>
        <w:t>D. Bayer, S. Haber, W.S. Stornetta, Improving the efficiency and reliability of digital time-stamping, Sequences II: Methods in Communication, Security and Computer Science, 1993.</w:t>
      </w:r>
    </w:p>
    <w:p>
      <w:pPr>
        <w:numPr>
          <w:ilvl w:val="0"/>
          <w:numId w:val="11"/>
        </w:numPr>
        <w:ind w:firstLine="0"/>
        <w:rPr>
          <w:rFonts w:ascii="宋体" w:hAnsi="宋体" w:cs="宋体"/>
          <w:b/>
          <w:bCs/>
          <w:color w:val="000000"/>
          <w:sz w:val="24"/>
          <w:szCs w:val="24"/>
        </w:rPr>
      </w:pPr>
      <w:r>
        <w:rPr>
          <w:rFonts w:ascii="宋体" w:hAnsi="宋体" w:cs="宋体"/>
          <w:b/>
          <w:bCs/>
          <w:color w:val="000000"/>
          <w:sz w:val="24"/>
          <w:szCs w:val="24"/>
        </w:rPr>
        <w:t>A. Legay, M. Bozga, Formal modeling and analysis of timed systems, Springer International Publishing AG, 2014.</w:t>
      </w:r>
    </w:p>
    <w:p>
      <w:pPr>
        <w:numPr>
          <w:ilvl w:val="0"/>
          <w:numId w:val="11"/>
        </w:numPr>
        <w:ind w:firstLine="0"/>
        <w:rPr>
          <w:rFonts w:ascii="宋体" w:hAnsi="宋体" w:cs="宋体"/>
          <w:b/>
          <w:bCs/>
          <w:color w:val="000000"/>
          <w:sz w:val="24"/>
          <w:szCs w:val="24"/>
        </w:rPr>
      </w:pPr>
      <w:r>
        <w:rPr>
          <w:rFonts w:ascii="宋体" w:hAnsi="宋体" w:cs="宋体"/>
          <w:b/>
          <w:bCs/>
          <w:color w:val="000000"/>
          <w:sz w:val="24"/>
          <w:szCs w:val="24"/>
        </w:rPr>
        <w:t xml:space="preserve">A. Back, Hashcash </w:t>
      </w:r>
      <w:r>
        <w:rPr>
          <w:rFonts w:hint="eastAsia" w:ascii="宋体" w:hAnsi="宋体" w:cs="宋体"/>
          <w:b/>
          <w:bCs/>
          <w:color w:val="000000"/>
          <w:sz w:val="24"/>
          <w:szCs w:val="24"/>
        </w:rPr>
        <w:t>—</w:t>
      </w:r>
      <w:r>
        <w:rPr>
          <w:rFonts w:ascii="宋体" w:hAnsi="宋体" w:cs="宋体"/>
          <w:b/>
          <w:bCs/>
          <w:color w:val="000000"/>
          <w:sz w:val="24"/>
          <w:szCs w:val="24"/>
        </w:rPr>
        <w:t xml:space="preserve"> a denial of service counter-measure, Hashcash.org, 2002.</w:t>
      </w:r>
    </w:p>
    <w:p>
      <w:pPr>
        <w:numPr>
          <w:ilvl w:val="0"/>
          <w:numId w:val="11"/>
        </w:numPr>
        <w:ind w:firstLine="0"/>
        <w:rPr>
          <w:rFonts w:ascii="宋体" w:hAnsi="宋体" w:cs="宋体"/>
          <w:b/>
          <w:bCs/>
          <w:color w:val="000000"/>
          <w:sz w:val="24"/>
          <w:szCs w:val="24"/>
        </w:rPr>
      </w:pPr>
      <w:r>
        <w:rPr>
          <w:rFonts w:ascii="宋体" w:hAnsi="宋体" w:cs="宋体"/>
          <w:b/>
          <w:bCs/>
          <w:color w:val="000000"/>
          <w:sz w:val="24"/>
          <w:szCs w:val="24"/>
        </w:rPr>
        <w:t>B. Dickson, Blockchain has the potential to revolutionize the supply chain, Aol Tech, 2016.</w:t>
      </w:r>
    </w:p>
    <w:p>
      <w:pPr>
        <w:numPr>
          <w:ilvl w:val="0"/>
          <w:numId w:val="11"/>
        </w:numPr>
        <w:ind w:firstLine="0"/>
        <w:rPr>
          <w:rFonts w:ascii="宋体" w:hAnsi="宋体" w:cs="宋体"/>
          <w:b/>
          <w:bCs/>
          <w:color w:val="000000"/>
          <w:sz w:val="24"/>
          <w:szCs w:val="24"/>
        </w:rPr>
      </w:pPr>
      <w:r>
        <w:rPr>
          <w:rFonts w:ascii="宋体" w:hAnsi="宋体" w:cs="宋体"/>
          <w:b/>
          <w:bCs/>
          <w:color w:val="000000"/>
          <w:sz w:val="24"/>
          <w:szCs w:val="24"/>
        </w:rPr>
        <w:t>KCDSA Task Force Team, The Korean certificate-based digital signature algorithm, IEEE Standard Specifications for Public-Key Cryptography, 1998.</w:t>
      </w:r>
    </w:p>
    <w:p>
      <w:pPr>
        <w:numPr>
          <w:ilvl w:val="0"/>
          <w:numId w:val="11"/>
        </w:numPr>
        <w:ind w:firstLine="0"/>
        <w:rPr>
          <w:rFonts w:ascii="宋体" w:hAnsi="宋体" w:cs="宋体"/>
          <w:b/>
          <w:bCs/>
          <w:color w:val="000000"/>
          <w:sz w:val="24"/>
          <w:szCs w:val="24"/>
        </w:rPr>
      </w:pPr>
      <w:r>
        <w:rPr>
          <w:rFonts w:ascii="宋体" w:hAnsi="宋体" w:cs="宋体"/>
          <w:b/>
          <w:bCs/>
          <w:color w:val="000000"/>
          <w:sz w:val="24"/>
          <w:szCs w:val="24"/>
        </w:rPr>
        <w:t>J. Donaldson, Mojix brings transformational RFID, big data analytics and blockchain technology to NRF Retail’s Big Show, Mojix.com, 2017.</w:t>
      </w:r>
    </w:p>
    <w:p>
      <w:pPr>
        <w:numPr>
          <w:ilvl w:val="0"/>
          <w:numId w:val="11"/>
        </w:numPr>
        <w:ind w:firstLine="0"/>
        <w:rPr>
          <w:rFonts w:ascii="宋体" w:hAnsi="宋体" w:cs="宋体"/>
          <w:b/>
          <w:bCs/>
          <w:color w:val="000000"/>
          <w:sz w:val="24"/>
          <w:szCs w:val="24"/>
        </w:rPr>
      </w:pPr>
      <w:r>
        <w:rPr>
          <w:rFonts w:ascii="宋体" w:hAnsi="宋体" w:cs="宋体"/>
          <w:b/>
          <w:bCs/>
          <w:color w:val="000000"/>
          <w:sz w:val="24"/>
          <w:szCs w:val="24"/>
        </w:rPr>
        <w:t>R. T. Clemen, Incentive contracts and strictly proper scoring rules. Test, 2002.</w:t>
      </w:r>
    </w:p>
    <w:p>
      <w:pPr>
        <w:numPr>
          <w:ilvl w:val="0"/>
          <w:numId w:val="11"/>
        </w:numPr>
        <w:ind w:firstLine="0"/>
        <w:rPr>
          <w:rFonts w:ascii="宋体" w:hAnsi="宋体" w:cs="宋体"/>
          <w:b/>
          <w:bCs/>
          <w:color w:val="000000"/>
          <w:sz w:val="24"/>
          <w:szCs w:val="24"/>
        </w:rPr>
      </w:pPr>
      <w:r>
        <w:rPr>
          <w:rFonts w:ascii="宋体" w:hAnsi="宋体" w:cs="宋体"/>
          <w:b/>
          <w:bCs/>
          <w:color w:val="000000"/>
          <w:sz w:val="24"/>
          <w:szCs w:val="24"/>
        </w:rPr>
        <w:t>J.-Y. Jaffray, E. Karni, Elicitation of subjective probabilities when the initial endowment is unobservable, Journal of Risk and Uncertainty, 1999.</w:t>
      </w:r>
    </w:p>
    <w:p>
      <w:pPr>
        <w:numPr>
          <w:ilvl w:val="0"/>
          <w:numId w:val="11"/>
        </w:numPr>
        <w:ind w:firstLine="0"/>
        <w:rPr>
          <w:rFonts w:ascii="宋体" w:hAnsi="宋体" w:cs="宋体"/>
          <w:b/>
          <w:bCs/>
          <w:color w:val="000000"/>
          <w:sz w:val="24"/>
          <w:szCs w:val="24"/>
        </w:rPr>
      </w:pPr>
      <w:r>
        <w:rPr>
          <w:rFonts w:ascii="宋体" w:hAnsi="宋体" w:cs="宋体"/>
          <w:b/>
          <w:bCs/>
          <w:color w:val="000000"/>
          <w:sz w:val="24"/>
          <w:szCs w:val="24"/>
        </w:rPr>
        <w:t>Blockchain Luxembourg S.A., https://blockchain.info.</w:t>
      </w:r>
    </w:p>
    <w:p>
      <w:pPr>
        <w:numPr>
          <w:ilvl w:val="0"/>
          <w:numId w:val="11"/>
        </w:numPr>
        <w:ind w:firstLine="0"/>
        <w:rPr>
          <w:rFonts w:ascii="宋体" w:hAnsi="宋体" w:cs="宋体"/>
          <w:b/>
          <w:bCs/>
          <w:color w:val="000000"/>
          <w:sz w:val="24"/>
          <w:szCs w:val="24"/>
        </w:rPr>
      </w:pPr>
      <w:r>
        <w:rPr>
          <w:rFonts w:ascii="宋体" w:hAnsi="宋体" w:cs="宋体"/>
          <w:b/>
          <w:bCs/>
          <w:color w:val="000000"/>
          <w:sz w:val="24"/>
          <w:szCs w:val="24"/>
        </w:rPr>
        <w:t xml:space="preserve">J. Gong, Blockchain society </w:t>
      </w:r>
      <w:r>
        <w:rPr>
          <w:rFonts w:hint="eastAsia" w:ascii="宋体" w:hAnsi="宋体" w:cs="宋体"/>
          <w:b/>
          <w:bCs/>
          <w:color w:val="000000"/>
          <w:sz w:val="24"/>
          <w:szCs w:val="24"/>
        </w:rPr>
        <w:t>—</w:t>
      </w:r>
      <w:r>
        <w:rPr>
          <w:rFonts w:ascii="宋体" w:hAnsi="宋体" w:cs="宋体"/>
          <w:b/>
          <w:bCs/>
          <w:color w:val="000000"/>
          <w:sz w:val="24"/>
          <w:szCs w:val="24"/>
        </w:rPr>
        <w:t xml:space="preserve"> decoding global blockchain application and investment cases, CITIC Press Group, 2016.</w:t>
      </w:r>
    </w:p>
    <w:p>
      <w:pPr>
        <w:numPr>
          <w:ilvl w:val="0"/>
          <w:numId w:val="11"/>
        </w:numPr>
        <w:ind w:firstLine="0"/>
        <w:rPr>
          <w:rFonts w:ascii="宋体" w:hAnsi="宋体" w:cs="宋体"/>
          <w:b/>
          <w:bCs/>
          <w:color w:val="000000"/>
          <w:sz w:val="24"/>
          <w:szCs w:val="24"/>
        </w:rPr>
      </w:pPr>
      <w:r>
        <w:rPr>
          <w:rFonts w:ascii="宋体" w:hAnsi="宋体" w:cs="宋体"/>
          <w:b/>
          <w:bCs/>
          <w:color w:val="000000"/>
          <w:sz w:val="24"/>
          <w:szCs w:val="24"/>
        </w:rPr>
        <w:t>D. Johnston et al., The general theory of decentralized applications, Dapps, 2015.</w:t>
      </w:r>
    </w:p>
    <w:p>
      <w:pPr>
        <w:numPr>
          <w:ilvl w:val="0"/>
          <w:numId w:val="11"/>
        </w:numPr>
        <w:ind w:firstLine="0"/>
        <w:rPr>
          <w:rFonts w:ascii="宋体" w:hAnsi="宋体" w:cs="宋体"/>
          <w:b/>
          <w:bCs/>
          <w:color w:val="000000"/>
          <w:sz w:val="24"/>
          <w:szCs w:val="24"/>
        </w:rPr>
      </w:pPr>
      <w:r>
        <w:rPr>
          <w:rFonts w:ascii="宋体" w:hAnsi="宋体" w:cs="宋体"/>
          <w:b/>
          <w:bCs/>
          <w:color w:val="000000"/>
          <w:sz w:val="24"/>
          <w:szCs w:val="24"/>
        </w:rPr>
        <w:t>P. Sztorc, Peer-to-peer oracle system and prediction marketplace, 2015.</w:t>
      </w:r>
    </w:p>
    <w:p>
      <w:pPr>
        <w:numPr>
          <w:ilvl w:val="0"/>
          <w:numId w:val="11"/>
        </w:numPr>
        <w:ind w:firstLine="0"/>
        <w:rPr>
          <w:rFonts w:ascii="宋体" w:hAnsi="宋体" w:cs="宋体"/>
          <w:b/>
          <w:bCs/>
          <w:color w:val="000000"/>
          <w:sz w:val="24"/>
          <w:szCs w:val="24"/>
        </w:rPr>
      </w:pPr>
      <w:r>
        <w:rPr>
          <w:rFonts w:ascii="宋体" w:hAnsi="宋体" w:cs="宋体"/>
          <w:b/>
          <w:bCs/>
          <w:color w:val="000000"/>
          <w:sz w:val="24"/>
          <w:szCs w:val="24"/>
        </w:rPr>
        <w:t>R. Hanson, Logarithmic market scoring rules for modular combinatorial information aggregation, Journal of Prediction Markets, 2002.</w:t>
      </w:r>
    </w:p>
    <w:p>
      <w:pPr>
        <w:numPr>
          <w:ilvl w:val="0"/>
          <w:numId w:val="11"/>
        </w:numPr>
        <w:ind w:firstLine="0"/>
        <w:rPr>
          <w:rFonts w:ascii="宋体" w:hAnsi="宋体" w:cs="宋体"/>
          <w:b/>
          <w:bCs/>
          <w:color w:val="000000"/>
          <w:sz w:val="24"/>
          <w:szCs w:val="24"/>
        </w:rPr>
      </w:pPr>
      <w:r>
        <w:rPr>
          <w:rFonts w:hint="eastAsia" w:ascii="宋体" w:hAnsi="宋体" w:cs="宋体"/>
          <w:b/>
          <w:bCs/>
          <w:color w:val="000000"/>
          <w:sz w:val="24"/>
          <w:szCs w:val="24"/>
        </w:rPr>
        <w:t>潘炜迪</w:t>
      </w:r>
      <w:r>
        <w:rPr>
          <w:rFonts w:ascii="宋体" w:hAnsi="宋体" w:cs="宋体"/>
          <w:b/>
          <w:bCs/>
          <w:color w:val="000000"/>
          <w:sz w:val="24"/>
          <w:szCs w:val="24"/>
        </w:rPr>
        <w:t xml:space="preserve">, </w:t>
      </w:r>
      <w:r>
        <w:rPr>
          <w:rFonts w:hint="eastAsia" w:ascii="宋体" w:hAnsi="宋体" w:cs="宋体"/>
          <w:b/>
          <w:bCs/>
          <w:color w:val="000000"/>
          <w:sz w:val="24"/>
          <w:szCs w:val="24"/>
        </w:rPr>
        <w:t>浅谈我国虚拟货币发展现状及未来</w:t>
      </w:r>
      <w:r>
        <w:rPr>
          <w:rFonts w:ascii="宋体" w:hAnsi="宋体" w:cs="宋体"/>
          <w:b/>
          <w:bCs/>
          <w:color w:val="000000"/>
          <w:sz w:val="24"/>
          <w:szCs w:val="24"/>
        </w:rPr>
        <w:t xml:space="preserve">, </w:t>
      </w:r>
      <w:r>
        <w:rPr>
          <w:rFonts w:hint="eastAsia" w:ascii="宋体" w:hAnsi="宋体" w:cs="宋体"/>
          <w:b/>
          <w:bCs/>
          <w:color w:val="000000"/>
          <w:sz w:val="24"/>
          <w:szCs w:val="24"/>
        </w:rPr>
        <w:t>企业导报</w:t>
      </w:r>
      <w:r>
        <w:rPr>
          <w:rFonts w:ascii="宋体" w:hAnsi="宋体" w:cs="宋体"/>
          <w:b/>
          <w:bCs/>
          <w:color w:val="000000"/>
          <w:sz w:val="24"/>
          <w:szCs w:val="24"/>
        </w:rPr>
        <w:t>, 2016.</w:t>
      </w:r>
    </w:p>
    <w:p>
      <w:pPr>
        <w:numPr>
          <w:ilvl w:val="0"/>
          <w:numId w:val="11"/>
        </w:numPr>
        <w:ind w:firstLine="0"/>
        <w:rPr>
          <w:rFonts w:ascii="宋体" w:hAnsi="宋体" w:cs="宋体"/>
          <w:b/>
          <w:bCs/>
          <w:color w:val="000000"/>
          <w:sz w:val="24"/>
          <w:szCs w:val="24"/>
        </w:rPr>
      </w:pPr>
      <w:r>
        <w:rPr>
          <w:rFonts w:hint="eastAsia" w:ascii="宋体" w:hAnsi="宋体" w:cs="宋体"/>
          <w:b/>
          <w:bCs/>
          <w:color w:val="000000"/>
          <w:sz w:val="24"/>
          <w:szCs w:val="24"/>
        </w:rPr>
        <w:t>李威</w:t>
      </w:r>
      <w:r>
        <w:rPr>
          <w:rFonts w:ascii="宋体" w:hAnsi="宋体" w:cs="宋体"/>
          <w:b/>
          <w:bCs/>
          <w:color w:val="000000"/>
          <w:sz w:val="24"/>
          <w:szCs w:val="24"/>
        </w:rPr>
        <w:t xml:space="preserve">, </w:t>
      </w:r>
      <w:r>
        <w:rPr>
          <w:rFonts w:hint="eastAsia" w:ascii="宋体" w:hAnsi="宋体" w:cs="宋体"/>
          <w:b/>
          <w:bCs/>
          <w:color w:val="000000"/>
          <w:sz w:val="24"/>
          <w:szCs w:val="24"/>
        </w:rPr>
        <w:t>网络虚拟货币法律问题研究</w:t>
      </w:r>
      <w:r>
        <w:rPr>
          <w:rFonts w:ascii="宋体" w:hAnsi="宋体" w:cs="宋体"/>
          <w:b/>
          <w:bCs/>
          <w:color w:val="000000"/>
          <w:sz w:val="24"/>
          <w:szCs w:val="24"/>
        </w:rPr>
        <w:t xml:space="preserve">, </w:t>
      </w:r>
      <w:r>
        <w:rPr>
          <w:rFonts w:hint="eastAsia" w:ascii="宋体" w:hAnsi="宋体" w:cs="宋体"/>
          <w:b/>
          <w:bCs/>
          <w:color w:val="000000"/>
          <w:sz w:val="24"/>
          <w:szCs w:val="24"/>
        </w:rPr>
        <w:t>对外经济贸易大学博士论文</w:t>
      </w:r>
      <w:r>
        <w:rPr>
          <w:rFonts w:ascii="宋体" w:hAnsi="宋体" w:cs="宋体"/>
          <w:b/>
          <w:bCs/>
          <w:color w:val="000000"/>
          <w:sz w:val="24"/>
          <w:szCs w:val="24"/>
        </w:rPr>
        <w:t>, 2016.</w:t>
      </w:r>
    </w:p>
    <w:p>
      <w:pPr>
        <w:rPr>
          <w:b/>
          <w:bCs/>
          <w:color w:val="000000"/>
        </w:rPr>
      </w:pPr>
    </w:p>
    <w:p>
      <w:pPr>
        <w:rPr>
          <w:b/>
          <w:bCs/>
          <w:color w:val="000000"/>
        </w:rPr>
      </w:pPr>
    </w:p>
    <w:p>
      <w:pPr>
        <w:rPr>
          <w:b/>
          <w:bCs/>
          <w:color w:val="000000"/>
        </w:rPr>
      </w:pPr>
    </w:p>
    <w:p>
      <w:pPr>
        <w:pStyle w:val="2"/>
        <w:jc w:val="center"/>
        <w:rPr>
          <w:color w:val="000000"/>
        </w:rPr>
      </w:pPr>
      <w:bookmarkStart w:id="923" w:name="_Toc9169"/>
      <w:bookmarkStart w:id="924" w:name="_Toc486227296"/>
      <w:bookmarkStart w:id="925" w:name="_Toc7684"/>
      <w:bookmarkStart w:id="926" w:name="_Toc15851"/>
      <w:bookmarkStart w:id="927" w:name="_Toc6526"/>
      <w:r>
        <w:rPr>
          <w:rFonts w:hint="eastAsia"/>
          <w:color w:val="000000"/>
        </w:rPr>
        <w:t>附录A 文档修订记录</w:t>
      </w:r>
      <w:bookmarkEnd w:id="923"/>
      <w:bookmarkEnd w:id="924"/>
      <w:bookmarkEnd w:id="925"/>
      <w:bookmarkEnd w:id="926"/>
      <w:bookmarkEnd w:id="927"/>
    </w:p>
    <w:tbl>
      <w:tblPr>
        <w:tblStyle w:val="19"/>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1"/>
        <w:gridCol w:w="1266"/>
        <w:gridCol w:w="1590"/>
        <w:gridCol w:w="4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8D8D8" w:themeFill="background1" w:themeFillShade="D9"/>
          </w:tcPr>
          <w:p>
            <w:pPr>
              <w:widowControl w:val="0"/>
              <w:jc w:val="center"/>
              <w:rPr>
                <w:rFonts w:ascii="黑体" w:hAnsi="黑体" w:eastAsia="黑体"/>
                <w:kern w:val="2"/>
                <w:szCs w:val="21"/>
              </w:rPr>
            </w:pPr>
            <w:r>
              <w:rPr>
                <w:rFonts w:hint="eastAsia" w:ascii="黑体" w:hAnsi="黑体" w:eastAsia="黑体"/>
              </w:rPr>
              <w:t>版本</w:t>
            </w:r>
          </w:p>
        </w:tc>
        <w:tc>
          <w:tcPr>
            <w:tcW w:w="126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8D8D8" w:themeFill="background1" w:themeFillShade="D9"/>
          </w:tcPr>
          <w:p>
            <w:pPr>
              <w:widowControl w:val="0"/>
              <w:jc w:val="center"/>
              <w:rPr>
                <w:rFonts w:ascii="黑体" w:hAnsi="黑体" w:eastAsia="黑体"/>
                <w:kern w:val="2"/>
                <w:szCs w:val="21"/>
              </w:rPr>
            </w:pPr>
            <w:r>
              <w:rPr>
                <w:rFonts w:hint="eastAsia" w:ascii="黑体" w:hAnsi="黑体" w:eastAsia="黑体"/>
              </w:rPr>
              <w:t>修订日期</w:t>
            </w:r>
          </w:p>
        </w:tc>
        <w:tc>
          <w:tcPr>
            <w:tcW w:w="15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8D8D8" w:themeFill="background1" w:themeFillShade="D9"/>
          </w:tcPr>
          <w:p>
            <w:pPr>
              <w:widowControl w:val="0"/>
              <w:jc w:val="center"/>
              <w:rPr>
                <w:rFonts w:ascii="黑体" w:hAnsi="黑体" w:eastAsia="黑体"/>
                <w:kern w:val="2"/>
                <w:szCs w:val="21"/>
              </w:rPr>
            </w:pPr>
            <w:r>
              <w:rPr>
                <w:rFonts w:hint="eastAsia" w:ascii="黑体" w:hAnsi="黑体" w:eastAsia="黑体"/>
              </w:rPr>
              <w:t>作者</w:t>
            </w:r>
          </w:p>
        </w:tc>
        <w:tc>
          <w:tcPr>
            <w:tcW w:w="492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D8D8D8" w:themeFill="background1" w:themeFillShade="D9"/>
          </w:tcPr>
          <w:p>
            <w:pPr>
              <w:widowControl w:val="0"/>
              <w:jc w:val="center"/>
              <w:rPr>
                <w:rFonts w:ascii="黑体" w:hAnsi="黑体" w:eastAsia="黑体"/>
                <w:kern w:val="2"/>
                <w:szCs w:val="21"/>
              </w:rPr>
            </w:pPr>
            <w:r>
              <w:rPr>
                <w:rFonts w:hint="eastAsia" w:ascii="黑体" w:hAnsi="黑体" w:eastAsia="黑体"/>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widowControl w:val="0"/>
              <w:jc w:val="center"/>
              <w:rPr>
                <w:rFonts w:asciiTheme="minorEastAsia" w:hAnsiTheme="minorEastAsia" w:eastAsiaTheme="minorEastAsia"/>
                <w:kern w:val="2"/>
                <w:szCs w:val="21"/>
              </w:rPr>
            </w:pPr>
            <w:r>
              <w:rPr>
                <w:rFonts w:hint="eastAsia" w:asciiTheme="minorEastAsia" w:hAnsiTheme="minorEastAsia" w:eastAsiaTheme="minorEastAsia"/>
                <w:kern w:val="2"/>
                <w:szCs w:val="21"/>
              </w:rPr>
              <w:t>1.0.0</w:t>
            </w:r>
          </w:p>
        </w:tc>
        <w:tc>
          <w:tcPr>
            <w:tcW w:w="12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widowControl w:val="0"/>
              <w:jc w:val="center"/>
              <w:rPr>
                <w:rFonts w:asciiTheme="minorEastAsia" w:hAnsiTheme="minorEastAsia" w:eastAsiaTheme="minorEastAsia"/>
                <w:kern w:val="2"/>
                <w:szCs w:val="21"/>
              </w:rPr>
            </w:pPr>
            <w:r>
              <w:rPr>
                <w:rFonts w:hint="eastAsia" w:asciiTheme="minorEastAsia" w:hAnsiTheme="minorEastAsia" w:eastAsiaTheme="minorEastAsia"/>
                <w:kern w:val="2"/>
                <w:szCs w:val="21"/>
              </w:rPr>
              <w:t>2017.06.06</w:t>
            </w:r>
          </w:p>
        </w:tc>
        <w:tc>
          <w:tcPr>
            <w:tcW w:w="1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widowControl w:val="0"/>
              <w:jc w:val="center"/>
              <w:rPr>
                <w:rFonts w:asciiTheme="minorEastAsia" w:hAnsiTheme="minorEastAsia" w:eastAsiaTheme="minorEastAsia"/>
                <w:kern w:val="2"/>
                <w:szCs w:val="21"/>
              </w:rPr>
            </w:pPr>
            <w:del w:id="2061" w:author="user" w:date="2017-10-07T11:34:36Z">
              <w:r>
                <w:rPr>
                  <w:rFonts w:hint="eastAsia" w:asciiTheme="minorEastAsia" w:hAnsiTheme="minorEastAsia" w:eastAsiaTheme="minorEastAsia"/>
                  <w:kern w:val="2"/>
                  <w:szCs w:val="21"/>
                  <w:lang w:val="en-US"/>
                </w:rPr>
                <w:delText>m</w:delText>
              </w:r>
            </w:del>
            <w:ins w:id="2062" w:author="user" w:date="2017-10-07T11:34:36Z">
              <w:r>
                <w:rPr>
                  <w:rFonts w:hint="default" w:asciiTheme="minorEastAsia" w:hAnsiTheme="minorEastAsia" w:eastAsiaTheme="minorEastAsia"/>
                  <w:kern w:val="2"/>
                  <w:szCs w:val="21"/>
                  <w:lang w:val="en-US"/>
                </w:rPr>
                <w:t>M</w:t>
              </w:r>
            </w:ins>
            <w:r>
              <w:rPr>
                <w:rFonts w:hint="eastAsia" w:asciiTheme="minorEastAsia" w:hAnsiTheme="minorEastAsia" w:eastAsiaTheme="minorEastAsia"/>
                <w:kern w:val="2"/>
                <w:szCs w:val="21"/>
              </w:rPr>
              <w:t>ooer</w:t>
            </w:r>
          </w:p>
        </w:tc>
        <w:tc>
          <w:tcPr>
            <w:tcW w:w="492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widowControl w:val="0"/>
              <w:jc w:val="both"/>
              <w:rPr>
                <w:rFonts w:asciiTheme="minorEastAsia" w:hAnsiTheme="minorEastAsia" w:eastAsiaTheme="minorEastAsia"/>
                <w:kern w:val="2"/>
                <w:szCs w:val="21"/>
              </w:rPr>
            </w:pPr>
            <w:r>
              <w:rPr>
                <w:rFonts w:hint="eastAsia" w:asciiTheme="minorEastAsia" w:hAnsiTheme="minorEastAsia" w:eastAsiaTheme="minorEastAsia"/>
                <w:kern w:val="2"/>
                <w:szCs w:val="21"/>
              </w:rPr>
              <w:t>文档初稿，完成第一版文档整理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widowControl w:val="0"/>
              <w:jc w:val="center"/>
              <w:rPr>
                <w:rFonts w:asciiTheme="minorEastAsia" w:hAnsiTheme="minorEastAsia" w:eastAsiaTheme="minorEastAsia"/>
                <w:kern w:val="2"/>
                <w:szCs w:val="21"/>
              </w:rPr>
            </w:pPr>
            <w:r>
              <w:rPr>
                <w:rFonts w:hint="eastAsia" w:asciiTheme="minorEastAsia" w:hAnsiTheme="minorEastAsia" w:eastAsiaTheme="minorEastAsia"/>
                <w:kern w:val="2"/>
                <w:szCs w:val="21"/>
              </w:rPr>
              <w:t>1.0.1</w:t>
            </w:r>
          </w:p>
        </w:tc>
        <w:tc>
          <w:tcPr>
            <w:tcW w:w="12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widowControl w:val="0"/>
              <w:jc w:val="center"/>
              <w:rPr>
                <w:rFonts w:asciiTheme="minorEastAsia" w:hAnsiTheme="minorEastAsia" w:eastAsiaTheme="minorEastAsia"/>
                <w:kern w:val="2"/>
                <w:szCs w:val="21"/>
              </w:rPr>
            </w:pPr>
            <w:r>
              <w:rPr>
                <w:rFonts w:hint="eastAsia" w:asciiTheme="minorEastAsia" w:hAnsiTheme="minorEastAsia" w:eastAsiaTheme="minorEastAsia"/>
                <w:kern w:val="2"/>
                <w:szCs w:val="21"/>
              </w:rPr>
              <w:t>2017.06.22</w:t>
            </w:r>
          </w:p>
        </w:tc>
        <w:tc>
          <w:tcPr>
            <w:tcW w:w="1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widowControl w:val="0"/>
              <w:jc w:val="center"/>
              <w:rPr>
                <w:rFonts w:asciiTheme="minorEastAsia" w:hAnsiTheme="minorEastAsia" w:eastAsiaTheme="minorEastAsia"/>
                <w:kern w:val="2"/>
                <w:szCs w:val="21"/>
              </w:rPr>
            </w:pPr>
            <w:del w:id="2063" w:author="user" w:date="2017-10-07T11:34:32Z">
              <w:r>
                <w:rPr>
                  <w:rFonts w:hint="eastAsia" w:asciiTheme="minorEastAsia" w:hAnsiTheme="minorEastAsia" w:eastAsiaTheme="minorEastAsia"/>
                  <w:kern w:val="2"/>
                  <w:szCs w:val="21"/>
                  <w:lang w:val="en-US"/>
                </w:rPr>
                <w:delText>y</w:delText>
              </w:r>
            </w:del>
            <w:ins w:id="2064" w:author="user" w:date="2017-10-07T11:34:32Z">
              <w:r>
                <w:rPr>
                  <w:rFonts w:hint="default" w:asciiTheme="minorEastAsia" w:hAnsiTheme="minorEastAsia" w:eastAsiaTheme="minorEastAsia"/>
                  <w:kern w:val="2"/>
                  <w:szCs w:val="21"/>
                  <w:lang w:val="en-US"/>
                </w:rPr>
                <w:t>Y</w:t>
              </w:r>
            </w:ins>
            <w:r>
              <w:rPr>
                <w:rFonts w:hint="eastAsia" w:asciiTheme="minorEastAsia" w:hAnsiTheme="minorEastAsia" w:eastAsiaTheme="minorEastAsia"/>
                <w:kern w:val="2"/>
                <w:szCs w:val="21"/>
              </w:rPr>
              <w:t>angfeng</w:t>
            </w:r>
          </w:p>
        </w:tc>
        <w:tc>
          <w:tcPr>
            <w:tcW w:w="492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widowControl w:val="0"/>
              <w:jc w:val="both"/>
              <w:rPr>
                <w:rFonts w:asciiTheme="minorEastAsia" w:hAnsiTheme="minorEastAsia" w:eastAsiaTheme="minorEastAsia"/>
                <w:kern w:val="2"/>
                <w:szCs w:val="21"/>
              </w:rPr>
            </w:pPr>
            <w:r>
              <w:rPr>
                <w:rFonts w:hint="eastAsia" w:asciiTheme="minorEastAsia" w:hAnsiTheme="minorEastAsia" w:eastAsiaTheme="minorEastAsia"/>
                <w:kern w:val="2"/>
                <w:szCs w:val="21"/>
              </w:rPr>
              <w:t xml:space="preserve">增加完善了区块链部分的解释说明，增加沃尔顿链详细架构图，及相关文字描述，修改格式和字体，重新排版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widowControl w:val="0"/>
              <w:jc w:val="center"/>
              <w:rPr>
                <w:rFonts w:asciiTheme="minorEastAsia" w:hAnsiTheme="minorEastAsia" w:eastAsiaTheme="minorEastAsia"/>
                <w:kern w:val="2"/>
                <w:szCs w:val="21"/>
              </w:rPr>
            </w:pPr>
            <w:r>
              <w:rPr>
                <w:rFonts w:hint="eastAsia" w:asciiTheme="minorEastAsia" w:hAnsiTheme="minorEastAsia" w:eastAsiaTheme="minorEastAsia"/>
                <w:kern w:val="2"/>
                <w:szCs w:val="21"/>
              </w:rPr>
              <w:t>1.0.2</w:t>
            </w:r>
          </w:p>
        </w:tc>
        <w:tc>
          <w:tcPr>
            <w:tcW w:w="12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widowControl w:val="0"/>
              <w:jc w:val="center"/>
              <w:rPr>
                <w:rFonts w:asciiTheme="minorEastAsia" w:hAnsiTheme="minorEastAsia" w:eastAsiaTheme="minorEastAsia"/>
                <w:kern w:val="2"/>
                <w:szCs w:val="21"/>
              </w:rPr>
            </w:pPr>
            <w:r>
              <w:rPr>
                <w:rFonts w:hint="eastAsia" w:asciiTheme="minorEastAsia" w:hAnsiTheme="minorEastAsia" w:eastAsiaTheme="minorEastAsia"/>
                <w:kern w:val="2"/>
                <w:szCs w:val="21"/>
              </w:rPr>
              <w:t>2017.06.26</w:t>
            </w:r>
          </w:p>
        </w:tc>
        <w:tc>
          <w:tcPr>
            <w:tcW w:w="1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widowControl w:val="0"/>
              <w:jc w:val="center"/>
              <w:rPr>
                <w:rFonts w:asciiTheme="minorEastAsia" w:hAnsiTheme="minorEastAsia" w:eastAsiaTheme="minorEastAsia"/>
                <w:kern w:val="2"/>
                <w:szCs w:val="21"/>
              </w:rPr>
            </w:pPr>
            <w:del w:id="2065" w:author="user" w:date="2017-10-07T11:34:40Z">
              <w:r>
                <w:rPr>
                  <w:rFonts w:hint="eastAsia" w:asciiTheme="minorEastAsia" w:hAnsiTheme="minorEastAsia" w:eastAsiaTheme="minorEastAsia"/>
                  <w:kern w:val="2"/>
                  <w:szCs w:val="21"/>
                  <w:lang w:val="en-US"/>
                </w:rPr>
                <w:delText>l</w:delText>
              </w:r>
            </w:del>
            <w:ins w:id="2066" w:author="user" w:date="2017-10-07T11:34:40Z">
              <w:r>
                <w:rPr>
                  <w:rFonts w:hint="default" w:asciiTheme="minorEastAsia" w:hAnsiTheme="minorEastAsia" w:eastAsiaTheme="minorEastAsia"/>
                  <w:kern w:val="2"/>
                  <w:szCs w:val="21"/>
                  <w:lang w:val="en-US"/>
                </w:rPr>
                <w:t>L</w:t>
              </w:r>
            </w:ins>
            <w:r>
              <w:rPr>
                <w:rFonts w:hint="eastAsia" w:asciiTheme="minorEastAsia" w:hAnsiTheme="minorEastAsia" w:eastAsiaTheme="minorEastAsia"/>
                <w:kern w:val="2"/>
                <w:szCs w:val="21"/>
              </w:rPr>
              <w:t>autry</w:t>
            </w:r>
          </w:p>
        </w:tc>
        <w:tc>
          <w:tcPr>
            <w:tcW w:w="492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widowControl w:val="0"/>
              <w:jc w:val="both"/>
              <w:rPr>
                <w:rFonts w:asciiTheme="minorEastAsia" w:hAnsiTheme="minorEastAsia" w:eastAsiaTheme="minorEastAsia"/>
                <w:kern w:val="2"/>
                <w:szCs w:val="21"/>
              </w:rPr>
            </w:pPr>
            <w:r>
              <w:rPr>
                <w:rFonts w:hint="eastAsia" w:asciiTheme="minorEastAsia" w:hAnsiTheme="minorEastAsia" w:eastAsiaTheme="minorEastAsia"/>
                <w:kern w:val="2"/>
                <w:szCs w:val="21"/>
              </w:rPr>
              <w:t xml:space="preserve">修改基金会架构图，及其相关文字描述，修改格式等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widowControl w:val="0"/>
              <w:jc w:val="center"/>
              <w:rPr>
                <w:rFonts w:asciiTheme="minorEastAsia" w:hAnsiTheme="minorEastAsia" w:eastAsiaTheme="minorEastAsia"/>
                <w:kern w:val="2"/>
                <w:szCs w:val="21"/>
                <w:lang w:val="en-US"/>
              </w:rPr>
            </w:pPr>
            <w:ins w:id="2067" w:author="user" w:date="2017-10-07T11:33:50Z">
              <w:r>
                <w:rPr>
                  <w:rFonts w:asciiTheme="minorEastAsia" w:hAnsiTheme="minorEastAsia" w:eastAsiaTheme="minorEastAsia"/>
                  <w:kern w:val="2"/>
                  <w:szCs w:val="21"/>
                  <w:lang w:val="en-US"/>
                </w:rPr>
                <w:t>1.0</w:t>
              </w:r>
            </w:ins>
            <w:ins w:id="2068" w:author="user" w:date="2017-10-07T11:33:51Z">
              <w:r>
                <w:rPr>
                  <w:rFonts w:asciiTheme="minorEastAsia" w:hAnsiTheme="minorEastAsia" w:eastAsiaTheme="minorEastAsia"/>
                  <w:kern w:val="2"/>
                  <w:szCs w:val="21"/>
                  <w:lang w:val="en-US"/>
                </w:rPr>
                <w:t>.3</w:t>
              </w:r>
            </w:ins>
          </w:p>
        </w:tc>
        <w:tc>
          <w:tcPr>
            <w:tcW w:w="126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widowControl w:val="0"/>
              <w:jc w:val="center"/>
              <w:rPr>
                <w:rFonts w:asciiTheme="minorEastAsia" w:hAnsiTheme="minorEastAsia" w:eastAsiaTheme="minorEastAsia"/>
                <w:kern w:val="2"/>
                <w:szCs w:val="21"/>
                <w:lang w:val="en-US"/>
              </w:rPr>
            </w:pPr>
            <w:ins w:id="2069" w:author="user" w:date="2017-10-07T11:33:55Z">
              <w:r>
                <w:rPr>
                  <w:rFonts w:asciiTheme="minorEastAsia" w:hAnsiTheme="minorEastAsia" w:eastAsiaTheme="minorEastAsia"/>
                  <w:kern w:val="2"/>
                  <w:szCs w:val="21"/>
                  <w:lang w:val="en-US"/>
                </w:rPr>
                <w:t>2</w:t>
              </w:r>
            </w:ins>
            <w:ins w:id="2070" w:author="user" w:date="2017-10-07T11:33:56Z">
              <w:r>
                <w:rPr>
                  <w:rFonts w:asciiTheme="minorEastAsia" w:hAnsiTheme="minorEastAsia" w:eastAsiaTheme="minorEastAsia"/>
                  <w:kern w:val="2"/>
                  <w:szCs w:val="21"/>
                  <w:lang w:val="en-US"/>
                </w:rPr>
                <w:t>017</w:t>
              </w:r>
            </w:ins>
            <w:ins w:id="2071" w:author="user" w:date="2017-10-07T11:33:57Z">
              <w:r>
                <w:rPr>
                  <w:rFonts w:asciiTheme="minorEastAsia" w:hAnsiTheme="minorEastAsia" w:eastAsiaTheme="minorEastAsia"/>
                  <w:kern w:val="2"/>
                  <w:szCs w:val="21"/>
                  <w:lang w:val="en-US"/>
                </w:rPr>
                <w:t>.</w:t>
              </w:r>
            </w:ins>
            <w:ins w:id="2072" w:author="user" w:date="2017-10-07T11:33:59Z">
              <w:r>
                <w:rPr>
                  <w:rFonts w:asciiTheme="minorEastAsia" w:hAnsiTheme="minorEastAsia" w:eastAsiaTheme="minorEastAsia"/>
                  <w:kern w:val="2"/>
                  <w:szCs w:val="21"/>
                  <w:lang w:val="en-US"/>
                </w:rPr>
                <w:t>1</w:t>
              </w:r>
            </w:ins>
            <w:ins w:id="2073" w:author="user" w:date="2017-10-07T11:34:00Z">
              <w:r>
                <w:rPr>
                  <w:rFonts w:asciiTheme="minorEastAsia" w:hAnsiTheme="minorEastAsia" w:eastAsiaTheme="minorEastAsia"/>
                  <w:kern w:val="2"/>
                  <w:szCs w:val="21"/>
                  <w:lang w:val="en-US"/>
                </w:rPr>
                <w:t>0</w:t>
              </w:r>
            </w:ins>
            <w:ins w:id="2074" w:author="user" w:date="2017-10-07T11:34:02Z">
              <w:r>
                <w:rPr>
                  <w:rFonts w:asciiTheme="minorEastAsia" w:hAnsiTheme="minorEastAsia" w:eastAsiaTheme="minorEastAsia"/>
                  <w:kern w:val="2"/>
                  <w:szCs w:val="21"/>
                  <w:lang w:val="en-US"/>
                </w:rPr>
                <w:t>.07</w:t>
              </w:r>
            </w:ins>
          </w:p>
        </w:tc>
        <w:tc>
          <w:tcPr>
            <w:tcW w:w="159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widowControl w:val="0"/>
              <w:jc w:val="center"/>
              <w:rPr>
                <w:rFonts w:asciiTheme="minorEastAsia" w:hAnsiTheme="minorEastAsia" w:eastAsiaTheme="minorEastAsia"/>
                <w:kern w:val="2"/>
                <w:szCs w:val="21"/>
                <w:lang w:val="en-US"/>
              </w:rPr>
            </w:pPr>
            <w:ins w:id="2075" w:author="user" w:date="2017-10-07T11:34:09Z">
              <w:r>
                <w:rPr>
                  <w:rFonts w:asciiTheme="minorEastAsia" w:hAnsiTheme="minorEastAsia" w:eastAsiaTheme="minorEastAsia"/>
                  <w:kern w:val="2"/>
                  <w:szCs w:val="21"/>
                  <w:lang w:val="en-US"/>
                </w:rPr>
                <w:t>Y</w:t>
              </w:r>
            </w:ins>
            <w:ins w:id="2076" w:author="user" w:date="2017-10-07T11:34:10Z">
              <w:r>
                <w:rPr>
                  <w:rFonts w:asciiTheme="minorEastAsia" w:hAnsiTheme="minorEastAsia" w:eastAsiaTheme="minorEastAsia"/>
                  <w:kern w:val="2"/>
                  <w:szCs w:val="21"/>
                  <w:lang w:val="en-US"/>
                </w:rPr>
                <w:t>angfen</w:t>
              </w:r>
            </w:ins>
            <w:ins w:id="2077" w:author="user" w:date="2017-10-07T11:34:11Z">
              <w:r>
                <w:rPr>
                  <w:rFonts w:asciiTheme="minorEastAsia" w:hAnsiTheme="minorEastAsia" w:eastAsiaTheme="minorEastAsia"/>
                  <w:kern w:val="2"/>
                  <w:szCs w:val="21"/>
                  <w:lang w:val="en-US"/>
                </w:rPr>
                <w:t>g</w:t>
              </w:r>
            </w:ins>
          </w:p>
        </w:tc>
        <w:tc>
          <w:tcPr>
            <w:tcW w:w="4925"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widowControl w:val="0"/>
              <w:jc w:val="both"/>
              <w:rPr>
                <w:rFonts w:hint="eastAsia" w:asciiTheme="minorEastAsia" w:hAnsiTheme="minorEastAsia" w:eastAsiaTheme="minorEastAsia"/>
                <w:kern w:val="2"/>
                <w:szCs w:val="21"/>
                <w:lang w:val="en-US" w:eastAsia="zh-CN"/>
              </w:rPr>
            </w:pPr>
            <w:ins w:id="2078" w:author="user" w:date="2017-10-07T11:36:39Z">
              <w:r>
                <w:rPr>
                  <w:rFonts w:hint="eastAsia" w:asciiTheme="minorEastAsia" w:hAnsiTheme="minorEastAsia" w:eastAsiaTheme="minorEastAsia"/>
                  <w:kern w:val="2"/>
                  <w:szCs w:val="21"/>
                  <w:lang w:val="en-US" w:eastAsia="zh-CN"/>
                </w:rPr>
                <w:t>修改</w:t>
              </w:r>
            </w:ins>
            <w:ins w:id="2079" w:author="user" w:date="2017-10-07T11:36:52Z">
              <w:r>
                <w:rPr>
                  <w:rFonts w:hint="eastAsia" w:asciiTheme="minorEastAsia" w:hAnsiTheme="minorEastAsia" w:eastAsiaTheme="minorEastAsia"/>
                  <w:kern w:val="2"/>
                  <w:szCs w:val="21"/>
                  <w:lang w:val="en-US" w:eastAsia="zh-CN"/>
                </w:rPr>
                <w:t>一些</w:t>
              </w:r>
            </w:ins>
            <w:ins w:id="2080" w:author="user" w:date="2017-10-07T11:36:54Z">
              <w:r>
                <w:rPr>
                  <w:rFonts w:hint="eastAsia" w:asciiTheme="minorEastAsia" w:hAnsiTheme="minorEastAsia" w:eastAsiaTheme="minorEastAsia"/>
                  <w:kern w:val="2"/>
                  <w:szCs w:val="21"/>
                  <w:lang w:val="en-US" w:eastAsia="zh-CN"/>
                </w:rPr>
                <w:t>格式</w:t>
              </w:r>
            </w:ins>
            <w:ins w:id="2081" w:author="user" w:date="2017-10-07T11:36:57Z">
              <w:r>
                <w:rPr>
                  <w:rFonts w:hint="eastAsia" w:asciiTheme="minorEastAsia" w:hAnsiTheme="minorEastAsia" w:eastAsiaTheme="minorEastAsia"/>
                  <w:kern w:val="2"/>
                  <w:szCs w:val="21"/>
                  <w:lang w:val="en-US" w:eastAsia="zh-CN"/>
                </w:rPr>
                <w:t>，</w:t>
              </w:r>
            </w:ins>
            <w:ins w:id="2082" w:author="user" w:date="2017-10-07T11:36:58Z">
              <w:r>
                <w:rPr>
                  <w:rFonts w:hint="eastAsia" w:asciiTheme="minorEastAsia" w:hAnsiTheme="minorEastAsia" w:eastAsiaTheme="minorEastAsia"/>
                  <w:kern w:val="2"/>
                  <w:szCs w:val="21"/>
                  <w:lang w:val="en-US" w:eastAsia="zh-CN"/>
                </w:rPr>
                <w:t>和</w:t>
              </w:r>
            </w:ins>
            <w:ins w:id="2083" w:author="user" w:date="2017-10-07T11:36:59Z">
              <w:r>
                <w:rPr>
                  <w:rFonts w:hint="eastAsia" w:asciiTheme="minorEastAsia" w:hAnsiTheme="minorEastAsia" w:eastAsiaTheme="minorEastAsia"/>
                  <w:kern w:val="2"/>
                  <w:szCs w:val="21"/>
                  <w:lang w:val="en-US" w:eastAsia="zh-CN"/>
                </w:rPr>
                <w:t>描述不</w:t>
              </w:r>
            </w:ins>
            <w:ins w:id="2084" w:author="user" w:date="2017-10-07T11:37:00Z">
              <w:r>
                <w:rPr>
                  <w:rFonts w:hint="eastAsia" w:asciiTheme="minorEastAsia" w:hAnsiTheme="minorEastAsia" w:eastAsiaTheme="minorEastAsia"/>
                  <w:kern w:val="2"/>
                  <w:szCs w:val="21"/>
                  <w:lang w:val="en-US" w:eastAsia="zh-CN"/>
                </w:rPr>
                <w:t>准确</w:t>
              </w:r>
            </w:ins>
            <w:ins w:id="2085" w:author="user" w:date="2017-10-07T11:37:01Z">
              <w:r>
                <w:rPr>
                  <w:rFonts w:hint="eastAsia" w:asciiTheme="minorEastAsia" w:hAnsiTheme="minorEastAsia" w:eastAsiaTheme="minorEastAsia"/>
                  <w:kern w:val="2"/>
                  <w:szCs w:val="21"/>
                  <w:lang w:val="en-US" w:eastAsia="zh-CN"/>
                </w:rPr>
                <w:t>的地</w:t>
              </w:r>
            </w:ins>
            <w:ins w:id="2086" w:author="user" w:date="2017-10-07T11:37:02Z">
              <w:r>
                <w:rPr>
                  <w:rFonts w:hint="eastAsia" w:asciiTheme="minorEastAsia" w:hAnsiTheme="minorEastAsia" w:eastAsiaTheme="minorEastAsia"/>
                  <w:kern w:val="2"/>
                  <w:szCs w:val="21"/>
                  <w:lang w:val="en-US" w:eastAsia="zh-CN"/>
                </w:rPr>
                <w:t>方</w:t>
              </w:r>
            </w:ins>
          </w:p>
        </w:tc>
      </w:tr>
    </w:tbl>
    <w:p>
      <w:pPr>
        <w:rPr>
          <w:b/>
          <w:bCs/>
          <w:color w:val="000000"/>
        </w:rPr>
      </w:pPr>
    </w:p>
    <w:p>
      <w:pPr>
        <w:rPr>
          <w:b/>
          <w:bCs/>
          <w:color w:val="000000"/>
        </w:rPr>
      </w:pPr>
    </w:p>
    <w:p>
      <w:pPr>
        <w:rPr>
          <w:b/>
          <w:bCs/>
          <w:color w:val="000000"/>
        </w:rPr>
      </w:pPr>
    </w:p>
    <w:p>
      <w:pPr>
        <w:rPr>
          <w:b/>
          <w:bCs/>
          <w:color w:val="000000"/>
        </w:rPr>
      </w:pPr>
    </w:p>
    <w:p>
      <w:pPr>
        <w:rPr>
          <w:b/>
          <w:bCs/>
          <w:color w:val="000000"/>
        </w:rPr>
      </w:pPr>
    </w:p>
    <w:sectPr>
      <w:headerReference r:id="rId9" w:type="first"/>
      <w:headerReference r:id="rId7" w:type="default"/>
      <w:footerReference r:id="rId10" w:type="default"/>
      <w:headerReference r:id="rId8" w:type="even"/>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0AFF" w:usb1="00007843" w:usb2="00000001" w:usb3="00000000" w:csb0="400001BF" w:csb1="DFF7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0AFF" w:usb1="40007843" w:usb2="00000001" w:usb3="00000000" w:csb0="400001BF" w:csb1="DFF7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5F" w:usb2="00000000" w:usb3="00000000" w:csb0="2000019F" w:csb1="00000000"/>
  </w:font>
  <w:font w:name="Calibri">
    <w:panose1 w:val="020F0502020204030204"/>
    <w:charset w:val="00"/>
    <w:family w:val="swiss"/>
    <w:pitch w:val="default"/>
    <w:sig w:usb0="E10002FF" w:usb1="4000ACFF" w:usb2="00000009" w:usb3="00000000" w:csb0="2000019F" w:csb1="00000000"/>
  </w:font>
  <w:font w:name="Calibri Light">
    <w:altName w:val="Calibri"/>
    <w:panose1 w:val="020F0302020204030204"/>
    <w:charset w:val="00"/>
    <w:family w:val="swiss"/>
    <w:pitch w:val="default"/>
    <w:sig w:usb0="00000000" w:usb1="00000000" w:usb2="00000009" w:usb3="00000000" w:csb0="200001FF" w:csb1="00000000"/>
  </w:font>
  <w:font w:name="隶书">
    <w:altName w:val="微软雅黑"/>
    <w:panose1 w:val="02010509060101010101"/>
    <w:charset w:val="86"/>
    <w:family w:val="modern"/>
    <w:pitch w:val="default"/>
    <w:sig w:usb0="00000000" w:usb1="00000000" w:usb2="00000000" w:usb3="00000000" w:csb0="00040000" w:csb1="00000000"/>
  </w:font>
  <w:font w:name="Arial Black">
    <w:panose1 w:val="020B0A04020102020204"/>
    <w:charset w:val="00"/>
    <w:family w:val="swiss"/>
    <w:pitch w:val="default"/>
    <w:sig w:usb0="00000287" w:usb1="00000000" w:usb2="00000000" w:usb3="00000000" w:csb0="2000009F" w:csb1="DFD70000"/>
  </w:font>
  <w:font w:name="微软雅黑">
    <w:panose1 w:val="020B0503020204020204"/>
    <w:charset w:val="86"/>
    <w:family w:val="swiss"/>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lang w:val="zh-CN"/>
      </w:rPr>
    </w:pP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b/>
        <w:lang w:val="zh-CN"/>
      </w:rPr>
    </w:pPr>
    <w:r>
      <w:rPr>
        <w:b/>
        <w:lang w:val="zh-CN"/>
      </w:rPr>
      <w:fldChar w:fldCharType="begin"/>
    </w:r>
    <w:r>
      <w:rPr>
        <w:b/>
        <w:lang w:val="zh-CN"/>
      </w:rPr>
      <w:instrText xml:space="preserve"> PAGE   \* MERGEFORMAT </w:instrText>
    </w:r>
    <w:r>
      <w:rPr>
        <w:b/>
        <w:lang w:val="zh-CN"/>
      </w:rPr>
      <w:fldChar w:fldCharType="separate"/>
    </w:r>
    <w:r>
      <w:rPr>
        <w:b/>
        <w:lang w:val="zh-CN"/>
      </w:rPr>
      <w:t>49</w:t>
    </w:r>
    <w:r>
      <w:rPr>
        <w:b/>
        <w:lang w:val="zh-CN"/>
      </w:rPr>
      <w:fldChar w:fldCharType="end"/>
    </w:r>
  </w:p>
  <w:p>
    <w:pPr>
      <w:pStyle w:val="9"/>
      <w:tabs>
        <w:tab w:val="left" w:pos="4920"/>
        <w:tab w:val="clear" w:pos="4153"/>
        <w:tab w:val="clear" w:pos="8306"/>
      </w:tabs>
    </w:pPr>
    <w: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tabs>
        <w:tab w:val="left" w:pos="2466"/>
        <w:tab w:val="center" w:pos="4213"/>
      </w:tabs>
      <w:jc w:val="left"/>
    </w:pPr>
    <w:r>
      <w:pict>
        <v:shape id="PowerPlusWaterMarkObject23314195" o:spid="_x0000_s4098" o:spt="136" type="#_x0000_t136" style="position:absolute;left:0pt;height:132.75pt;width:629.25pt;mso-position-horizontal:center;mso-position-horizontal-relative:margin;mso-position-vertical:center;mso-position-vertical-relative:margin;rotation:20643840f;z-index:-251659264;mso-width-relative:page;mso-height-relative:page;" fillcolor="#8DB3E2" filled="t" stroked="f" coordsize="21600,21600" o:allowincell="f">
          <v:path/>
          <v:fill on="t" opacity="32768f" focussize="0,0"/>
          <v:stroke on="f"/>
          <v:imagedata o:title=""/>
          <o:lock v:ext="edit"/>
          <v:textpath on="t" fitshape="t" fitpath="t" trim="t" xscale="f" string="Waltonchain" style="font-family:Microsoft YaHei UI;font-size:105pt;v-text-align:center;"/>
        </v:shape>
      </w:pict>
    </w:r>
    <w:r>
      <w:rPr>
        <w:rFonts w:hint="eastAsia"/>
      </w:rPr>
      <w:tab/>
    </w:r>
    <w:r>
      <w:rPr>
        <w:rFonts w:hint="eastAsia"/>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pict>
        <v:shape id="PowerPlusWaterMarkObject23314194" o:spid="_x0000_s4099" o:spt="136" type="#_x0000_t136" style="position:absolute;left:0pt;height:132.75pt;width:629.25pt;mso-position-horizontal:center;mso-position-horizontal-relative:margin;mso-position-vertical:center;mso-position-vertical-relative:margin;rotation:20643840f;z-index:-251660288;mso-width-relative:page;mso-height-relative:page;" fillcolor="#8DB3E2" filled="t" stroked="f" coordsize="21600,21600" o:allowincell="f">
          <v:path/>
          <v:fill on="t" opacity="32768f" focussize="0,0"/>
          <v:stroke on="f"/>
          <v:imagedata o:title=""/>
          <o:lock v:ext="edit"/>
          <v:textpath on="t" fitshape="t" fitpath="t" trim="t" xscale="f" string="Waltonchain" style="font-family:Microsoft YaHei UI;font-size:105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jc w:val="right"/>
    </w:pPr>
    <w:r>
      <w:pict>
        <v:shape id="PowerPlusWaterMarkObject23314193" o:spid="_x0000_s4097" o:spt="136" type="#_x0000_t136" style="position:absolute;left:0pt;height:132.75pt;width:629.25pt;mso-position-horizontal:center;mso-position-horizontal-relative:margin;mso-position-vertical:center;mso-position-vertical-relative:margin;rotation:20643840f;z-index:-251661312;mso-width-relative:page;mso-height-relative:page;" fillcolor="#8DB3E2" filled="t" stroked="f" coordsize="21600,21600" o:allowincell="f">
          <v:path/>
          <v:fill on="t" opacity="32768f" focussize="0,0"/>
          <v:stroke on="f"/>
          <v:imagedata o:title=""/>
          <o:lock v:ext="edit"/>
          <v:textpath on="t" fitshape="t" fitpath="t" trim="t" xscale="f" string="Waltonchain" style="font-family:Microsoft YaHei UI;font-size:105pt;v-text-align:center;"/>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pict>
        <v:shape id="PowerPlusWaterMarkObject23314198" o:spid="_x0000_s4101" o:spt="136" type="#_x0000_t136" style="position:absolute;left:0pt;height:132.75pt;width:629.25pt;mso-position-horizontal:center;mso-position-horizontal-relative:margin;mso-position-vertical:center;mso-position-vertical-relative:margin;rotation:20643840f;z-index:-251656192;mso-width-relative:page;mso-height-relative:page;" fillcolor="#8DB3E2" filled="t" stroked="f" coordsize="21600,21600" o:allowincell="f">
          <v:path/>
          <v:fill on="t" opacity="32768f" focussize="0,0"/>
          <v:stroke on="f"/>
          <v:imagedata o:title=""/>
          <o:lock v:ext="edit"/>
          <v:textpath on="t" fitshape="t" fitpath="t" trim="t" xscale="f" string="Waltonchain" style="font-family:Microsoft YaHei UI;font-size:105pt;v-text-align:center;"/>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pict>
        <v:shape id="PowerPlusWaterMarkObject23314197" o:spid="_x0000_s4102" o:spt="136" type="#_x0000_t136" style="position:absolute;left:0pt;height:132.75pt;width:629.25pt;mso-position-horizontal:center;mso-position-horizontal-relative:margin;mso-position-vertical:center;mso-position-vertical-relative:margin;rotation:20643840f;z-index:-251657216;mso-width-relative:page;mso-height-relative:page;" fillcolor="#8DB3E2" filled="t" stroked="f" coordsize="21600,21600" o:allowincell="f">
          <v:path/>
          <v:fill on="t" opacity="32768f" focussize="0,0"/>
          <v:stroke on="f"/>
          <v:imagedata o:title=""/>
          <o:lock v:ext="edit"/>
          <v:textpath on="t" fitshape="t" fitpath="t" trim="t" xscale="f" string="Waltonchain" style="font-family:Microsoft YaHei UI;font-size:105pt;v-text-align:center;"/>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pict>
        <v:shape id="PowerPlusWaterMarkObject23314196" o:spid="_x0000_s4100" o:spt="136" type="#_x0000_t136" style="position:absolute;left:0pt;height:132.75pt;width:629.25pt;mso-position-horizontal:center;mso-position-horizontal-relative:margin;mso-position-vertical:center;mso-position-vertical-relative:margin;rotation:20643840f;z-index:-251658240;mso-width-relative:page;mso-height-relative:page;" fillcolor="#8DB3E2" filled="t" stroked="f" coordsize="21600,21600" o:allowincell="f">
          <v:path/>
          <v:fill on="t" opacity="32768f" focussize="0,0"/>
          <v:stroke on="f"/>
          <v:imagedata o:title=""/>
          <o:lock v:ext="edit"/>
          <v:textpath on="t" fitshape="t" fitpath="t" trim="t" xscale="f" string="Waltonchain" style="font-family:Microsoft YaHei UI;font-size:105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5F163B"/>
    <w:multiLevelType w:val="multilevel"/>
    <w:tmpl w:val="195F163B"/>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19F20419"/>
    <w:multiLevelType w:val="multilevel"/>
    <w:tmpl w:val="19F20419"/>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2B4F3CD9"/>
    <w:multiLevelType w:val="multilevel"/>
    <w:tmpl w:val="2B4F3CD9"/>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576512A8"/>
    <w:multiLevelType w:val="multilevel"/>
    <w:tmpl w:val="576512A8"/>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59382E7A"/>
    <w:multiLevelType w:val="singleLevel"/>
    <w:tmpl w:val="59382E7A"/>
    <w:lvl w:ilvl="0" w:tentative="0">
      <w:start w:val="1"/>
      <w:numFmt w:val="decimal"/>
      <w:suff w:val="nothing"/>
      <w:lvlText w:val="%1．"/>
      <w:lvlJc w:val="left"/>
      <w:pPr>
        <w:ind w:left="0" w:firstLine="400"/>
      </w:pPr>
      <w:rPr>
        <w:rFonts w:hint="default"/>
      </w:rPr>
    </w:lvl>
  </w:abstractNum>
  <w:abstractNum w:abstractNumId="5">
    <w:nsid w:val="59383A1B"/>
    <w:multiLevelType w:val="multilevel"/>
    <w:tmpl w:val="59383A1B"/>
    <w:lvl w:ilvl="0" w:tentative="0">
      <w:start w:val="1"/>
      <w:numFmt w:val="decimal"/>
      <w:lvlText w:val="%1）"/>
      <w:lvlJc w:val="left"/>
      <w:pPr>
        <w:tabs>
          <w:tab w:val="left" w:pos="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59383A26"/>
    <w:multiLevelType w:val="multilevel"/>
    <w:tmpl w:val="59383A26"/>
    <w:lvl w:ilvl="0" w:tentative="0">
      <w:start w:val="3"/>
      <w:numFmt w:val="decimal"/>
      <w:lvlText w:val="%1）"/>
      <w:lvlJc w:val="left"/>
      <w:pPr>
        <w:tabs>
          <w:tab w:val="left" w:pos="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59383A31"/>
    <w:multiLevelType w:val="multilevel"/>
    <w:tmpl w:val="59383A31"/>
    <w:lvl w:ilvl="0" w:tentative="0">
      <w:start w:val="4"/>
      <w:numFmt w:val="decimal"/>
      <w:lvlText w:val="%1）"/>
      <w:lvlJc w:val="left"/>
      <w:pPr>
        <w:tabs>
          <w:tab w:val="left" w:pos="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5942B2EE"/>
    <w:multiLevelType w:val="multilevel"/>
    <w:tmpl w:val="5942B2EE"/>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5942B31C"/>
    <w:multiLevelType w:val="multilevel"/>
    <w:tmpl w:val="5942B31C"/>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5942B41F"/>
    <w:multiLevelType w:val="multilevel"/>
    <w:tmpl w:val="5942B41F"/>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5"/>
  </w:num>
  <w:num w:numId="2">
    <w:abstractNumId w:val="6"/>
  </w:num>
  <w:num w:numId="3">
    <w:abstractNumId w:val="7"/>
  </w:num>
  <w:num w:numId="4">
    <w:abstractNumId w:val="0"/>
  </w:num>
  <w:num w:numId="5">
    <w:abstractNumId w:val="8"/>
  </w:num>
  <w:num w:numId="6">
    <w:abstractNumId w:val="9"/>
  </w:num>
  <w:num w:numId="7">
    <w:abstractNumId w:val="10"/>
  </w:num>
  <w:num w:numId="8">
    <w:abstractNumId w:val="1"/>
  </w:num>
  <w:num w:numId="9">
    <w:abstractNumId w:val="3"/>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doNotDisplayPageBoundaries w:val="1"/>
  <w:displayBackgroundShape w:val="1"/>
  <w:bordersDoNotSurroundHeader w:val="1"/>
  <w:bordersDoNotSurroundFooter w:val="1"/>
  <w:revisionView w:markup="0"/>
  <w:trackRevisions w:val="1"/>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hdrShapeDefaults>
    <o:shapelayout v:ext="edit">
      <o:idmap v:ext="edit" data="3,4"/>
    </o:shapelayout>
  </w:hdrShapeDefaults>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1100B5C"/>
    <w:rsid w:val="00000534"/>
    <w:rsid w:val="00005905"/>
    <w:rsid w:val="00007F4A"/>
    <w:rsid w:val="00011E05"/>
    <w:rsid w:val="00016FFE"/>
    <w:rsid w:val="00020002"/>
    <w:rsid w:val="00022978"/>
    <w:rsid w:val="000239B6"/>
    <w:rsid w:val="000249B2"/>
    <w:rsid w:val="000315EB"/>
    <w:rsid w:val="00031ED0"/>
    <w:rsid w:val="000329BB"/>
    <w:rsid w:val="00034915"/>
    <w:rsid w:val="00035BBB"/>
    <w:rsid w:val="000412D3"/>
    <w:rsid w:val="00053045"/>
    <w:rsid w:val="00054CFF"/>
    <w:rsid w:val="00062502"/>
    <w:rsid w:val="00072355"/>
    <w:rsid w:val="00073844"/>
    <w:rsid w:val="00074443"/>
    <w:rsid w:val="000814FF"/>
    <w:rsid w:val="00091F82"/>
    <w:rsid w:val="00093065"/>
    <w:rsid w:val="000A44CF"/>
    <w:rsid w:val="000A683F"/>
    <w:rsid w:val="000A78F4"/>
    <w:rsid w:val="000B2A37"/>
    <w:rsid w:val="000B3C8C"/>
    <w:rsid w:val="000C6E39"/>
    <w:rsid w:val="000E1DA6"/>
    <w:rsid w:val="000E48BF"/>
    <w:rsid w:val="000E5C94"/>
    <w:rsid w:val="000F1253"/>
    <w:rsid w:val="000F594F"/>
    <w:rsid w:val="000F7400"/>
    <w:rsid w:val="0010767E"/>
    <w:rsid w:val="00116BAD"/>
    <w:rsid w:val="00117A7D"/>
    <w:rsid w:val="00120FEE"/>
    <w:rsid w:val="00127CD2"/>
    <w:rsid w:val="00130307"/>
    <w:rsid w:val="00141D83"/>
    <w:rsid w:val="00144FFF"/>
    <w:rsid w:val="00153C86"/>
    <w:rsid w:val="00155601"/>
    <w:rsid w:val="001570D9"/>
    <w:rsid w:val="00177F28"/>
    <w:rsid w:val="001901B1"/>
    <w:rsid w:val="001A3479"/>
    <w:rsid w:val="001B0396"/>
    <w:rsid w:val="001B412D"/>
    <w:rsid w:val="001D1B0F"/>
    <w:rsid w:val="001F6606"/>
    <w:rsid w:val="00200F3D"/>
    <w:rsid w:val="00201A8E"/>
    <w:rsid w:val="00202166"/>
    <w:rsid w:val="00206DE2"/>
    <w:rsid w:val="00214B6E"/>
    <w:rsid w:val="00216322"/>
    <w:rsid w:val="00217C9F"/>
    <w:rsid w:val="00224289"/>
    <w:rsid w:val="002342D1"/>
    <w:rsid w:val="002447A1"/>
    <w:rsid w:val="00253ABC"/>
    <w:rsid w:val="00264FEE"/>
    <w:rsid w:val="002662E5"/>
    <w:rsid w:val="00266398"/>
    <w:rsid w:val="002717FB"/>
    <w:rsid w:val="002777D4"/>
    <w:rsid w:val="00293EBB"/>
    <w:rsid w:val="002A3DE6"/>
    <w:rsid w:val="002A56F4"/>
    <w:rsid w:val="002B025B"/>
    <w:rsid w:val="002C777E"/>
    <w:rsid w:val="002D21FE"/>
    <w:rsid w:val="002D7192"/>
    <w:rsid w:val="002F1E91"/>
    <w:rsid w:val="002F25B7"/>
    <w:rsid w:val="0030529D"/>
    <w:rsid w:val="00306E5F"/>
    <w:rsid w:val="00313F34"/>
    <w:rsid w:val="00333D5B"/>
    <w:rsid w:val="00337714"/>
    <w:rsid w:val="00337CFD"/>
    <w:rsid w:val="0034752E"/>
    <w:rsid w:val="0036732F"/>
    <w:rsid w:val="0037161F"/>
    <w:rsid w:val="003728F5"/>
    <w:rsid w:val="0037718C"/>
    <w:rsid w:val="00383012"/>
    <w:rsid w:val="00385CEB"/>
    <w:rsid w:val="00393DE1"/>
    <w:rsid w:val="003A1F26"/>
    <w:rsid w:val="003A226B"/>
    <w:rsid w:val="003B705D"/>
    <w:rsid w:val="003D2B81"/>
    <w:rsid w:val="003E73B5"/>
    <w:rsid w:val="003E73DB"/>
    <w:rsid w:val="004138DE"/>
    <w:rsid w:val="00413DEB"/>
    <w:rsid w:val="00420193"/>
    <w:rsid w:val="00427EB7"/>
    <w:rsid w:val="00435FDA"/>
    <w:rsid w:val="004470DD"/>
    <w:rsid w:val="004534B4"/>
    <w:rsid w:val="00454C1E"/>
    <w:rsid w:val="00470553"/>
    <w:rsid w:val="004745AD"/>
    <w:rsid w:val="00483787"/>
    <w:rsid w:val="004A0224"/>
    <w:rsid w:val="004A09BF"/>
    <w:rsid w:val="004A550B"/>
    <w:rsid w:val="004B0852"/>
    <w:rsid w:val="004C1D93"/>
    <w:rsid w:val="004C3372"/>
    <w:rsid w:val="004D0748"/>
    <w:rsid w:val="004D353F"/>
    <w:rsid w:val="004D47CF"/>
    <w:rsid w:val="004E59A8"/>
    <w:rsid w:val="004E7921"/>
    <w:rsid w:val="004F1315"/>
    <w:rsid w:val="004F25F7"/>
    <w:rsid w:val="005026E1"/>
    <w:rsid w:val="00505BF0"/>
    <w:rsid w:val="00507CD9"/>
    <w:rsid w:val="00516AED"/>
    <w:rsid w:val="005244E3"/>
    <w:rsid w:val="00536E9A"/>
    <w:rsid w:val="0054651D"/>
    <w:rsid w:val="0054662C"/>
    <w:rsid w:val="00550780"/>
    <w:rsid w:val="00550DF4"/>
    <w:rsid w:val="0056359C"/>
    <w:rsid w:val="005660D0"/>
    <w:rsid w:val="0057136D"/>
    <w:rsid w:val="00590EDA"/>
    <w:rsid w:val="00593E7A"/>
    <w:rsid w:val="005975F1"/>
    <w:rsid w:val="005B1828"/>
    <w:rsid w:val="005C0738"/>
    <w:rsid w:val="005C26D6"/>
    <w:rsid w:val="005C2C3A"/>
    <w:rsid w:val="005C3B2D"/>
    <w:rsid w:val="005C61CD"/>
    <w:rsid w:val="005C6D23"/>
    <w:rsid w:val="005D0992"/>
    <w:rsid w:val="005D5975"/>
    <w:rsid w:val="005E38E8"/>
    <w:rsid w:val="005E417E"/>
    <w:rsid w:val="005E48BE"/>
    <w:rsid w:val="005F2FF1"/>
    <w:rsid w:val="005F529C"/>
    <w:rsid w:val="006037A9"/>
    <w:rsid w:val="006049E4"/>
    <w:rsid w:val="006059C6"/>
    <w:rsid w:val="0061113B"/>
    <w:rsid w:val="00612852"/>
    <w:rsid w:val="0062704E"/>
    <w:rsid w:val="00630984"/>
    <w:rsid w:val="00637159"/>
    <w:rsid w:val="0064367E"/>
    <w:rsid w:val="00644241"/>
    <w:rsid w:val="00652376"/>
    <w:rsid w:val="00661AD4"/>
    <w:rsid w:val="00666919"/>
    <w:rsid w:val="006735C1"/>
    <w:rsid w:val="006779BA"/>
    <w:rsid w:val="006876F5"/>
    <w:rsid w:val="00691589"/>
    <w:rsid w:val="006A2927"/>
    <w:rsid w:val="006A3E07"/>
    <w:rsid w:val="006B145A"/>
    <w:rsid w:val="006B41DD"/>
    <w:rsid w:val="006B749F"/>
    <w:rsid w:val="006D4201"/>
    <w:rsid w:val="006D506E"/>
    <w:rsid w:val="006E6124"/>
    <w:rsid w:val="006E7FF6"/>
    <w:rsid w:val="006F1DC7"/>
    <w:rsid w:val="006F332B"/>
    <w:rsid w:val="006F5E10"/>
    <w:rsid w:val="006F7149"/>
    <w:rsid w:val="00705AC8"/>
    <w:rsid w:val="00713380"/>
    <w:rsid w:val="00713FC8"/>
    <w:rsid w:val="007168DE"/>
    <w:rsid w:val="00726671"/>
    <w:rsid w:val="00731306"/>
    <w:rsid w:val="00743F9F"/>
    <w:rsid w:val="00763F7C"/>
    <w:rsid w:val="00766629"/>
    <w:rsid w:val="0077251E"/>
    <w:rsid w:val="00790E26"/>
    <w:rsid w:val="00792A9E"/>
    <w:rsid w:val="007A0A20"/>
    <w:rsid w:val="007C010A"/>
    <w:rsid w:val="007C2A07"/>
    <w:rsid w:val="007C6982"/>
    <w:rsid w:val="007D396B"/>
    <w:rsid w:val="007D4224"/>
    <w:rsid w:val="007D665D"/>
    <w:rsid w:val="007D7170"/>
    <w:rsid w:val="007E0F17"/>
    <w:rsid w:val="007F4652"/>
    <w:rsid w:val="007F7390"/>
    <w:rsid w:val="00803B87"/>
    <w:rsid w:val="00806BA6"/>
    <w:rsid w:val="008126A7"/>
    <w:rsid w:val="00832A8D"/>
    <w:rsid w:val="00834037"/>
    <w:rsid w:val="0083635C"/>
    <w:rsid w:val="00843159"/>
    <w:rsid w:val="00852C07"/>
    <w:rsid w:val="00852E62"/>
    <w:rsid w:val="0086607C"/>
    <w:rsid w:val="00873894"/>
    <w:rsid w:val="008763EC"/>
    <w:rsid w:val="0087692B"/>
    <w:rsid w:val="008841C7"/>
    <w:rsid w:val="008849FF"/>
    <w:rsid w:val="00884C6E"/>
    <w:rsid w:val="00885BC5"/>
    <w:rsid w:val="00895E4E"/>
    <w:rsid w:val="00896B9C"/>
    <w:rsid w:val="008973A9"/>
    <w:rsid w:val="008B080C"/>
    <w:rsid w:val="008B716E"/>
    <w:rsid w:val="008C00E7"/>
    <w:rsid w:val="008C2AA2"/>
    <w:rsid w:val="008D54E6"/>
    <w:rsid w:val="008E02FA"/>
    <w:rsid w:val="008E53C0"/>
    <w:rsid w:val="00901AAA"/>
    <w:rsid w:val="00901E79"/>
    <w:rsid w:val="00902020"/>
    <w:rsid w:val="00903E64"/>
    <w:rsid w:val="00904979"/>
    <w:rsid w:val="00917835"/>
    <w:rsid w:val="0092235C"/>
    <w:rsid w:val="00926907"/>
    <w:rsid w:val="00931A5F"/>
    <w:rsid w:val="009332D3"/>
    <w:rsid w:val="00941A6B"/>
    <w:rsid w:val="00943F33"/>
    <w:rsid w:val="009479D0"/>
    <w:rsid w:val="00952360"/>
    <w:rsid w:val="00956991"/>
    <w:rsid w:val="009664EB"/>
    <w:rsid w:val="00981742"/>
    <w:rsid w:val="00982A63"/>
    <w:rsid w:val="009844B7"/>
    <w:rsid w:val="0099066C"/>
    <w:rsid w:val="0099331E"/>
    <w:rsid w:val="00997B82"/>
    <w:rsid w:val="009A2D45"/>
    <w:rsid w:val="009A49ED"/>
    <w:rsid w:val="009A5972"/>
    <w:rsid w:val="009A7850"/>
    <w:rsid w:val="009B5ADF"/>
    <w:rsid w:val="009C0662"/>
    <w:rsid w:val="009C63F5"/>
    <w:rsid w:val="009D2C32"/>
    <w:rsid w:val="009D57ED"/>
    <w:rsid w:val="009D67CF"/>
    <w:rsid w:val="009E056C"/>
    <w:rsid w:val="009E1FAE"/>
    <w:rsid w:val="009E36D8"/>
    <w:rsid w:val="009F066D"/>
    <w:rsid w:val="009F5E03"/>
    <w:rsid w:val="009F7D11"/>
    <w:rsid w:val="00A0094C"/>
    <w:rsid w:val="00A10145"/>
    <w:rsid w:val="00A110DB"/>
    <w:rsid w:val="00A2195F"/>
    <w:rsid w:val="00A276BC"/>
    <w:rsid w:val="00A27E44"/>
    <w:rsid w:val="00A34B6D"/>
    <w:rsid w:val="00A36E7D"/>
    <w:rsid w:val="00A4281D"/>
    <w:rsid w:val="00A51154"/>
    <w:rsid w:val="00A64274"/>
    <w:rsid w:val="00A736D1"/>
    <w:rsid w:val="00A81D67"/>
    <w:rsid w:val="00A83F9B"/>
    <w:rsid w:val="00A925D5"/>
    <w:rsid w:val="00A95023"/>
    <w:rsid w:val="00A97CCE"/>
    <w:rsid w:val="00AA7798"/>
    <w:rsid w:val="00AB1ED5"/>
    <w:rsid w:val="00AB390F"/>
    <w:rsid w:val="00AC0C81"/>
    <w:rsid w:val="00AC14FA"/>
    <w:rsid w:val="00AD182D"/>
    <w:rsid w:val="00AE21AD"/>
    <w:rsid w:val="00AE4543"/>
    <w:rsid w:val="00B07282"/>
    <w:rsid w:val="00B1188C"/>
    <w:rsid w:val="00B14A7D"/>
    <w:rsid w:val="00B15564"/>
    <w:rsid w:val="00B25BD7"/>
    <w:rsid w:val="00B35D06"/>
    <w:rsid w:val="00B36C50"/>
    <w:rsid w:val="00B36FAD"/>
    <w:rsid w:val="00B43C92"/>
    <w:rsid w:val="00B51C96"/>
    <w:rsid w:val="00B57E73"/>
    <w:rsid w:val="00B82A4B"/>
    <w:rsid w:val="00B847E1"/>
    <w:rsid w:val="00B87BEF"/>
    <w:rsid w:val="00B87E9A"/>
    <w:rsid w:val="00B942B2"/>
    <w:rsid w:val="00BA266C"/>
    <w:rsid w:val="00BB01ED"/>
    <w:rsid w:val="00BB4124"/>
    <w:rsid w:val="00BC58DB"/>
    <w:rsid w:val="00BE77E7"/>
    <w:rsid w:val="00C02D2F"/>
    <w:rsid w:val="00C03F40"/>
    <w:rsid w:val="00C074F7"/>
    <w:rsid w:val="00C2528C"/>
    <w:rsid w:val="00C27BF9"/>
    <w:rsid w:val="00C30DA1"/>
    <w:rsid w:val="00C437A6"/>
    <w:rsid w:val="00C43A5A"/>
    <w:rsid w:val="00C45686"/>
    <w:rsid w:val="00C606DB"/>
    <w:rsid w:val="00C639DD"/>
    <w:rsid w:val="00C67441"/>
    <w:rsid w:val="00C75A13"/>
    <w:rsid w:val="00C82FC7"/>
    <w:rsid w:val="00C86EC8"/>
    <w:rsid w:val="00C9239A"/>
    <w:rsid w:val="00CB0C5A"/>
    <w:rsid w:val="00CB52CF"/>
    <w:rsid w:val="00CD43DE"/>
    <w:rsid w:val="00CD4ACE"/>
    <w:rsid w:val="00CD5772"/>
    <w:rsid w:val="00CE0F82"/>
    <w:rsid w:val="00CE1763"/>
    <w:rsid w:val="00CE3015"/>
    <w:rsid w:val="00D014EF"/>
    <w:rsid w:val="00D11867"/>
    <w:rsid w:val="00D16319"/>
    <w:rsid w:val="00D24798"/>
    <w:rsid w:val="00D35137"/>
    <w:rsid w:val="00D54AB8"/>
    <w:rsid w:val="00D61894"/>
    <w:rsid w:val="00D66E1C"/>
    <w:rsid w:val="00D71D53"/>
    <w:rsid w:val="00D72A2A"/>
    <w:rsid w:val="00D76E95"/>
    <w:rsid w:val="00D80F5B"/>
    <w:rsid w:val="00D848E6"/>
    <w:rsid w:val="00D9334E"/>
    <w:rsid w:val="00DA0281"/>
    <w:rsid w:val="00DB037C"/>
    <w:rsid w:val="00DB34B8"/>
    <w:rsid w:val="00DD030E"/>
    <w:rsid w:val="00DD170D"/>
    <w:rsid w:val="00DE08E8"/>
    <w:rsid w:val="00DE0917"/>
    <w:rsid w:val="00DF32EE"/>
    <w:rsid w:val="00E06D10"/>
    <w:rsid w:val="00E077FC"/>
    <w:rsid w:val="00E0788F"/>
    <w:rsid w:val="00E117CC"/>
    <w:rsid w:val="00E126C8"/>
    <w:rsid w:val="00E13AA5"/>
    <w:rsid w:val="00E15DBC"/>
    <w:rsid w:val="00E41982"/>
    <w:rsid w:val="00E43B2D"/>
    <w:rsid w:val="00E65EA6"/>
    <w:rsid w:val="00E7012F"/>
    <w:rsid w:val="00E72A96"/>
    <w:rsid w:val="00E73BA7"/>
    <w:rsid w:val="00E80B76"/>
    <w:rsid w:val="00E83B2B"/>
    <w:rsid w:val="00E84009"/>
    <w:rsid w:val="00E9601A"/>
    <w:rsid w:val="00EA426B"/>
    <w:rsid w:val="00EA684E"/>
    <w:rsid w:val="00EB672B"/>
    <w:rsid w:val="00EC2436"/>
    <w:rsid w:val="00EC54F1"/>
    <w:rsid w:val="00EC6819"/>
    <w:rsid w:val="00ED0C83"/>
    <w:rsid w:val="00EE06DB"/>
    <w:rsid w:val="00F056E1"/>
    <w:rsid w:val="00F13040"/>
    <w:rsid w:val="00F20C83"/>
    <w:rsid w:val="00F244A6"/>
    <w:rsid w:val="00F278EA"/>
    <w:rsid w:val="00F420B6"/>
    <w:rsid w:val="00F441BB"/>
    <w:rsid w:val="00F44AB5"/>
    <w:rsid w:val="00F50418"/>
    <w:rsid w:val="00F52337"/>
    <w:rsid w:val="00F52D37"/>
    <w:rsid w:val="00F60141"/>
    <w:rsid w:val="00F70A82"/>
    <w:rsid w:val="00F76A43"/>
    <w:rsid w:val="00F91F57"/>
    <w:rsid w:val="00F928B1"/>
    <w:rsid w:val="00F931F3"/>
    <w:rsid w:val="00FA7DF5"/>
    <w:rsid w:val="00FC512D"/>
    <w:rsid w:val="00FC5362"/>
    <w:rsid w:val="00FD6103"/>
    <w:rsid w:val="00FD739E"/>
    <w:rsid w:val="00FE674C"/>
    <w:rsid w:val="015652FB"/>
    <w:rsid w:val="01880710"/>
    <w:rsid w:val="021E200F"/>
    <w:rsid w:val="02B813B9"/>
    <w:rsid w:val="02F17289"/>
    <w:rsid w:val="03391880"/>
    <w:rsid w:val="035B2103"/>
    <w:rsid w:val="03D1064B"/>
    <w:rsid w:val="04B4202B"/>
    <w:rsid w:val="05147CB1"/>
    <w:rsid w:val="054039AC"/>
    <w:rsid w:val="055841EE"/>
    <w:rsid w:val="06C3432D"/>
    <w:rsid w:val="06F456F2"/>
    <w:rsid w:val="07216082"/>
    <w:rsid w:val="07F5410E"/>
    <w:rsid w:val="081B7564"/>
    <w:rsid w:val="0831628D"/>
    <w:rsid w:val="08942E92"/>
    <w:rsid w:val="0931185E"/>
    <w:rsid w:val="09F165F1"/>
    <w:rsid w:val="0A2A189F"/>
    <w:rsid w:val="0A764C78"/>
    <w:rsid w:val="0A82539C"/>
    <w:rsid w:val="0AE814C0"/>
    <w:rsid w:val="0B3D48E1"/>
    <w:rsid w:val="0B6E5398"/>
    <w:rsid w:val="0BDC4E97"/>
    <w:rsid w:val="0C012B05"/>
    <w:rsid w:val="0F152A90"/>
    <w:rsid w:val="108508A4"/>
    <w:rsid w:val="108C1739"/>
    <w:rsid w:val="10C40C3E"/>
    <w:rsid w:val="112A059E"/>
    <w:rsid w:val="116C201F"/>
    <w:rsid w:val="11CF71D0"/>
    <w:rsid w:val="120A72F7"/>
    <w:rsid w:val="120D37BA"/>
    <w:rsid w:val="12C02AD1"/>
    <w:rsid w:val="13E963D4"/>
    <w:rsid w:val="140C055D"/>
    <w:rsid w:val="145C34EE"/>
    <w:rsid w:val="14FC78C2"/>
    <w:rsid w:val="163F15B8"/>
    <w:rsid w:val="17AB083D"/>
    <w:rsid w:val="17E47E30"/>
    <w:rsid w:val="19B509E3"/>
    <w:rsid w:val="1A114D59"/>
    <w:rsid w:val="1ABD3507"/>
    <w:rsid w:val="1ACD6D67"/>
    <w:rsid w:val="1AE61747"/>
    <w:rsid w:val="1C3378E7"/>
    <w:rsid w:val="1CF3465B"/>
    <w:rsid w:val="1D193FCF"/>
    <w:rsid w:val="1D5440FB"/>
    <w:rsid w:val="1DDB7814"/>
    <w:rsid w:val="1E1C5F34"/>
    <w:rsid w:val="1EAF4A26"/>
    <w:rsid w:val="1F447E7A"/>
    <w:rsid w:val="1F6418CD"/>
    <w:rsid w:val="1F830C4C"/>
    <w:rsid w:val="201A79F7"/>
    <w:rsid w:val="20EE1212"/>
    <w:rsid w:val="22A37DF1"/>
    <w:rsid w:val="22A94FD5"/>
    <w:rsid w:val="2309563C"/>
    <w:rsid w:val="23E235D1"/>
    <w:rsid w:val="23E2571B"/>
    <w:rsid w:val="253B7D0A"/>
    <w:rsid w:val="25563F54"/>
    <w:rsid w:val="25CE6CF6"/>
    <w:rsid w:val="261605ED"/>
    <w:rsid w:val="26DC7C8D"/>
    <w:rsid w:val="27996BCB"/>
    <w:rsid w:val="27CC4662"/>
    <w:rsid w:val="28006C4A"/>
    <w:rsid w:val="29094AE6"/>
    <w:rsid w:val="29E21A5A"/>
    <w:rsid w:val="29E86899"/>
    <w:rsid w:val="2A4F5833"/>
    <w:rsid w:val="2B2F67A9"/>
    <w:rsid w:val="2CC21FC5"/>
    <w:rsid w:val="2DCD73ED"/>
    <w:rsid w:val="2E4938D0"/>
    <w:rsid w:val="2E7D4F73"/>
    <w:rsid w:val="2F300B5C"/>
    <w:rsid w:val="2F776F39"/>
    <w:rsid w:val="30605B72"/>
    <w:rsid w:val="30D62D5B"/>
    <w:rsid w:val="30F347AA"/>
    <w:rsid w:val="317A792A"/>
    <w:rsid w:val="319A67D9"/>
    <w:rsid w:val="31A47EA3"/>
    <w:rsid w:val="31CE4F0F"/>
    <w:rsid w:val="328F3B7F"/>
    <w:rsid w:val="3404364D"/>
    <w:rsid w:val="34CB6C40"/>
    <w:rsid w:val="34E6177B"/>
    <w:rsid w:val="354E2B55"/>
    <w:rsid w:val="36AD1809"/>
    <w:rsid w:val="372A68D7"/>
    <w:rsid w:val="376B65A8"/>
    <w:rsid w:val="37CA0153"/>
    <w:rsid w:val="386C303C"/>
    <w:rsid w:val="38720C0F"/>
    <w:rsid w:val="38D460D7"/>
    <w:rsid w:val="39E8145C"/>
    <w:rsid w:val="3C1523BA"/>
    <w:rsid w:val="3C4076DE"/>
    <w:rsid w:val="3C8473B4"/>
    <w:rsid w:val="3CC63895"/>
    <w:rsid w:val="3E1E2E0D"/>
    <w:rsid w:val="3E4E32F2"/>
    <w:rsid w:val="3F56590A"/>
    <w:rsid w:val="3F6A574E"/>
    <w:rsid w:val="3FA7397B"/>
    <w:rsid w:val="3FAC1B1A"/>
    <w:rsid w:val="3FEE1E7C"/>
    <w:rsid w:val="418E5324"/>
    <w:rsid w:val="42C765B1"/>
    <w:rsid w:val="444E6BB8"/>
    <w:rsid w:val="454D0B7C"/>
    <w:rsid w:val="45AC2CC3"/>
    <w:rsid w:val="45E16034"/>
    <w:rsid w:val="4624284A"/>
    <w:rsid w:val="46840450"/>
    <w:rsid w:val="4741377B"/>
    <w:rsid w:val="48397388"/>
    <w:rsid w:val="484776C3"/>
    <w:rsid w:val="4865037B"/>
    <w:rsid w:val="4873436A"/>
    <w:rsid w:val="48AA0838"/>
    <w:rsid w:val="48BE69D3"/>
    <w:rsid w:val="48EB22B7"/>
    <w:rsid w:val="499766CF"/>
    <w:rsid w:val="49DA27A4"/>
    <w:rsid w:val="4A532E88"/>
    <w:rsid w:val="4ACD1579"/>
    <w:rsid w:val="4B573B31"/>
    <w:rsid w:val="4B7E3734"/>
    <w:rsid w:val="4B855999"/>
    <w:rsid w:val="4CC117A3"/>
    <w:rsid w:val="4D9D31F9"/>
    <w:rsid w:val="4DC249E1"/>
    <w:rsid w:val="4E914B7D"/>
    <w:rsid w:val="4EB60B94"/>
    <w:rsid w:val="4F592B3E"/>
    <w:rsid w:val="4F64637E"/>
    <w:rsid w:val="501116A2"/>
    <w:rsid w:val="501B705C"/>
    <w:rsid w:val="505131EC"/>
    <w:rsid w:val="50EC2664"/>
    <w:rsid w:val="51100B5C"/>
    <w:rsid w:val="528657FA"/>
    <w:rsid w:val="53322C9B"/>
    <w:rsid w:val="53A22855"/>
    <w:rsid w:val="53AE4A14"/>
    <w:rsid w:val="543977F7"/>
    <w:rsid w:val="54C73613"/>
    <w:rsid w:val="556C4D05"/>
    <w:rsid w:val="55B46C83"/>
    <w:rsid w:val="55D304C7"/>
    <w:rsid w:val="56905B6C"/>
    <w:rsid w:val="56A91A12"/>
    <w:rsid w:val="56BB4E12"/>
    <w:rsid w:val="571D0BDA"/>
    <w:rsid w:val="572C08E1"/>
    <w:rsid w:val="57B04E2D"/>
    <w:rsid w:val="586D0E25"/>
    <w:rsid w:val="5970126A"/>
    <w:rsid w:val="5A0E0D56"/>
    <w:rsid w:val="5A1C3986"/>
    <w:rsid w:val="5A767DAD"/>
    <w:rsid w:val="5AFA54CC"/>
    <w:rsid w:val="5B2B1A7A"/>
    <w:rsid w:val="5C0C3560"/>
    <w:rsid w:val="5C2C5535"/>
    <w:rsid w:val="5D5C3824"/>
    <w:rsid w:val="5D8C511D"/>
    <w:rsid w:val="5EAE4D1F"/>
    <w:rsid w:val="5ED60876"/>
    <w:rsid w:val="60E17407"/>
    <w:rsid w:val="61700DE0"/>
    <w:rsid w:val="61846BEB"/>
    <w:rsid w:val="61852C1E"/>
    <w:rsid w:val="619360AF"/>
    <w:rsid w:val="61BA0724"/>
    <w:rsid w:val="61D41F7E"/>
    <w:rsid w:val="62085F8A"/>
    <w:rsid w:val="62ED20B9"/>
    <w:rsid w:val="644934A1"/>
    <w:rsid w:val="6458344B"/>
    <w:rsid w:val="64C427F5"/>
    <w:rsid w:val="65AF5E3C"/>
    <w:rsid w:val="67E978DD"/>
    <w:rsid w:val="683B3072"/>
    <w:rsid w:val="68B5239E"/>
    <w:rsid w:val="69375C41"/>
    <w:rsid w:val="69996789"/>
    <w:rsid w:val="6A2B0650"/>
    <w:rsid w:val="6A5948F1"/>
    <w:rsid w:val="6A6A3B5C"/>
    <w:rsid w:val="6B89798F"/>
    <w:rsid w:val="6BF877F5"/>
    <w:rsid w:val="6CFB4725"/>
    <w:rsid w:val="6CFF456D"/>
    <w:rsid w:val="6D72401B"/>
    <w:rsid w:val="6D8C0451"/>
    <w:rsid w:val="6E873E66"/>
    <w:rsid w:val="6F2A129E"/>
    <w:rsid w:val="71CC7863"/>
    <w:rsid w:val="720E492D"/>
    <w:rsid w:val="722B7D61"/>
    <w:rsid w:val="737E0A0C"/>
    <w:rsid w:val="73A418CC"/>
    <w:rsid w:val="74667E1D"/>
    <w:rsid w:val="746A5F8C"/>
    <w:rsid w:val="752D36F7"/>
    <w:rsid w:val="7600429B"/>
    <w:rsid w:val="760251B0"/>
    <w:rsid w:val="766D1B60"/>
    <w:rsid w:val="76876D4B"/>
    <w:rsid w:val="77162BF0"/>
    <w:rsid w:val="776140DC"/>
    <w:rsid w:val="784032D7"/>
    <w:rsid w:val="788A50D9"/>
    <w:rsid w:val="78BB4B74"/>
    <w:rsid w:val="78D423AD"/>
    <w:rsid w:val="78DB2ADE"/>
    <w:rsid w:val="7A032068"/>
    <w:rsid w:val="7AA54500"/>
    <w:rsid w:val="7ABF27B2"/>
    <w:rsid w:val="7AD91959"/>
    <w:rsid w:val="7AF80FAF"/>
    <w:rsid w:val="7B84794D"/>
    <w:rsid w:val="7BBE54F5"/>
    <w:rsid w:val="7C350C98"/>
    <w:rsid w:val="7C480B2E"/>
    <w:rsid w:val="7CF444FF"/>
    <w:rsid w:val="7D0E68F9"/>
    <w:rsid w:val="7DCC0BF4"/>
    <w:rsid w:val="7DF230F6"/>
    <w:rsid w:val="7E3D57D2"/>
    <w:rsid w:val="7E820D6A"/>
    <w:rsid w:val="7E9F6003"/>
    <w:rsid w:val="7FB976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nhideWhenUsed="0" w:uiPriority="0" w:semiHidden="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240" w:after="240" w:line="360" w:lineRule="auto"/>
    </w:pPr>
    <w:rPr>
      <w:rFonts w:ascii="Calibri" w:hAnsi="Calibri" w:eastAsia="宋体" w:cs="Times New Roman"/>
      <w:sz w:val="21"/>
      <w:szCs w:val="22"/>
      <w:lang w:val="en-US" w:eastAsia="zh-CN" w:bidi="ar-SA"/>
    </w:rPr>
  </w:style>
  <w:style w:type="paragraph" w:styleId="2">
    <w:name w:val="heading 1"/>
    <w:basedOn w:val="1"/>
    <w:next w:val="1"/>
    <w:link w:val="22"/>
    <w:qFormat/>
    <w:uiPriority w:val="0"/>
    <w:pPr>
      <w:keepNext/>
      <w:keepLines/>
      <w:spacing w:before="340" w:after="330" w:line="578" w:lineRule="auto"/>
      <w:outlineLvl w:val="0"/>
    </w:pPr>
    <w:rPr>
      <w:rFonts w:ascii="Times New Roman" w:hAnsi="Times New Roman"/>
      <w:b/>
      <w:bCs/>
      <w:kern w:val="44"/>
      <w:sz w:val="44"/>
      <w:szCs w:val="44"/>
    </w:rPr>
  </w:style>
  <w:style w:type="paragraph" w:styleId="3">
    <w:name w:val="heading 2"/>
    <w:basedOn w:val="1"/>
    <w:next w:val="1"/>
    <w:link w:val="29"/>
    <w:qFormat/>
    <w:uiPriority w:val="0"/>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4">
    <w:name w:val="Default Paragraph Font"/>
    <w:unhideWhenUsed/>
    <w:qFormat/>
    <w:uiPriority w:val="1"/>
  </w:style>
  <w:style w:type="table" w:default="1" w:styleId="18">
    <w:name w:val="Normal Table"/>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25"/>
    <w:qFormat/>
    <w:uiPriority w:val="0"/>
    <w:rPr>
      <w:b/>
      <w:bCs/>
    </w:rPr>
  </w:style>
  <w:style w:type="paragraph" w:styleId="6">
    <w:name w:val="annotation text"/>
    <w:basedOn w:val="1"/>
    <w:link w:val="21"/>
    <w:qFormat/>
    <w:uiPriority w:val="0"/>
    <w:rPr>
      <w:rFonts w:ascii="Times New Roman" w:hAnsi="Times New Roman"/>
    </w:rPr>
  </w:style>
  <w:style w:type="paragraph" w:styleId="7">
    <w:name w:val="toc 3"/>
    <w:basedOn w:val="1"/>
    <w:next w:val="1"/>
    <w:unhideWhenUsed/>
    <w:qFormat/>
    <w:uiPriority w:val="39"/>
    <w:pPr>
      <w:spacing w:before="0" w:after="100" w:line="259" w:lineRule="auto"/>
      <w:ind w:left="440"/>
    </w:pPr>
    <w:rPr>
      <w:sz w:val="22"/>
    </w:rPr>
  </w:style>
  <w:style w:type="paragraph" w:styleId="8">
    <w:name w:val="Balloon Text"/>
    <w:basedOn w:val="1"/>
    <w:link w:val="20"/>
    <w:qFormat/>
    <w:uiPriority w:val="0"/>
    <w:pPr>
      <w:spacing w:before="0" w:after="0" w:line="240" w:lineRule="auto"/>
    </w:pPr>
    <w:rPr>
      <w:rFonts w:ascii="Times New Roman" w:hAnsi="Times New Roman"/>
      <w:sz w:val="18"/>
      <w:szCs w:val="18"/>
    </w:rPr>
  </w:style>
  <w:style w:type="paragraph" w:styleId="9">
    <w:name w:val="footer"/>
    <w:basedOn w:val="1"/>
    <w:link w:val="24"/>
    <w:qFormat/>
    <w:uiPriority w:val="99"/>
    <w:pPr>
      <w:tabs>
        <w:tab w:val="center" w:pos="4153"/>
        <w:tab w:val="right" w:pos="8306"/>
      </w:tabs>
      <w:snapToGrid w:val="0"/>
      <w:spacing w:line="240" w:lineRule="auto"/>
    </w:pPr>
    <w:rPr>
      <w:rFonts w:ascii="Times New Roman" w:hAnsi="Times New Roman"/>
      <w:sz w:val="18"/>
      <w:szCs w:val="18"/>
    </w:rPr>
  </w:style>
  <w:style w:type="paragraph" w:styleId="10">
    <w:name w:val="header"/>
    <w:basedOn w:val="1"/>
    <w:link w:val="26"/>
    <w:qFormat/>
    <w:uiPriority w:val="99"/>
    <w:pPr>
      <w:pBdr>
        <w:bottom w:val="single" w:color="auto" w:sz="6" w:space="1"/>
      </w:pBdr>
      <w:tabs>
        <w:tab w:val="center" w:pos="4153"/>
        <w:tab w:val="right" w:pos="8306"/>
      </w:tabs>
      <w:snapToGrid w:val="0"/>
      <w:spacing w:line="240" w:lineRule="auto"/>
      <w:jc w:val="center"/>
    </w:pPr>
    <w:rPr>
      <w:rFonts w:ascii="Times New Roman" w:hAnsi="Times New Roman"/>
      <w:sz w:val="18"/>
      <w:szCs w:val="18"/>
    </w:rPr>
  </w:style>
  <w:style w:type="paragraph" w:styleId="11">
    <w:name w:val="toc 1"/>
    <w:basedOn w:val="1"/>
    <w:next w:val="1"/>
    <w:unhideWhenUsed/>
    <w:qFormat/>
    <w:uiPriority w:val="39"/>
    <w:pPr>
      <w:spacing w:before="0" w:after="100" w:line="259" w:lineRule="auto"/>
    </w:pPr>
    <w:rPr>
      <w:sz w:val="22"/>
    </w:rPr>
  </w:style>
  <w:style w:type="paragraph" w:styleId="12">
    <w:name w:val="toc 2"/>
    <w:basedOn w:val="1"/>
    <w:next w:val="1"/>
    <w:unhideWhenUsed/>
    <w:qFormat/>
    <w:uiPriority w:val="39"/>
    <w:pPr>
      <w:spacing w:before="0" w:after="100" w:line="259" w:lineRule="auto"/>
      <w:ind w:left="220"/>
    </w:pPr>
    <w:rPr>
      <w:sz w:val="22"/>
    </w:rPr>
  </w:style>
  <w:style w:type="paragraph" w:styleId="13">
    <w:name w:val="Normal (Web)"/>
    <w:basedOn w:val="1"/>
    <w:qFormat/>
    <w:uiPriority w:val="0"/>
    <w:rPr>
      <w:sz w:val="24"/>
    </w:rPr>
  </w:style>
  <w:style w:type="character" w:styleId="15">
    <w:name w:val="Emphasis"/>
    <w:qFormat/>
    <w:uiPriority w:val="0"/>
    <w:rPr>
      <w:i/>
    </w:rPr>
  </w:style>
  <w:style w:type="character" w:styleId="16">
    <w:name w:val="Hyperlink"/>
    <w:qFormat/>
    <w:uiPriority w:val="99"/>
    <w:rPr>
      <w:color w:val="0000FF"/>
      <w:u w:val="single"/>
    </w:rPr>
  </w:style>
  <w:style w:type="character" w:styleId="17">
    <w:name w:val="annotation reference"/>
    <w:qFormat/>
    <w:uiPriority w:val="0"/>
    <w:rPr>
      <w:sz w:val="21"/>
      <w:szCs w:val="21"/>
    </w:rPr>
  </w:style>
  <w:style w:type="table" w:styleId="19">
    <w:name w:val="Table Grid"/>
    <w:basedOn w:val="18"/>
    <w:unhideWhenUsed/>
    <w:qFormat/>
    <w:uiPriority w:val="59"/>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批注框文本 字符"/>
    <w:link w:val="8"/>
    <w:qFormat/>
    <w:uiPriority w:val="0"/>
    <w:rPr>
      <w:sz w:val="18"/>
      <w:szCs w:val="18"/>
    </w:rPr>
  </w:style>
  <w:style w:type="character" w:customStyle="1" w:styleId="21">
    <w:name w:val="批注文字 字符"/>
    <w:link w:val="6"/>
    <w:qFormat/>
    <w:uiPriority w:val="0"/>
    <w:rPr>
      <w:sz w:val="21"/>
      <w:szCs w:val="22"/>
    </w:rPr>
  </w:style>
  <w:style w:type="character" w:customStyle="1" w:styleId="22">
    <w:name w:val="标题 1 字符"/>
    <w:link w:val="2"/>
    <w:qFormat/>
    <w:uiPriority w:val="0"/>
    <w:rPr>
      <w:b/>
      <w:bCs/>
      <w:kern w:val="44"/>
      <w:sz w:val="44"/>
      <w:szCs w:val="44"/>
    </w:rPr>
  </w:style>
  <w:style w:type="character" w:customStyle="1" w:styleId="23">
    <w:name w:val="批注文字 Char"/>
    <w:qFormat/>
    <w:uiPriority w:val="0"/>
    <w:rPr>
      <w:sz w:val="21"/>
      <w:szCs w:val="22"/>
    </w:rPr>
  </w:style>
  <w:style w:type="character" w:customStyle="1" w:styleId="24">
    <w:name w:val="页脚 字符"/>
    <w:link w:val="9"/>
    <w:qFormat/>
    <w:uiPriority w:val="99"/>
    <w:rPr>
      <w:sz w:val="18"/>
      <w:szCs w:val="18"/>
    </w:rPr>
  </w:style>
  <w:style w:type="character" w:customStyle="1" w:styleId="25">
    <w:name w:val="批注主题 字符"/>
    <w:link w:val="5"/>
    <w:qFormat/>
    <w:uiPriority w:val="0"/>
    <w:rPr>
      <w:b/>
      <w:bCs/>
      <w:sz w:val="21"/>
      <w:szCs w:val="22"/>
    </w:rPr>
  </w:style>
  <w:style w:type="character" w:customStyle="1" w:styleId="26">
    <w:name w:val="页眉 字符"/>
    <w:link w:val="10"/>
    <w:qFormat/>
    <w:uiPriority w:val="99"/>
    <w:rPr>
      <w:sz w:val="18"/>
      <w:szCs w:val="18"/>
    </w:rPr>
  </w:style>
  <w:style w:type="character" w:customStyle="1" w:styleId="27">
    <w:name w:val="标题2 Char"/>
    <w:link w:val="28"/>
    <w:qFormat/>
    <w:uiPriority w:val="0"/>
    <w:rPr>
      <w:sz w:val="21"/>
      <w:szCs w:val="22"/>
    </w:rPr>
  </w:style>
  <w:style w:type="paragraph" w:customStyle="1" w:styleId="28">
    <w:name w:val="标题2"/>
    <w:basedOn w:val="1"/>
    <w:link w:val="27"/>
    <w:qFormat/>
    <w:uiPriority w:val="0"/>
    <w:rPr>
      <w:rFonts w:ascii="Times New Roman" w:hAnsi="Times New Roman"/>
    </w:rPr>
  </w:style>
  <w:style w:type="character" w:customStyle="1" w:styleId="29">
    <w:name w:val="标题 2 字符"/>
    <w:link w:val="3"/>
    <w:qFormat/>
    <w:uiPriority w:val="0"/>
    <w:rPr>
      <w:rFonts w:ascii="Calibri Light" w:hAnsi="Calibri Light" w:eastAsia="宋体" w:cs="Times New Roman"/>
      <w:b/>
      <w:bCs/>
      <w:sz w:val="32"/>
      <w:szCs w:val="32"/>
    </w:rPr>
  </w:style>
  <w:style w:type="paragraph" w:customStyle="1" w:styleId="30">
    <w:name w:val="_Style 2"/>
    <w:basedOn w:val="2"/>
    <w:next w:val="1"/>
    <w:unhideWhenUsed/>
    <w:qFormat/>
    <w:uiPriority w:val="39"/>
    <w:pPr>
      <w:spacing w:before="240" w:after="0" w:line="259" w:lineRule="auto"/>
      <w:outlineLvl w:val="9"/>
    </w:pPr>
    <w:rPr>
      <w:rFonts w:ascii="Calibri Light" w:hAnsi="Calibri Light"/>
      <w:b w:val="0"/>
      <w:bCs w:val="0"/>
      <w:color w:val="2E74B5"/>
      <w:kern w:val="0"/>
      <w:sz w:val="32"/>
      <w:szCs w:val="32"/>
    </w:rPr>
  </w:style>
  <w:style w:type="paragraph" w:customStyle="1" w:styleId="31">
    <w:name w:val="TOC 标题1"/>
    <w:basedOn w:val="2"/>
    <w:next w:val="1"/>
    <w:qFormat/>
    <w:uiPriority w:val="39"/>
    <w:pPr>
      <w:spacing w:before="240" w:after="0" w:line="259" w:lineRule="auto"/>
      <w:outlineLvl w:val="9"/>
    </w:pPr>
    <w:rPr>
      <w:rFonts w:ascii="Calibri Light" w:hAnsi="Calibri Light"/>
      <w:b w:val="0"/>
      <w:bCs w:val="0"/>
      <w:color w:val="2E74B5"/>
      <w:kern w:val="0"/>
      <w:sz w:val="32"/>
      <w:szCs w:val="32"/>
    </w:rPr>
  </w:style>
  <w:style w:type="paragraph" w:customStyle="1" w:styleId="32">
    <w:name w:val="列出段落1"/>
    <w:basedOn w:val="1"/>
    <w:qFormat/>
    <w:uiPriority w:val="0"/>
    <w:pPr>
      <w:ind w:firstLine="420" w:firstLineChars="200"/>
    </w:pPr>
  </w:style>
  <w:style w:type="paragraph" w:customStyle="1" w:styleId="33">
    <w:name w:val="无间隔1"/>
    <w:link w:val="34"/>
    <w:qFormat/>
    <w:uiPriority w:val="1"/>
    <w:rPr>
      <w:rFonts w:ascii="Calibri" w:hAnsi="Calibri" w:eastAsia="宋体" w:cs="Times New Roman"/>
      <w:sz w:val="22"/>
      <w:szCs w:val="22"/>
      <w:lang w:val="en-US" w:eastAsia="zh-CN" w:bidi="ar-SA"/>
    </w:rPr>
  </w:style>
  <w:style w:type="character" w:customStyle="1" w:styleId="34">
    <w:name w:val="无间隔 Char"/>
    <w:link w:val="33"/>
    <w:qFormat/>
    <w:uiPriority w:val="1"/>
    <w:rPr>
      <w:rFonts w:ascii="Calibri" w:hAnsi="Calibri"/>
      <w:sz w:val="22"/>
      <w:szCs w:val="22"/>
      <w:lang w:val="en-US" w:eastAsia="zh-CN" w:bidi="ar-SA"/>
    </w:rPr>
  </w:style>
  <w:style w:type="paragraph" w:customStyle="1" w:styleId="35">
    <w:name w:val="修订1"/>
    <w:hidden/>
    <w:unhideWhenUsed/>
    <w:qFormat/>
    <w:uiPriority w:val="99"/>
    <w:rPr>
      <w:rFonts w:ascii="Calibri" w:hAnsi="Calibri" w:eastAsia="宋体" w:cs="Times New Roman"/>
      <w:sz w:val="21"/>
      <w:szCs w:val="22"/>
      <w:lang w:val="en-US" w:eastAsia="zh-CN" w:bidi="ar-SA"/>
    </w:rPr>
  </w:style>
  <w:style w:type="paragraph" w:customStyle="1" w:styleId="36">
    <w:name w:val="正文（首行不缩进）"/>
    <w:basedOn w:val="1"/>
    <w:qFormat/>
    <w:uiPriority w:val="0"/>
    <w:pPr>
      <w:widowControl w:val="0"/>
      <w:autoSpaceDE w:val="0"/>
      <w:autoSpaceDN w:val="0"/>
      <w:adjustRightInd w:val="0"/>
      <w:spacing w:before="0" w:after="0" w:line="240" w:lineRule="auto"/>
    </w:pPr>
    <w:rPr>
      <w:rFonts w:ascii="Times New Roman" w:hAnsi="Times New Roman"/>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header" Target="header5.xml"/><Relationship Id="rId7" Type="http://schemas.openxmlformats.org/officeDocument/2006/relationships/header" Target="header4.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18.emf"/><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emf"/><Relationship Id="rId20" Type="http://schemas.openxmlformats.org/officeDocument/2006/relationships/image" Target="media/image9.emf"/><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image" Target="media/image7.emf"/><Relationship Id="rId17" Type="http://schemas.openxmlformats.org/officeDocument/2006/relationships/image" Target="media/image6.emf"/><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8"/>
    <customShpInfo spid="_x0000_s4099"/>
    <customShpInfo spid="_x0000_s4097"/>
    <customShpInfo spid="_x0000_s4101"/>
    <customShpInfo spid="_x0000_s4102"/>
    <customShpInfo spid="_x0000_s410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989C74-BE51-44D9-B38F-DADE2EA6205D}">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53</Pages>
  <Words>23414</Words>
  <Characters>26979</Characters>
  <Lines>231</Lines>
  <Paragraphs>65</Paragraphs>
  <ScaleCrop>false</ScaleCrop>
  <LinksUpToDate>false</LinksUpToDate>
  <CharactersWithSpaces>28334</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2017-06-25T23:42:00Z</dcterms:created>
  <dc:creator>Administrator</dc:creator>
  <cp:lastModifiedBy>user</cp:lastModifiedBy>
  <cp:lastPrinted>2017-10-07T03:38:00Z</cp:lastPrinted>
  <dcterms:modified xsi:type="dcterms:W3CDTF">2017-10-08T15:05:16Z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